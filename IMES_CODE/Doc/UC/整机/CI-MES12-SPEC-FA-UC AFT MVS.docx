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B3F" w:rsidRPr="00B2694A" w:rsidRDefault="00254B3F" w:rsidP="00371BF0">
      <w:pPr>
        <w:jc w:val="left"/>
        <w:rPr>
          <w:rFonts w:eastAsia="SimSun"/>
        </w:rPr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Pr="00685D5A" w:rsidRDefault="00685D5A" w:rsidP="00644089">
      <w:pPr>
        <w:wordWrap w:val="0"/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 w:hint="eastAsia"/>
          <w:b/>
          <w:sz w:val="84"/>
          <w:szCs w:val="84"/>
        </w:rPr>
        <w:t>AFT</w:t>
      </w:r>
      <w:r w:rsidR="005B7145">
        <w:rPr>
          <w:rFonts w:ascii="Times New Roman" w:eastAsia="SimSun" w:hAnsi="Times New Roman" w:cs="Times New Roman" w:hint="eastAsia"/>
          <w:b/>
          <w:sz w:val="84"/>
          <w:szCs w:val="84"/>
        </w:rPr>
        <w:t xml:space="preserve"> </w:t>
      </w:r>
      <w:r>
        <w:rPr>
          <w:rFonts w:ascii="Times New Roman" w:hAnsi="Times New Roman" w:cs="Times New Roman" w:hint="eastAsia"/>
          <w:b/>
          <w:sz w:val="84"/>
          <w:szCs w:val="84"/>
        </w:rPr>
        <w:t>MVS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Pr="00985647" w:rsidRDefault="00F84835" w:rsidP="00371BF0">
      <w:pPr>
        <w:widowControl/>
        <w:jc w:val="left"/>
        <w:rPr>
          <w:rFonts w:eastAsia="SimSun"/>
          <w:rPrChange w:id="0" w:author="Gao, Guan-Wei (高貫偉 ITC)" w:date="2012-08-03T10:37:00Z">
            <w:rPr/>
          </w:rPrChange>
        </w:rPr>
      </w:pPr>
      <w:r>
        <w:br w:type="page"/>
      </w:r>
      <w:r w:rsidR="00D94304">
        <w:rPr>
          <w:rFonts w:hint="eastAsia"/>
        </w:rPr>
        <w:lastRenderedPageBreak/>
        <w:t>F</w:t>
      </w:r>
    </w:p>
    <w:p w:rsidR="00F84835" w:rsidRPr="00F84835" w:rsidRDefault="0031221F" w:rsidP="002A1F57">
      <w:pPr>
        <w:jc w:val="center"/>
        <w:rPr>
          <w:rFonts w:ascii="SimHei" w:eastAsia="SimHei"/>
          <w:b/>
          <w:sz w:val="30"/>
          <w:szCs w:val="30"/>
        </w:rPr>
      </w:pPr>
      <w:r w:rsidRPr="0031221F">
        <w:rPr>
          <w:rFonts w:ascii="SimSun" w:eastAsia="SimSun" w:hAnsi="SimSun" w:cs="SimSun" w:hint="eastAsia"/>
          <w:b/>
          <w:sz w:val="30"/>
          <w:szCs w:val="30"/>
        </w:rPr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" w:author="IEC960923" w:date="2013-05-08T12:59:00Z">
          <w:tblPr>
            <w:tblW w:w="0" w:type="auto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828"/>
        <w:gridCol w:w="720"/>
        <w:gridCol w:w="1395"/>
        <w:gridCol w:w="3465"/>
        <w:gridCol w:w="1350"/>
        <w:gridCol w:w="764"/>
        <w:tblGridChange w:id="2">
          <w:tblGrid>
            <w:gridCol w:w="316"/>
            <w:gridCol w:w="242"/>
            <w:gridCol w:w="270"/>
            <w:gridCol w:w="356"/>
            <w:gridCol w:w="364"/>
            <w:gridCol w:w="42"/>
            <w:gridCol w:w="678"/>
            <w:gridCol w:w="540"/>
            <w:gridCol w:w="3600"/>
            <w:gridCol w:w="90"/>
            <w:gridCol w:w="180"/>
            <w:gridCol w:w="743"/>
            <w:gridCol w:w="337"/>
            <w:gridCol w:w="328"/>
            <w:gridCol w:w="436"/>
          </w:tblGrid>
        </w:tblGridChange>
      </w:tblGrid>
      <w:tr w:rsidR="00985647" w:rsidRPr="00DA0C6B" w:rsidTr="00A95463">
        <w:trPr>
          <w:trHeight w:val="313"/>
          <w:jc w:val="center"/>
          <w:trPrChange w:id="3" w:author="IEC960923" w:date="2013-05-08T12:59:00Z">
            <w:trPr>
              <w:trHeight w:val="313"/>
              <w:jc w:val="center"/>
            </w:trPr>
          </w:trPrChange>
        </w:trPr>
        <w:tc>
          <w:tcPr>
            <w:tcW w:w="828" w:type="dxa"/>
            <w:shd w:val="clear" w:color="auto" w:fill="000080"/>
            <w:vAlign w:val="center"/>
            <w:tcPrChange w:id="4" w:author="IEC960923" w:date="2013-05-08T12:59:00Z">
              <w:tcPr>
                <w:tcW w:w="0" w:type="auto"/>
                <w:shd w:val="clear" w:color="auto" w:fill="000080"/>
                <w:vAlign w:val="center"/>
              </w:tcPr>
            </w:tcPrChange>
          </w:tcPr>
          <w:p w:rsidR="00BA4E9B" w:rsidRDefault="00F84835">
            <w:pPr>
              <w:jc w:val="center"/>
              <w:rPr>
                <w:rFonts w:ascii="SimHei" w:eastAsia="SimHei" w:hAnsi="Arial" w:cs="Times New Roman"/>
                <w:sz w:val="24"/>
                <w:szCs w:val="24"/>
              </w:rPr>
              <w:pPrChange w:id="5" w:author="Gao, Guan-Wei (高貫偉 ITC)" w:date="2012-08-03T10:37:00Z">
                <w:pPr>
                  <w:jc w:val="left"/>
                </w:pPr>
              </w:pPrChange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720" w:type="dxa"/>
            <w:shd w:val="clear" w:color="auto" w:fill="000080"/>
            <w:vAlign w:val="center"/>
            <w:tcPrChange w:id="6" w:author="IEC960923" w:date="2013-05-08T12:59:00Z">
              <w:tcPr>
                <w:tcW w:w="0" w:type="auto"/>
                <w:gridSpan w:val="3"/>
                <w:shd w:val="clear" w:color="auto" w:fill="000080"/>
                <w:vAlign w:val="center"/>
              </w:tcPr>
            </w:tcPrChange>
          </w:tcPr>
          <w:p w:rsidR="00BA4E9B" w:rsidRDefault="00F84835">
            <w:pPr>
              <w:jc w:val="center"/>
              <w:rPr>
                <w:rFonts w:ascii="SimHei" w:eastAsia="SimHei" w:hAnsi="Arial" w:cs="Times New Roman"/>
                <w:sz w:val="24"/>
                <w:szCs w:val="24"/>
              </w:rPr>
              <w:pPrChange w:id="7" w:author="Gao, Guan-Wei (高貫偉 ITC)" w:date="2012-08-03T10:37:00Z">
                <w:pPr>
                  <w:jc w:val="left"/>
                </w:pPr>
              </w:pPrChange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95" w:type="dxa"/>
            <w:shd w:val="clear" w:color="auto" w:fill="000080"/>
            <w:vAlign w:val="center"/>
            <w:tcPrChange w:id="8" w:author="IEC960923" w:date="2013-05-08T12:59:00Z">
              <w:tcPr>
                <w:tcW w:w="0" w:type="auto"/>
                <w:gridSpan w:val="2"/>
                <w:shd w:val="clear" w:color="auto" w:fill="000080"/>
              </w:tcPr>
            </w:tcPrChange>
          </w:tcPr>
          <w:p w:rsidR="00BA4E9B" w:rsidRDefault="00F84835">
            <w:pPr>
              <w:jc w:val="center"/>
              <w:rPr>
                <w:rFonts w:ascii="SimHei" w:eastAsia="SimHei" w:hAnsi="Arial" w:cs="Times New Roman"/>
                <w:sz w:val="24"/>
                <w:szCs w:val="24"/>
              </w:rPr>
              <w:pPrChange w:id="9" w:author="Gao, Guan-Wei (高貫偉 ITC)" w:date="2012-08-03T10:37:00Z">
                <w:pPr>
                  <w:jc w:val="left"/>
                </w:pPr>
              </w:pPrChange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3465" w:type="dxa"/>
            <w:shd w:val="clear" w:color="auto" w:fill="000080"/>
            <w:vAlign w:val="center"/>
            <w:tcPrChange w:id="10" w:author="IEC960923" w:date="2013-05-08T12:59:00Z">
              <w:tcPr>
                <w:tcW w:w="0" w:type="auto"/>
                <w:gridSpan w:val="6"/>
                <w:shd w:val="clear" w:color="auto" w:fill="000080"/>
                <w:vAlign w:val="center"/>
              </w:tcPr>
            </w:tcPrChange>
          </w:tcPr>
          <w:p w:rsidR="00BA4E9B" w:rsidRDefault="00F84835">
            <w:pPr>
              <w:jc w:val="center"/>
              <w:rPr>
                <w:rFonts w:ascii="SimHei" w:eastAsia="SimHei" w:hAnsi="Arial" w:cs="Times New Roman"/>
                <w:sz w:val="24"/>
                <w:szCs w:val="24"/>
              </w:rPr>
              <w:pPrChange w:id="11" w:author="Gao, Guan-Wei (高貫偉 ITC)" w:date="2012-08-03T10:37:00Z">
                <w:pPr>
                  <w:jc w:val="left"/>
                </w:pPr>
              </w:pPrChange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50" w:type="dxa"/>
            <w:shd w:val="clear" w:color="auto" w:fill="000080"/>
            <w:vAlign w:val="center"/>
            <w:tcPrChange w:id="12" w:author="IEC960923" w:date="2013-05-08T12:59:00Z">
              <w:tcPr>
                <w:tcW w:w="0" w:type="auto"/>
                <w:gridSpan w:val="2"/>
                <w:shd w:val="clear" w:color="auto" w:fill="000080"/>
                <w:vAlign w:val="center"/>
              </w:tcPr>
            </w:tcPrChange>
          </w:tcPr>
          <w:p w:rsidR="00BA4E9B" w:rsidRDefault="00F84835">
            <w:pPr>
              <w:jc w:val="center"/>
              <w:rPr>
                <w:rFonts w:ascii="SimHei" w:eastAsia="SimHei" w:hAnsi="Arial" w:cs="Times New Roman"/>
                <w:sz w:val="24"/>
                <w:szCs w:val="24"/>
              </w:rPr>
              <w:pPrChange w:id="13" w:author="Gao, Guan-Wei (高貫偉 ITC)" w:date="2012-08-03T10:37:00Z">
                <w:pPr>
                  <w:jc w:val="left"/>
                </w:pPr>
              </w:pPrChange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764" w:type="dxa"/>
            <w:shd w:val="clear" w:color="auto" w:fill="000080"/>
            <w:vAlign w:val="center"/>
            <w:tcPrChange w:id="14" w:author="IEC960923" w:date="2013-05-08T12:59:00Z">
              <w:tcPr>
                <w:tcW w:w="0" w:type="auto"/>
                <w:shd w:val="clear" w:color="auto" w:fill="000080"/>
                <w:vAlign w:val="center"/>
              </w:tcPr>
            </w:tcPrChange>
          </w:tcPr>
          <w:p w:rsidR="00BA4E9B" w:rsidRDefault="00F84835">
            <w:pPr>
              <w:jc w:val="center"/>
              <w:rPr>
                <w:rFonts w:ascii="SimHei" w:eastAsia="SimHei" w:hAnsi="Arial" w:cs="Times New Roman"/>
                <w:sz w:val="24"/>
                <w:szCs w:val="24"/>
              </w:rPr>
              <w:pPrChange w:id="15" w:author="Gao, Guan-Wei (高貫偉 ITC)" w:date="2012-08-03T10:37:00Z">
                <w:pPr>
                  <w:jc w:val="left"/>
                </w:pPr>
              </w:pPrChange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版本</w:t>
            </w:r>
          </w:p>
        </w:tc>
      </w:tr>
      <w:tr w:rsidR="00985647" w:rsidRPr="00DA0C6B" w:rsidTr="00A95463">
        <w:tblPrEx>
          <w:tblPrExChange w:id="16" w:author="IEC960923" w:date="2013-05-08T12:59:00Z">
            <w:tblPrEx>
              <w:tblLayout w:type="fixed"/>
            </w:tblPrEx>
          </w:tblPrExChange>
        </w:tblPrEx>
        <w:trPr>
          <w:jc w:val="center"/>
          <w:trPrChange w:id="17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18" w:author="IEC960923" w:date="2013-05-08T12:59:00Z">
              <w:tcPr>
                <w:tcW w:w="316" w:type="dxa"/>
              </w:tcPr>
            </w:tcPrChange>
          </w:tcPr>
          <w:p w:rsidR="00F84835" w:rsidRPr="00F84835" w:rsidRDefault="00523D4E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业务规则</w:t>
            </w:r>
          </w:p>
        </w:tc>
        <w:tc>
          <w:tcPr>
            <w:tcW w:w="720" w:type="dxa"/>
            <w:tcPrChange w:id="19" w:author="IEC960923" w:date="2013-05-08T12:59:00Z">
              <w:tcPr>
                <w:tcW w:w="868" w:type="dxa"/>
                <w:gridSpan w:val="3"/>
              </w:tcPr>
            </w:tcPrChange>
          </w:tcPr>
          <w:p w:rsidR="00F84835" w:rsidRPr="00F84835" w:rsidRDefault="004C7935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9</w:t>
            </w:r>
            <w:r w:rsidR="00523D4E">
              <w:rPr>
                <w:rFonts w:ascii="Arial" w:eastAsia="SimSun" w:hAnsi="Arial" w:cs="Times New Roman" w:hint="eastAsia"/>
                <w:szCs w:val="18"/>
              </w:rPr>
              <w:t xml:space="preserve"> </w:t>
            </w:r>
            <w:r w:rsidR="00523D4E">
              <w:rPr>
                <w:rFonts w:ascii="Arial" w:eastAsia="SimSun" w:hAnsi="Arial" w:cs="Times New Roman" w:hint="eastAsia"/>
                <w:szCs w:val="18"/>
              </w:rPr>
              <w:t>抽检规则</w:t>
            </w:r>
          </w:p>
        </w:tc>
        <w:tc>
          <w:tcPr>
            <w:tcW w:w="1395" w:type="dxa"/>
            <w:tcPrChange w:id="20" w:author="IEC960923" w:date="2013-05-08T12:59:00Z">
              <w:tcPr>
                <w:tcW w:w="406" w:type="dxa"/>
                <w:gridSpan w:val="2"/>
              </w:tcPr>
            </w:tcPrChange>
          </w:tcPr>
          <w:p w:rsidR="00F84835" w:rsidRPr="00F84835" w:rsidRDefault="00523D4E" w:rsidP="00523D4E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客户需求</w:t>
            </w:r>
          </w:p>
        </w:tc>
        <w:tc>
          <w:tcPr>
            <w:tcW w:w="3465" w:type="dxa"/>
            <w:tcPrChange w:id="21" w:author="IEC960923" w:date="2013-05-08T12:59:00Z">
              <w:tcPr>
                <w:tcW w:w="5088" w:type="dxa"/>
                <w:gridSpan w:val="5"/>
              </w:tcPr>
            </w:tcPrChange>
          </w:tcPr>
          <w:p w:rsidR="00F84835" w:rsidRPr="00F84835" w:rsidRDefault="00523D4E" w:rsidP="00523D4E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 w:rsidRPr="00523D4E">
              <w:rPr>
                <w:rFonts w:ascii="Arial" w:eastAsia="SimSun" w:hAnsi="Arial" w:cs="Times New Roman" w:hint="eastAsia"/>
                <w:szCs w:val="18"/>
              </w:rPr>
              <w:t>修改</w:t>
            </w:r>
            <w:r w:rsidRPr="00523D4E">
              <w:rPr>
                <w:rFonts w:ascii="Arial" w:eastAsia="SimSun" w:hAnsi="Arial" w:cs="Times New Roman"/>
                <w:szCs w:val="18"/>
              </w:rPr>
              <w:t>EPIA</w:t>
            </w:r>
            <w:r>
              <w:rPr>
                <w:rFonts w:ascii="Arial" w:eastAsia="SimSun" w:hAnsi="Arial" w:cs="Times New Roman" w:hint="eastAsia"/>
                <w:szCs w:val="18"/>
              </w:rPr>
              <w:t>抽检规则及</w:t>
            </w:r>
            <w:r w:rsidRPr="00523D4E">
              <w:rPr>
                <w:rFonts w:ascii="Arial" w:eastAsia="SimSun" w:hAnsi="Arial" w:cs="Times New Roman" w:hint="eastAsia"/>
                <w:szCs w:val="18"/>
              </w:rPr>
              <w:t>流程</w:t>
            </w:r>
          </w:p>
        </w:tc>
        <w:tc>
          <w:tcPr>
            <w:tcW w:w="1350" w:type="dxa"/>
            <w:tcPrChange w:id="22" w:author="IEC960923" w:date="2013-05-08T12:59:00Z">
              <w:tcPr>
                <w:tcW w:w="1080" w:type="dxa"/>
                <w:gridSpan w:val="2"/>
              </w:tcPr>
            </w:tcPrChange>
          </w:tcPr>
          <w:p w:rsidR="003A40FB" w:rsidRPr="00F84835" w:rsidRDefault="00523D4E" w:rsidP="00DC348B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2012-02-21</w:t>
            </w:r>
          </w:p>
        </w:tc>
        <w:tc>
          <w:tcPr>
            <w:tcW w:w="764" w:type="dxa"/>
            <w:tcPrChange w:id="23" w:author="IEC960923" w:date="2013-05-08T12:59:00Z">
              <w:tcPr>
                <w:tcW w:w="764" w:type="dxa"/>
                <w:gridSpan w:val="2"/>
              </w:tcPr>
            </w:tcPrChange>
          </w:tcPr>
          <w:p w:rsidR="00F84835" w:rsidRPr="00F84835" w:rsidRDefault="00F84835" w:rsidP="00FA1A19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985647" w:rsidRPr="00DA0C6B" w:rsidTr="00A95463">
        <w:tblPrEx>
          <w:tblPrExChange w:id="24" w:author="IEC960923" w:date="2013-05-08T12:59:00Z">
            <w:tblPrEx>
              <w:tblLayout w:type="fixed"/>
            </w:tblPrEx>
          </w:tblPrExChange>
        </w:tblPrEx>
        <w:trPr>
          <w:jc w:val="center"/>
          <w:trPrChange w:id="25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26" w:author="IEC960923" w:date="2013-05-08T12:59:00Z">
              <w:tcPr>
                <w:tcW w:w="316" w:type="dxa"/>
              </w:tcPr>
            </w:tcPrChange>
          </w:tcPr>
          <w:p w:rsidR="00DF67CB" w:rsidRPr="00E1031D" w:rsidRDefault="00523D4E" w:rsidP="001A3A17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业务规则</w:t>
            </w:r>
          </w:p>
        </w:tc>
        <w:tc>
          <w:tcPr>
            <w:tcW w:w="720" w:type="dxa"/>
            <w:tcPrChange w:id="27" w:author="IEC960923" w:date="2013-05-08T12:59:00Z">
              <w:tcPr>
                <w:tcW w:w="868" w:type="dxa"/>
                <w:gridSpan w:val="3"/>
              </w:tcPr>
            </w:tcPrChange>
          </w:tcPr>
          <w:p w:rsidR="00DF67CB" w:rsidRPr="00E1031D" w:rsidRDefault="004C7935" w:rsidP="001A3A17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9</w:t>
            </w:r>
            <w:r w:rsidR="00523D4E">
              <w:rPr>
                <w:rFonts w:ascii="Arial" w:eastAsia="SimSun" w:hAnsi="Arial" w:cs="Times New Roman" w:hint="eastAsia"/>
                <w:szCs w:val="18"/>
              </w:rPr>
              <w:t>保存</w:t>
            </w:r>
          </w:p>
        </w:tc>
        <w:tc>
          <w:tcPr>
            <w:tcW w:w="1395" w:type="dxa"/>
            <w:tcPrChange w:id="28" w:author="IEC960923" w:date="2013-05-08T12:59:00Z">
              <w:tcPr>
                <w:tcW w:w="406" w:type="dxa"/>
                <w:gridSpan w:val="2"/>
              </w:tcPr>
            </w:tcPrChange>
          </w:tcPr>
          <w:p w:rsidR="00DF67CB" w:rsidRPr="00E1031D" w:rsidRDefault="00523D4E" w:rsidP="001A3A17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客户需求</w:t>
            </w:r>
          </w:p>
        </w:tc>
        <w:tc>
          <w:tcPr>
            <w:tcW w:w="3465" w:type="dxa"/>
            <w:tcPrChange w:id="29" w:author="IEC960923" w:date="2013-05-08T12:59:00Z">
              <w:tcPr>
                <w:tcW w:w="5088" w:type="dxa"/>
                <w:gridSpan w:val="5"/>
              </w:tcPr>
            </w:tcPrChange>
          </w:tcPr>
          <w:p w:rsidR="00DF67CB" w:rsidRPr="00E1031D" w:rsidRDefault="00523D4E" w:rsidP="00523D4E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 w:rsidRPr="00523D4E">
              <w:rPr>
                <w:rFonts w:ascii="Arial" w:eastAsia="SimSun" w:hAnsi="Arial" w:cs="Times New Roman" w:hint="eastAsia"/>
                <w:szCs w:val="18"/>
              </w:rPr>
              <w:t>修改</w:t>
            </w:r>
            <w:r w:rsidRPr="00523D4E">
              <w:rPr>
                <w:rFonts w:ascii="Arial" w:eastAsia="SimSun" w:hAnsi="Arial" w:cs="Times New Roman"/>
                <w:szCs w:val="18"/>
              </w:rPr>
              <w:t>EPIA</w:t>
            </w:r>
            <w:r>
              <w:rPr>
                <w:rFonts w:ascii="Arial" w:eastAsia="SimSun" w:hAnsi="Arial" w:cs="Times New Roman" w:hint="eastAsia"/>
                <w:szCs w:val="18"/>
              </w:rPr>
              <w:t>抽检规则及</w:t>
            </w:r>
            <w:r w:rsidRPr="00523D4E">
              <w:rPr>
                <w:rFonts w:ascii="Arial" w:eastAsia="SimSun" w:hAnsi="Arial" w:cs="Times New Roman" w:hint="eastAsia"/>
                <w:szCs w:val="18"/>
              </w:rPr>
              <w:t>流程</w:t>
            </w:r>
          </w:p>
        </w:tc>
        <w:tc>
          <w:tcPr>
            <w:tcW w:w="1350" w:type="dxa"/>
            <w:tcPrChange w:id="30" w:author="IEC960923" w:date="2013-05-08T12:59:00Z">
              <w:tcPr>
                <w:tcW w:w="1080" w:type="dxa"/>
                <w:gridSpan w:val="2"/>
              </w:tcPr>
            </w:tcPrChange>
          </w:tcPr>
          <w:p w:rsidR="00DF67CB" w:rsidRPr="00E1031D" w:rsidRDefault="00523D4E" w:rsidP="001A3A17">
            <w:pPr>
              <w:jc w:val="left"/>
              <w:rPr>
                <w:rFonts w:ascii="Arial" w:eastAsia="SimSun" w:hAnsi="Arial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2012-02-21</w:t>
            </w:r>
          </w:p>
        </w:tc>
        <w:tc>
          <w:tcPr>
            <w:tcW w:w="764" w:type="dxa"/>
            <w:tcPrChange w:id="31" w:author="IEC960923" w:date="2013-05-08T12:59:00Z">
              <w:tcPr>
                <w:tcW w:w="764" w:type="dxa"/>
                <w:gridSpan w:val="2"/>
              </w:tcPr>
            </w:tcPrChange>
          </w:tcPr>
          <w:p w:rsidR="00DF67CB" w:rsidRPr="00E1031D" w:rsidRDefault="00DF67CB" w:rsidP="001A3A17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985647" w:rsidRPr="00DA0C6B" w:rsidTr="00A95463">
        <w:tblPrEx>
          <w:tblPrExChange w:id="32" w:author="IEC960923" w:date="2013-05-08T12:59:00Z">
            <w:tblPrEx>
              <w:tblLayout w:type="fixed"/>
            </w:tblPrEx>
          </w:tblPrExChange>
        </w:tblPrEx>
        <w:trPr>
          <w:jc w:val="center"/>
          <w:trPrChange w:id="33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34" w:author="IEC960923" w:date="2013-05-08T12:59:00Z">
              <w:tcPr>
                <w:tcW w:w="316" w:type="dxa"/>
              </w:tcPr>
            </w:tcPrChange>
          </w:tcPr>
          <w:p w:rsidR="00DF67CB" w:rsidRPr="00E1031D" w:rsidRDefault="004C7935" w:rsidP="001A3A17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过程描述</w:t>
            </w:r>
          </w:p>
        </w:tc>
        <w:tc>
          <w:tcPr>
            <w:tcW w:w="720" w:type="dxa"/>
            <w:tcPrChange w:id="35" w:author="IEC960923" w:date="2013-05-08T12:59:00Z">
              <w:tcPr>
                <w:tcW w:w="868" w:type="dxa"/>
                <w:gridSpan w:val="3"/>
              </w:tcPr>
            </w:tcPrChange>
          </w:tcPr>
          <w:p w:rsidR="00DF67CB" w:rsidRPr="00E1031D" w:rsidRDefault="004C7935" w:rsidP="001A3A17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eastAsia="SimSun" w:hint="eastAsia"/>
              </w:rPr>
              <w:t>4 get</w:t>
            </w:r>
            <w:r>
              <w:rPr>
                <w:rFonts w:eastAsia="SimSun" w:hint="eastAsia"/>
              </w:rPr>
              <w:t>资产标签</w:t>
            </w:r>
            <w:r>
              <w:rPr>
                <w:rFonts w:eastAsia="SimSun" w:hint="eastAsia"/>
              </w:rPr>
              <w:t>,</w:t>
            </w:r>
            <w:r>
              <w:rPr>
                <w:rFonts w:eastAsia="SimSun" w:hint="eastAsia"/>
              </w:rPr>
              <w:t>显示在表格里</w:t>
            </w:r>
          </w:p>
        </w:tc>
        <w:tc>
          <w:tcPr>
            <w:tcW w:w="1395" w:type="dxa"/>
            <w:tcPrChange w:id="36" w:author="IEC960923" w:date="2013-05-08T12:59:00Z">
              <w:tcPr>
                <w:tcW w:w="406" w:type="dxa"/>
                <w:gridSpan w:val="2"/>
              </w:tcPr>
            </w:tcPrChange>
          </w:tcPr>
          <w:p w:rsidR="00DF67CB" w:rsidRPr="004C7935" w:rsidRDefault="004C7935" w:rsidP="001A3A17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客户需求</w:t>
            </w:r>
          </w:p>
        </w:tc>
        <w:tc>
          <w:tcPr>
            <w:tcW w:w="3465" w:type="dxa"/>
            <w:tcPrChange w:id="37" w:author="IEC960923" w:date="2013-05-08T12:59:00Z">
              <w:tcPr>
                <w:tcW w:w="5088" w:type="dxa"/>
                <w:gridSpan w:val="5"/>
              </w:tcPr>
            </w:tcPrChange>
          </w:tcPr>
          <w:p w:rsidR="00DF67CB" w:rsidRPr="004C7935" w:rsidRDefault="004C7935" w:rsidP="001A3A17">
            <w:pPr>
              <w:jc w:val="left"/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表格中</w:t>
            </w:r>
            <w:r w:rsidRPr="004C7935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增加显示</w:t>
            </w:r>
            <w:r w:rsidRPr="004C7935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Customer SN</w:t>
            </w:r>
            <w:r w:rsidRPr="004C7935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输入行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详细信息如下</w:t>
            </w:r>
            <w:r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  <w:t>S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 xml:space="preserve">elect </w:t>
            </w:r>
            <w:r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  <w:t>‘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Customer SN</w:t>
            </w:r>
            <w:r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  <w:t>’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 xml:space="preserve"> as PartType,</w:t>
            </w:r>
            <w:r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  <w:t xml:space="preserve"> ‘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Customer SN</w:t>
            </w:r>
            <w:r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  <w:t>’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 xml:space="preserve"> as Decription,</w:t>
            </w:r>
            <w:r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  <w:t>’’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 xml:space="preserve"> as PartNO,1 as QTY</w:t>
            </w:r>
          </w:p>
        </w:tc>
        <w:tc>
          <w:tcPr>
            <w:tcW w:w="1350" w:type="dxa"/>
            <w:tcPrChange w:id="38" w:author="IEC960923" w:date="2013-05-08T12:59:00Z">
              <w:tcPr>
                <w:tcW w:w="1080" w:type="dxa"/>
                <w:gridSpan w:val="2"/>
              </w:tcPr>
            </w:tcPrChange>
          </w:tcPr>
          <w:p w:rsidR="00DF67CB" w:rsidRPr="00E1031D" w:rsidRDefault="004C7935" w:rsidP="001A3A17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2012-03-17</w:t>
            </w:r>
          </w:p>
        </w:tc>
        <w:tc>
          <w:tcPr>
            <w:tcW w:w="764" w:type="dxa"/>
            <w:tcPrChange w:id="39" w:author="IEC960923" w:date="2013-05-08T12:59:00Z">
              <w:tcPr>
                <w:tcW w:w="764" w:type="dxa"/>
                <w:gridSpan w:val="2"/>
              </w:tcPr>
            </w:tcPrChange>
          </w:tcPr>
          <w:p w:rsidR="00DF67CB" w:rsidRPr="00E1031D" w:rsidRDefault="00DF67CB" w:rsidP="001A3A17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985647" w:rsidRPr="00DA0C6B" w:rsidTr="00A95463">
        <w:tblPrEx>
          <w:tblPrExChange w:id="40" w:author="IEC960923" w:date="2013-05-08T12:59:00Z">
            <w:tblPrEx>
              <w:tblLayout w:type="fixed"/>
            </w:tblPrEx>
          </w:tblPrExChange>
        </w:tblPrEx>
        <w:trPr>
          <w:jc w:val="center"/>
          <w:trPrChange w:id="41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42" w:author="IEC960923" w:date="2013-05-08T12:59:00Z">
              <w:tcPr>
                <w:tcW w:w="316" w:type="dxa"/>
              </w:tcPr>
            </w:tcPrChange>
          </w:tcPr>
          <w:p w:rsidR="00AD06AB" w:rsidRDefault="007F2E6E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过程描述</w:t>
            </w:r>
          </w:p>
        </w:tc>
        <w:tc>
          <w:tcPr>
            <w:tcW w:w="720" w:type="dxa"/>
            <w:tcPrChange w:id="43" w:author="IEC960923" w:date="2013-05-08T12:59:00Z">
              <w:tcPr>
                <w:tcW w:w="868" w:type="dxa"/>
                <w:gridSpan w:val="3"/>
              </w:tcPr>
            </w:tcPrChange>
          </w:tcPr>
          <w:p w:rsidR="007F2E6E" w:rsidRPr="007F2E6E" w:rsidRDefault="007F2E6E" w:rsidP="007F2E6E">
            <w:pPr>
              <w:jc w:val="left"/>
              <w:rPr>
                <w:rFonts w:eastAsia="SimSun"/>
                <w:color w:val="FF0000"/>
              </w:rPr>
            </w:pPr>
            <w:r w:rsidRPr="007F2E6E">
              <w:rPr>
                <w:rFonts w:ascii="Arial" w:eastAsia="SimSun" w:hAnsi="Arial" w:cs="Times New Roman" w:hint="eastAsia"/>
                <w:szCs w:val="18"/>
              </w:rPr>
              <w:t xml:space="preserve">7 </w:t>
            </w:r>
            <w:r w:rsidRPr="007F2E6E">
              <w:rPr>
                <w:rFonts w:ascii="Arial" w:eastAsia="SimSun" w:hAnsi="Arial" w:cs="Times New Roman" w:hint="eastAsia"/>
                <w:szCs w:val="18"/>
              </w:rPr>
              <w:t>增加</w:t>
            </w:r>
            <w:r w:rsidRPr="007F2E6E">
              <w:rPr>
                <w:rFonts w:eastAsia="SimSun" w:hint="eastAsia"/>
                <w:color w:val="FF0000"/>
              </w:rPr>
              <w:t>Check Customer SN</w:t>
            </w:r>
          </w:p>
          <w:p w:rsidR="00AD06AB" w:rsidRDefault="00AD06AB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95" w:type="dxa"/>
            <w:tcPrChange w:id="44" w:author="IEC960923" w:date="2013-05-08T12:59:00Z">
              <w:tcPr>
                <w:tcW w:w="406" w:type="dxa"/>
                <w:gridSpan w:val="2"/>
              </w:tcPr>
            </w:tcPrChange>
          </w:tcPr>
          <w:p w:rsidR="00AD06AB" w:rsidRDefault="007F2E6E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客户需求</w:t>
            </w:r>
          </w:p>
        </w:tc>
        <w:tc>
          <w:tcPr>
            <w:tcW w:w="3465" w:type="dxa"/>
            <w:tcPrChange w:id="45" w:author="IEC960923" w:date="2013-05-08T12:59:00Z">
              <w:tcPr>
                <w:tcW w:w="5088" w:type="dxa"/>
                <w:gridSpan w:val="5"/>
              </w:tcPr>
            </w:tcPrChange>
          </w:tcPr>
          <w:p w:rsidR="007F2E6E" w:rsidRPr="007F2E6E" w:rsidRDefault="007F2E6E" w:rsidP="007F2E6E">
            <w:pPr>
              <w:jc w:val="left"/>
              <w:rPr>
                <w:rFonts w:eastAsia="SimSun"/>
                <w:color w:val="FF0000"/>
              </w:rPr>
            </w:pPr>
            <w:r w:rsidRPr="007F2E6E">
              <w:rPr>
                <w:rFonts w:eastAsia="SimSun" w:hint="eastAsia"/>
                <w:color w:val="FF0000"/>
              </w:rPr>
              <w:t>Check Customer SN</w:t>
            </w:r>
          </w:p>
          <w:p w:rsidR="007F2E6E" w:rsidRPr="007F2E6E" w:rsidRDefault="007F2E6E" w:rsidP="007F2E6E">
            <w:pPr>
              <w:jc w:val="left"/>
              <w:rPr>
                <w:rFonts w:eastAsia="SimSun"/>
                <w:color w:val="FF0000"/>
              </w:rPr>
            </w:pPr>
            <w:r w:rsidRPr="007F2E6E">
              <w:rPr>
                <w:rFonts w:eastAsia="SimSun" w:hint="eastAsia"/>
                <w:color w:val="FF0000"/>
              </w:rPr>
              <w:t>检查输入的</w:t>
            </w:r>
            <w:r w:rsidRPr="007F2E6E">
              <w:rPr>
                <w:rFonts w:eastAsia="SimSun" w:hint="eastAsia"/>
                <w:color w:val="FF0000"/>
              </w:rPr>
              <w:t>Customer SN#</w:t>
            </w:r>
            <w:r w:rsidRPr="007F2E6E">
              <w:rPr>
                <w:rFonts w:eastAsia="SimSun" w:hint="eastAsia"/>
                <w:color w:val="FF0000"/>
              </w:rPr>
              <w:t>是否和</w:t>
            </w:r>
            <w:proofErr w:type="spellStart"/>
            <w:r w:rsidRPr="007F2E6E">
              <w:rPr>
                <w:rFonts w:eastAsia="SimSun" w:hint="eastAsia"/>
                <w:color w:val="FF0000"/>
              </w:rPr>
              <w:t>Product.CustSN</w:t>
            </w:r>
            <w:proofErr w:type="spellEnd"/>
            <w:r w:rsidRPr="007F2E6E">
              <w:rPr>
                <w:rFonts w:eastAsia="SimSun" w:hint="eastAsia"/>
                <w:color w:val="FF0000"/>
              </w:rPr>
              <w:t>相同</w:t>
            </w:r>
          </w:p>
          <w:p w:rsidR="007F2E6E" w:rsidRPr="007F2E6E" w:rsidRDefault="007F2E6E" w:rsidP="007F2E6E">
            <w:pPr>
              <w:jc w:val="left"/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 w:rsidRPr="007F2E6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select   </w:t>
            </w:r>
            <w:r w:rsidRPr="007F2E6E">
              <w:rPr>
                <w:rFonts w:eastAsia="SimSun" w:hint="eastAsia"/>
                <w:color w:val="FF0000"/>
              </w:rPr>
              <w:t xml:space="preserve"> @</w:t>
            </w:r>
            <w:proofErr w:type="spellStart"/>
            <w:r w:rsidRPr="007F2E6E">
              <w:rPr>
                <w:rFonts w:eastAsia="SimSun" w:hint="eastAsia"/>
                <w:color w:val="FF0000"/>
              </w:rPr>
              <w:t>customerSN</w:t>
            </w:r>
            <w:proofErr w:type="spellEnd"/>
            <w:r w:rsidRPr="007F2E6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 </w:t>
            </w:r>
            <w:r w:rsidRPr="007F2E6E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=</w:t>
            </w:r>
            <w:r w:rsidRPr="007F2E6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CUSTSN from  Product where ProductID =</w:t>
            </w:r>
            <w:r w:rsidRPr="007F2E6E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ProdcutID#</w:t>
            </w:r>
          </w:p>
          <w:p w:rsidR="007F2E6E" w:rsidRPr="007F2E6E" w:rsidRDefault="007F2E6E" w:rsidP="007F2E6E">
            <w:pPr>
              <w:jc w:val="left"/>
              <w:rPr>
                <w:rFonts w:eastAsia="SimSun"/>
                <w:color w:val="FF0000"/>
              </w:rPr>
            </w:pPr>
            <w:r w:rsidRPr="007F2E6E">
              <w:rPr>
                <w:rFonts w:eastAsia="SimSun" w:hint="eastAsia"/>
                <w:color w:val="FF0000"/>
              </w:rPr>
              <w:t>if @</w:t>
            </w:r>
            <w:proofErr w:type="spellStart"/>
            <w:r w:rsidRPr="007F2E6E">
              <w:rPr>
                <w:rFonts w:eastAsia="SimSun" w:hint="eastAsia"/>
                <w:color w:val="FF0000"/>
              </w:rPr>
              <w:t>customerSN</w:t>
            </w:r>
            <w:proofErr w:type="spellEnd"/>
            <w:r w:rsidRPr="007F2E6E">
              <w:rPr>
                <w:rFonts w:eastAsia="SimSun" w:hint="eastAsia"/>
                <w:color w:val="FF0000"/>
              </w:rPr>
              <w:t>&lt;&gt; Customer SN#</w:t>
            </w:r>
          </w:p>
          <w:p w:rsidR="007F2E6E" w:rsidRPr="007F2E6E" w:rsidRDefault="007F2E6E" w:rsidP="007F2E6E">
            <w:pPr>
              <w:jc w:val="left"/>
              <w:rPr>
                <w:rFonts w:eastAsia="SimSun"/>
                <w:color w:val="FF0000"/>
              </w:rPr>
            </w:pPr>
            <w:r w:rsidRPr="007F2E6E">
              <w:rPr>
                <w:rFonts w:eastAsia="SimSun" w:hint="eastAsia"/>
                <w:color w:val="FF0000"/>
              </w:rPr>
              <w:t>提示“</w:t>
            </w:r>
            <w:r w:rsidRPr="007F2E6E">
              <w:rPr>
                <w:rFonts w:eastAsia="SimSun" w:hint="eastAsia"/>
                <w:color w:val="FF0000"/>
              </w:rPr>
              <w:t>Customer SN</w:t>
            </w:r>
            <w:r w:rsidRPr="007F2E6E">
              <w:rPr>
                <w:rFonts w:eastAsia="SimSun" w:hint="eastAsia"/>
                <w:color w:val="FF0000"/>
              </w:rPr>
              <w:t>错误，请</w:t>
            </w:r>
            <w:r w:rsidRPr="007F2E6E">
              <w:rPr>
                <w:rFonts w:eastAsia="SimSun" w:hint="eastAsia"/>
                <w:color w:val="FF0000"/>
              </w:rPr>
              <w:t>Check</w:t>
            </w:r>
            <w:r w:rsidRPr="007F2E6E">
              <w:rPr>
                <w:rFonts w:eastAsia="SimSun" w:hint="eastAsia"/>
                <w:color w:val="FF0000"/>
              </w:rPr>
              <w:t>”</w:t>
            </w:r>
          </w:p>
          <w:p w:rsidR="00AD06AB" w:rsidRDefault="007F2E6E" w:rsidP="007F2E6E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 w:rsidRPr="001D254C">
              <w:rPr>
                <w:rFonts w:eastAsia="SimSun" w:hint="eastAsia"/>
                <w:color w:val="FF0000"/>
              </w:rPr>
              <w:t>此提示需弹出错误提示窗口，点击确认后，清空除</w:t>
            </w:r>
            <w:proofErr w:type="spellStart"/>
            <w:r w:rsidRPr="001D254C">
              <w:rPr>
                <w:rFonts w:eastAsia="SimSun" w:hint="eastAsia"/>
                <w:color w:val="FF0000"/>
              </w:rPr>
              <w:t>Pdline</w:t>
            </w:r>
            <w:proofErr w:type="spellEnd"/>
            <w:r w:rsidRPr="001D254C">
              <w:rPr>
                <w:rFonts w:eastAsia="SimSun" w:hint="eastAsia"/>
                <w:color w:val="FF0000"/>
              </w:rPr>
              <w:t>外的</w:t>
            </w:r>
            <w:r>
              <w:rPr>
                <w:rFonts w:eastAsia="SimSun" w:hint="eastAsia"/>
                <w:color w:val="FF0000"/>
              </w:rPr>
              <w:t>所有</w:t>
            </w:r>
            <w:r w:rsidRPr="001D254C">
              <w:rPr>
                <w:rFonts w:eastAsia="SimSun" w:hint="eastAsia"/>
                <w:color w:val="FF0000"/>
              </w:rPr>
              <w:t>信息</w:t>
            </w:r>
          </w:p>
        </w:tc>
        <w:tc>
          <w:tcPr>
            <w:tcW w:w="1350" w:type="dxa"/>
            <w:tcPrChange w:id="46" w:author="IEC960923" w:date="2013-05-08T12:59:00Z">
              <w:tcPr>
                <w:tcW w:w="1080" w:type="dxa"/>
                <w:gridSpan w:val="2"/>
              </w:tcPr>
            </w:tcPrChange>
          </w:tcPr>
          <w:p w:rsidR="00AD06AB" w:rsidRDefault="007F2E6E" w:rsidP="00371BF0">
            <w:pPr>
              <w:jc w:val="left"/>
              <w:rPr>
                <w:rFonts w:ascii="Arial" w:eastAsia="SimSun" w:hAnsi="Arial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2012-03-17</w:t>
            </w:r>
          </w:p>
        </w:tc>
        <w:tc>
          <w:tcPr>
            <w:tcW w:w="764" w:type="dxa"/>
            <w:tcPrChange w:id="47" w:author="IEC960923" w:date="2013-05-08T12:59:00Z">
              <w:tcPr>
                <w:tcW w:w="764" w:type="dxa"/>
                <w:gridSpan w:val="2"/>
              </w:tcPr>
            </w:tcPrChange>
          </w:tcPr>
          <w:p w:rsidR="00AD06AB" w:rsidRDefault="00AD06AB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985647" w:rsidRPr="00DA0C6B" w:rsidTr="00A95463">
        <w:tblPrEx>
          <w:tblPrExChange w:id="48" w:author="IEC960923" w:date="2013-05-08T12:59:00Z">
            <w:tblPrEx>
              <w:tblLayout w:type="fixed"/>
            </w:tblPrEx>
          </w:tblPrExChange>
        </w:tblPrEx>
        <w:trPr>
          <w:jc w:val="center"/>
          <w:trPrChange w:id="49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50" w:author="IEC960923" w:date="2013-05-08T12:59:00Z">
              <w:tcPr>
                <w:tcW w:w="316" w:type="dxa"/>
              </w:tcPr>
            </w:tcPrChange>
          </w:tcPr>
          <w:p w:rsidR="0000797D" w:rsidRPr="00E1031D" w:rsidRDefault="0000797D" w:rsidP="0000797D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过程描述</w:t>
            </w:r>
          </w:p>
        </w:tc>
        <w:tc>
          <w:tcPr>
            <w:tcW w:w="720" w:type="dxa"/>
            <w:tcPrChange w:id="51" w:author="IEC960923" w:date="2013-05-08T12:59:00Z">
              <w:tcPr>
                <w:tcW w:w="868" w:type="dxa"/>
                <w:gridSpan w:val="3"/>
              </w:tcPr>
            </w:tcPrChange>
          </w:tcPr>
          <w:p w:rsidR="0000797D" w:rsidRPr="00E1031D" w:rsidRDefault="0000797D" w:rsidP="0000797D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eastAsia="SimSun" w:hint="eastAsia"/>
              </w:rPr>
              <w:t>4 get</w:t>
            </w:r>
            <w:r>
              <w:rPr>
                <w:rFonts w:eastAsia="SimSun" w:hint="eastAsia"/>
              </w:rPr>
              <w:t>资产标签</w:t>
            </w:r>
            <w:r>
              <w:rPr>
                <w:rFonts w:eastAsia="SimSun" w:hint="eastAsia"/>
              </w:rPr>
              <w:t>,</w:t>
            </w:r>
            <w:r>
              <w:rPr>
                <w:rFonts w:eastAsia="SimSun" w:hint="eastAsia"/>
              </w:rPr>
              <w:t>显示在表格里</w:t>
            </w:r>
          </w:p>
        </w:tc>
        <w:tc>
          <w:tcPr>
            <w:tcW w:w="1395" w:type="dxa"/>
            <w:tcPrChange w:id="52" w:author="IEC960923" w:date="2013-05-08T12:59:00Z">
              <w:tcPr>
                <w:tcW w:w="406" w:type="dxa"/>
                <w:gridSpan w:val="2"/>
              </w:tcPr>
            </w:tcPrChange>
          </w:tcPr>
          <w:p w:rsidR="0000797D" w:rsidRPr="004C7935" w:rsidRDefault="0000797D" w:rsidP="0000797D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客户需求</w:t>
            </w:r>
          </w:p>
        </w:tc>
        <w:tc>
          <w:tcPr>
            <w:tcW w:w="3465" w:type="dxa"/>
            <w:tcPrChange w:id="53" w:author="IEC960923" w:date="2013-05-08T12:59:00Z">
              <w:tcPr>
                <w:tcW w:w="5088" w:type="dxa"/>
                <w:gridSpan w:val="5"/>
              </w:tcPr>
            </w:tcPrChange>
          </w:tcPr>
          <w:p w:rsidR="0000797D" w:rsidRPr="00AD5B60" w:rsidRDefault="0000797D" w:rsidP="0000797D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</w:pPr>
            <w:r w:rsidRPr="00AD5B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显示</w:t>
            </w:r>
            <w:r w:rsidRPr="00AD5B60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Smart card reader</w:t>
            </w:r>
            <w:r w:rsidRPr="00AD5B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 xml:space="preserve"> </w:t>
            </w:r>
            <w:r w:rsidRPr="00AD5B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输入行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（</w:t>
            </w:r>
            <w:r w:rsidRPr="00152F9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ModelBOM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中没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有找到则</w:t>
            </w:r>
            <w:r w:rsidR="003A2BFE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不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显示）</w:t>
            </w:r>
          </w:p>
          <w:p w:rsidR="0000797D" w:rsidRPr="00AD5B60" w:rsidRDefault="0000797D" w:rsidP="0000797D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</w:pP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select'Smart card reader','Smart card reader', Component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 as </w:t>
            </w:r>
            <w:r w:rsidRPr="00AD5B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PartNo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,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Qty from ModelBOM (nolock) where Material=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Model#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 xml:space="preserve"> and Component in ('6042B0035801','1310A2099701','1310A2172201','1310A2383501','1310A2383502','1310A2423301','6050A2404601'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lastRenderedPageBreak/>
              <w:t>)</w:t>
            </w:r>
          </w:p>
          <w:p w:rsidR="0000797D" w:rsidRPr="00AD5B60" w:rsidRDefault="0000797D" w:rsidP="0000797D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 w:rsidRPr="00AD5B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显示</w:t>
            </w:r>
            <w:r w:rsidRPr="00AD5B60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Master Label</w:t>
            </w:r>
            <w:r w:rsidRPr="00AD5B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 </w:t>
            </w:r>
            <w:r w:rsidRPr="00AD5B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输入行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（</w:t>
            </w:r>
            <w:r w:rsidRPr="00152F9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ModelBOM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中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没有找到则</w:t>
            </w:r>
            <w:r w:rsidR="003A2BFE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不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显示）</w:t>
            </w:r>
          </w:p>
          <w:p w:rsidR="0000797D" w:rsidRPr="00AD5B60" w:rsidRDefault="0000797D" w:rsidP="0000797D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</w:pP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select,'Master Label','Master Label', Component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  as </w:t>
            </w:r>
            <w:r w:rsidRPr="00AD5B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PartNo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,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Qty from ModelBOM (nolock) where Material=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Model#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 xml:space="preserve"> and Component 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=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 xml:space="preserve"> ('60NOMSTLBL01')</w:t>
            </w:r>
          </w:p>
          <w:p w:rsidR="0000797D" w:rsidRPr="00AD5B60" w:rsidRDefault="0000797D" w:rsidP="0000797D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</w:pPr>
            <w:r w:rsidRPr="00AD5B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显示</w:t>
            </w:r>
            <w:r w:rsidRPr="00AD5B60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ICASA Label</w:t>
            </w:r>
            <w:r w:rsidRPr="00AD5B60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输入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行（</w:t>
            </w:r>
            <w:r w:rsidRPr="00152F9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ModelBOM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中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没有找到则</w:t>
            </w:r>
            <w:r w:rsidR="003A2BFE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不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显示）</w:t>
            </w:r>
          </w:p>
          <w:p w:rsidR="0000797D" w:rsidRPr="00AD5B60" w:rsidRDefault="0000797D" w:rsidP="0000797D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</w:pP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Select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 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'ICASA Label','ICASA Label', Component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 as 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PartNo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,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Qty from ModelBOM (nolock) where Material=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Model#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 xml:space="preserve"> and Component 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=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 xml:space="preserve"> '6060BICASA01'</w:t>
            </w:r>
          </w:p>
          <w:p w:rsidR="0000797D" w:rsidRPr="0000797D" w:rsidRDefault="0000797D" w:rsidP="00927E91">
            <w:pPr>
              <w:jc w:val="left"/>
              <w:rPr>
                <w:rFonts w:eastAsia="SimSun"/>
                <w:color w:val="FF0000"/>
              </w:rPr>
            </w:pPr>
          </w:p>
        </w:tc>
        <w:tc>
          <w:tcPr>
            <w:tcW w:w="1350" w:type="dxa"/>
            <w:tcPrChange w:id="54" w:author="IEC960923" w:date="2013-05-08T12:59:00Z">
              <w:tcPr>
                <w:tcW w:w="1080" w:type="dxa"/>
                <w:gridSpan w:val="2"/>
              </w:tcPr>
            </w:tcPrChange>
          </w:tcPr>
          <w:p w:rsidR="0000797D" w:rsidRDefault="0000797D" w:rsidP="00371BF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764" w:type="dxa"/>
            <w:tcPrChange w:id="55" w:author="IEC960923" w:date="2013-05-08T12:59:00Z">
              <w:tcPr>
                <w:tcW w:w="764" w:type="dxa"/>
                <w:gridSpan w:val="2"/>
              </w:tcPr>
            </w:tcPrChange>
          </w:tcPr>
          <w:p w:rsidR="0000797D" w:rsidRDefault="0000797D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985647" w:rsidRPr="00DA0C6B" w:rsidTr="00A95463">
        <w:tblPrEx>
          <w:tblPrExChange w:id="56" w:author="IEC960923" w:date="2013-05-08T12:59:00Z">
            <w:tblPrEx>
              <w:tblLayout w:type="fixed"/>
            </w:tblPrEx>
          </w:tblPrExChange>
        </w:tblPrEx>
        <w:trPr>
          <w:jc w:val="center"/>
          <w:trPrChange w:id="57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58" w:author="IEC960923" w:date="2013-05-08T12:59:00Z">
              <w:tcPr>
                <w:tcW w:w="316" w:type="dxa"/>
              </w:tcPr>
            </w:tcPrChange>
          </w:tcPr>
          <w:p w:rsidR="009E1FD0" w:rsidRDefault="00927E91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lastRenderedPageBreak/>
              <w:t>过程描述</w:t>
            </w:r>
          </w:p>
        </w:tc>
        <w:tc>
          <w:tcPr>
            <w:tcW w:w="720" w:type="dxa"/>
            <w:tcPrChange w:id="59" w:author="IEC960923" w:date="2013-05-08T12:59:00Z">
              <w:tcPr>
                <w:tcW w:w="868" w:type="dxa"/>
                <w:gridSpan w:val="3"/>
              </w:tcPr>
            </w:tcPrChange>
          </w:tcPr>
          <w:p w:rsidR="009E1FD0" w:rsidRDefault="00927E91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eastAsia="SimSun" w:hint="eastAsia"/>
                <w:color w:val="FF0000"/>
              </w:rPr>
              <w:t xml:space="preserve">10 </w:t>
            </w:r>
            <w:r w:rsidRPr="004B7F1D">
              <w:rPr>
                <w:rFonts w:eastAsia="SimSun" w:hint="eastAsia"/>
                <w:color w:val="FF0000"/>
              </w:rPr>
              <w:t xml:space="preserve">Input </w:t>
            </w:r>
            <w:r w:rsidRPr="004B7F1D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Smart card reader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\</w:t>
            </w:r>
            <w:r w:rsidRPr="004B7F1D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Master Label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\</w:t>
            </w:r>
            <w:r w:rsidRPr="004B7F1D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ICASA Label</w:t>
            </w:r>
          </w:p>
        </w:tc>
        <w:tc>
          <w:tcPr>
            <w:tcW w:w="1395" w:type="dxa"/>
            <w:tcPrChange w:id="60" w:author="IEC960923" w:date="2013-05-08T12:59:00Z">
              <w:tcPr>
                <w:tcW w:w="406" w:type="dxa"/>
                <w:gridSpan w:val="2"/>
              </w:tcPr>
            </w:tcPrChange>
          </w:tcPr>
          <w:p w:rsidR="009E1FD0" w:rsidRDefault="00927E91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客户需求</w:t>
            </w:r>
          </w:p>
        </w:tc>
        <w:tc>
          <w:tcPr>
            <w:tcW w:w="3465" w:type="dxa"/>
            <w:tcPrChange w:id="61" w:author="IEC960923" w:date="2013-05-08T12:59:00Z">
              <w:tcPr>
                <w:tcW w:w="5088" w:type="dxa"/>
                <w:gridSpan w:val="5"/>
              </w:tcPr>
            </w:tcPrChange>
          </w:tcPr>
          <w:p w:rsidR="00927E91" w:rsidRDefault="00927E91" w:rsidP="00927E91">
            <w:pPr>
              <w:jc w:val="left"/>
              <w:rPr>
                <w:rFonts w:eastAsia="SimSun"/>
                <w:color w:val="FF0000"/>
              </w:rPr>
            </w:pPr>
            <w:r w:rsidRPr="00927E91">
              <w:rPr>
                <w:rFonts w:eastAsia="SimSun" w:hint="eastAsia"/>
                <w:color w:val="FF0000"/>
              </w:rPr>
              <w:t>增加</w:t>
            </w:r>
            <w:r w:rsidRPr="004B7F1D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Smart card reader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\</w:t>
            </w:r>
            <w:r w:rsidRPr="004B7F1D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Master Label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\</w:t>
            </w:r>
            <w:r w:rsidRPr="004B7F1D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ICASA Label</w:t>
            </w:r>
            <w:r w:rsidRPr="00927E91">
              <w:rPr>
                <w:rFonts w:eastAsia="SimSun" w:hint="eastAsia"/>
                <w:color w:val="FF0000"/>
              </w:rPr>
              <w:t xml:space="preserve"> </w:t>
            </w:r>
            <w:r>
              <w:rPr>
                <w:rFonts w:eastAsia="SimSun" w:hint="eastAsia"/>
                <w:color w:val="FF0000"/>
              </w:rPr>
              <w:t>Check</w:t>
            </w:r>
          </w:p>
          <w:p w:rsidR="00927E91" w:rsidRPr="00927E91" w:rsidRDefault="00927E91" w:rsidP="00927E91">
            <w:pPr>
              <w:jc w:val="left"/>
              <w:rPr>
                <w:rFonts w:eastAsia="SimSun"/>
                <w:color w:val="FF0000"/>
              </w:rPr>
            </w:pPr>
            <w:r w:rsidRPr="00927E91">
              <w:rPr>
                <w:rFonts w:eastAsia="SimSun" w:hint="eastAsia"/>
                <w:color w:val="FF0000"/>
              </w:rPr>
              <w:t>Check</w:t>
            </w:r>
            <w:r w:rsidRPr="00927E91">
              <w:rPr>
                <w:rFonts w:eastAsia="SimSun" w:hint="eastAsia"/>
                <w:color w:val="FF0000"/>
              </w:rPr>
              <w:t>输入的</w:t>
            </w:r>
            <w:proofErr w:type="spellStart"/>
            <w:r w:rsidRPr="00927E91">
              <w:rPr>
                <w:rFonts w:eastAsia="SimSun" w:hint="eastAsia"/>
                <w:color w:val="FF0000"/>
              </w:rPr>
              <w:t>PartNo</w:t>
            </w:r>
            <w:proofErr w:type="spellEnd"/>
            <w:r w:rsidRPr="00927E91">
              <w:rPr>
                <w:rFonts w:eastAsia="SimSun" w:hint="eastAsia"/>
                <w:color w:val="FF0000"/>
              </w:rPr>
              <w:t>#</w:t>
            </w:r>
            <w:r w:rsidRPr="00927E91">
              <w:rPr>
                <w:rFonts w:eastAsia="SimSun" w:hint="eastAsia"/>
                <w:color w:val="FF0000"/>
              </w:rPr>
              <w:t>和此物料的</w:t>
            </w:r>
            <w:proofErr w:type="spellStart"/>
            <w:r w:rsidRPr="00927E91">
              <w:rPr>
                <w:rFonts w:eastAsia="SimSun" w:hint="eastAsia"/>
                <w:color w:val="FF0000"/>
              </w:rPr>
              <w:t>PartNO</w:t>
            </w:r>
            <w:proofErr w:type="spellEnd"/>
            <w:r w:rsidRPr="00927E91">
              <w:rPr>
                <w:rFonts w:eastAsia="SimSun" w:hint="eastAsia"/>
                <w:color w:val="FF0000"/>
              </w:rPr>
              <w:t>（表格中的</w:t>
            </w:r>
            <w:proofErr w:type="spellStart"/>
            <w:r w:rsidRPr="00927E91">
              <w:rPr>
                <w:rFonts w:eastAsia="SimSun" w:hint="eastAsia"/>
                <w:color w:val="FF0000"/>
              </w:rPr>
              <w:t>PartNO</w:t>
            </w:r>
            <w:proofErr w:type="spellEnd"/>
            <w:r w:rsidRPr="00927E91">
              <w:rPr>
                <w:rFonts w:eastAsia="SimSun" w:hint="eastAsia"/>
                <w:color w:val="FF0000"/>
              </w:rPr>
              <w:t>栏）是否相同，如不同提示</w:t>
            </w:r>
            <w:r w:rsidRPr="00927E91">
              <w:rPr>
                <w:rFonts w:eastAsia="SimSun"/>
                <w:color w:val="FF0000"/>
              </w:rPr>
              <w:t>’</w:t>
            </w:r>
            <w:r w:rsidRPr="00927E91">
              <w:rPr>
                <w:rFonts w:eastAsia="SimSun" w:hint="eastAsia"/>
                <w:color w:val="FF0000"/>
              </w:rPr>
              <w:t>××××料号错误，请</w:t>
            </w:r>
            <w:r w:rsidRPr="00927E91">
              <w:rPr>
                <w:rFonts w:eastAsia="SimSun" w:hint="eastAsia"/>
                <w:color w:val="FF0000"/>
              </w:rPr>
              <w:t>Check</w:t>
            </w:r>
            <w:r w:rsidRPr="00927E91">
              <w:rPr>
                <w:rFonts w:eastAsia="SimSun"/>
                <w:color w:val="FF0000"/>
              </w:rPr>
              <w:t>’</w:t>
            </w:r>
          </w:p>
          <w:p w:rsidR="009E1FD0" w:rsidRDefault="00927E91" w:rsidP="00927E91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 w:rsidRPr="001D254C">
              <w:rPr>
                <w:rFonts w:eastAsia="SimSun" w:hint="eastAsia"/>
                <w:color w:val="FF0000"/>
              </w:rPr>
              <w:t>此提示</w:t>
            </w:r>
            <w:r>
              <w:rPr>
                <w:rFonts w:eastAsia="SimSun" w:hint="eastAsia"/>
                <w:color w:val="FF0000"/>
              </w:rPr>
              <w:t>不</w:t>
            </w:r>
            <w:r w:rsidRPr="001D254C">
              <w:rPr>
                <w:rFonts w:eastAsia="SimSun" w:hint="eastAsia"/>
                <w:color w:val="FF0000"/>
              </w:rPr>
              <w:t>弹出错误提示窗口，</w:t>
            </w:r>
            <w:r>
              <w:rPr>
                <w:rFonts w:eastAsia="SimSun" w:hint="eastAsia"/>
                <w:color w:val="FF0000"/>
              </w:rPr>
              <w:t>清空</w:t>
            </w:r>
            <w:proofErr w:type="spellStart"/>
            <w:r>
              <w:rPr>
                <w:rFonts w:eastAsia="SimSun" w:hint="eastAsia"/>
                <w:color w:val="FF0000"/>
              </w:rPr>
              <w:t>DataEntry</w:t>
            </w:r>
            <w:proofErr w:type="spellEnd"/>
            <w:r>
              <w:rPr>
                <w:rFonts w:eastAsia="SimSun" w:hint="eastAsia"/>
                <w:color w:val="FF0000"/>
              </w:rPr>
              <w:t>，并不</w:t>
            </w:r>
            <w:r w:rsidRPr="001D254C">
              <w:rPr>
                <w:rFonts w:eastAsia="SimSun" w:hint="eastAsia"/>
                <w:color w:val="FF0000"/>
              </w:rPr>
              <w:t>清空</w:t>
            </w:r>
            <w:r>
              <w:rPr>
                <w:rFonts w:eastAsia="SimSun" w:hint="eastAsia"/>
                <w:color w:val="FF0000"/>
              </w:rPr>
              <w:t>任何信息</w:t>
            </w:r>
          </w:p>
        </w:tc>
        <w:tc>
          <w:tcPr>
            <w:tcW w:w="1350" w:type="dxa"/>
            <w:tcPrChange w:id="62" w:author="IEC960923" w:date="2013-05-08T12:59:00Z">
              <w:tcPr>
                <w:tcW w:w="1080" w:type="dxa"/>
                <w:gridSpan w:val="2"/>
              </w:tcPr>
            </w:tcPrChange>
          </w:tcPr>
          <w:p w:rsidR="009E1FD0" w:rsidRDefault="007C051C" w:rsidP="00371BF0">
            <w:pPr>
              <w:jc w:val="left"/>
              <w:rPr>
                <w:rFonts w:ascii="Arial" w:eastAsia="SimSun" w:hAnsi="Arial"/>
                <w:szCs w:val="18"/>
              </w:rPr>
            </w:pPr>
            <w:r>
              <w:rPr>
                <w:rFonts w:ascii="Arial" w:eastAsia="SimSun" w:hAnsi="Arial" w:hint="eastAsia"/>
                <w:szCs w:val="18"/>
              </w:rPr>
              <w:t>2012-03-17</w:t>
            </w:r>
          </w:p>
        </w:tc>
        <w:tc>
          <w:tcPr>
            <w:tcW w:w="764" w:type="dxa"/>
            <w:tcPrChange w:id="63" w:author="IEC960923" w:date="2013-05-08T12:59:00Z">
              <w:tcPr>
                <w:tcW w:w="764" w:type="dxa"/>
                <w:gridSpan w:val="2"/>
              </w:tcPr>
            </w:tcPrChange>
          </w:tcPr>
          <w:p w:rsidR="009E1FD0" w:rsidRDefault="009E1F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985647" w:rsidRPr="00DA0C6B" w:rsidTr="00A95463">
        <w:tblPrEx>
          <w:tblPrExChange w:id="64" w:author="IEC960923" w:date="2013-05-08T12:59:00Z">
            <w:tblPrEx>
              <w:tblLayout w:type="fixed"/>
            </w:tblPrEx>
          </w:tblPrExChange>
        </w:tblPrEx>
        <w:trPr>
          <w:jc w:val="center"/>
          <w:trPrChange w:id="65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66" w:author="IEC960923" w:date="2013-05-08T12:59:00Z">
              <w:tcPr>
                <w:tcW w:w="316" w:type="dxa"/>
              </w:tcPr>
            </w:tcPrChange>
          </w:tcPr>
          <w:p w:rsidR="003901D0" w:rsidRDefault="004B1237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过程描述</w:t>
            </w:r>
          </w:p>
        </w:tc>
        <w:tc>
          <w:tcPr>
            <w:tcW w:w="720" w:type="dxa"/>
            <w:tcPrChange w:id="67" w:author="IEC960923" w:date="2013-05-08T12:59:00Z">
              <w:tcPr>
                <w:tcW w:w="868" w:type="dxa"/>
                <w:gridSpan w:val="3"/>
              </w:tcPr>
            </w:tcPrChange>
          </w:tcPr>
          <w:p w:rsidR="003901D0" w:rsidRDefault="004B1237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2</w:t>
            </w:r>
            <w:r>
              <w:rPr>
                <w:rFonts w:ascii="Arial" w:eastAsia="SimSun" w:hAnsi="Arial" w:cs="Times New Roman" w:hint="eastAsia"/>
                <w:szCs w:val="18"/>
              </w:rPr>
              <w:t>卡站</w:t>
            </w:r>
          </w:p>
        </w:tc>
        <w:tc>
          <w:tcPr>
            <w:tcW w:w="1395" w:type="dxa"/>
            <w:tcPrChange w:id="68" w:author="IEC960923" w:date="2013-05-08T12:59:00Z">
              <w:tcPr>
                <w:tcW w:w="406" w:type="dxa"/>
                <w:gridSpan w:val="2"/>
              </w:tcPr>
            </w:tcPrChange>
          </w:tcPr>
          <w:p w:rsidR="003901D0" w:rsidRDefault="004B1237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  <w:r>
              <w:rPr>
                <w:rFonts w:ascii="Arial" w:eastAsia="SimSun" w:hAnsi="Arial" w:cs="Times New Roman" w:hint="eastAsia"/>
                <w:szCs w:val="18"/>
              </w:rPr>
              <w:t>客户需求</w:t>
            </w:r>
          </w:p>
        </w:tc>
        <w:tc>
          <w:tcPr>
            <w:tcW w:w="3465" w:type="dxa"/>
            <w:tcPrChange w:id="69" w:author="IEC960923" w:date="2013-05-08T12:59:00Z">
              <w:tcPr>
                <w:tcW w:w="5088" w:type="dxa"/>
                <w:gridSpan w:val="5"/>
              </w:tcPr>
            </w:tcPrChange>
          </w:tcPr>
          <w:p w:rsidR="004B1237" w:rsidRPr="00152F9A" w:rsidRDefault="004B1237" w:rsidP="00152F9A">
            <w:pPr>
              <w:pStyle w:val="ab"/>
              <w:numPr>
                <w:ilvl w:val="0"/>
                <w:numId w:val="26"/>
              </w:numPr>
              <w:ind w:firstLineChars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</w:pP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如果需要打印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ICASA Label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，如果未打印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,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则提示</w:t>
            </w:r>
            <w:r w:rsidRPr="00152F9A"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”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请先去打印</w:t>
            </w:r>
            <w:r w:rsidRPr="00152F9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ICASA Label</w:t>
            </w:r>
            <w:r w:rsidRPr="00152F9A"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”</w:t>
            </w:r>
          </w:p>
          <w:p w:rsidR="004B1237" w:rsidRDefault="004B1237" w:rsidP="004B1237">
            <w:pPr>
              <w:pStyle w:val="ab"/>
              <w:ind w:left="720" w:firstLineChars="0" w:firstLine="0"/>
              <w:jc w:val="left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lastRenderedPageBreak/>
              <w:t xml:space="preserve">IF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（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Select 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Component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 as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 xml:space="preserve"> from ModelBOM (nolock) where Material=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Model#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 xml:space="preserve"> and Component 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=</w:t>
            </w:r>
            <w:r w:rsidRPr="00AD5B60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 xml:space="preserve"> '6060BICASA01'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）</w:t>
            </w:r>
          </w:p>
          <w:p w:rsidR="004B1237" w:rsidRDefault="004B1237" w:rsidP="004B1237">
            <w:pPr>
              <w:pStyle w:val="ab"/>
              <w:ind w:left="720" w:firstLineChars="0" w:firstLine="0"/>
              <w:jc w:val="left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Begin</w:t>
            </w:r>
          </w:p>
          <w:p w:rsidR="004B1237" w:rsidRPr="00646466" w:rsidRDefault="004B1237" w:rsidP="004B1237">
            <w:pPr>
              <w:pStyle w:val="ab"/>
              <w:ind w:left="720" w:firstLineChars="0" w:firstLine="0"/>
              <w:jc w:val="left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 IF not </w:t>
            </w:r>
            <w:r w:rsidRPr="00094729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exists</w:t>
            </w:r>
            <w:r w:rsidRPr="00094729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（</w:t>
            </w:r>
            <w:r w:rsidRPr="00094729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select 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ID</w:t>
            </w:r>
            <w:r w:rsidRPr="00094729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 from PrintLog where Name=</w:t>
            </w:r>
            <w:r w:rsidRPr="00094729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‘ICASA label’</w:t>
            </w:r>
            <w:r w:rsidRPr="00094729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  and Descr=Product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ID</w:t>
            </w:r>
            <w:r w:rsidRPr="00094729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 xml:space="preserve"># </w:t>
            </w:r>
            <w:r w:rsidRPr="00094729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）</w:t>
            </w:r>
          </w:p>
          <w:p w:rsidR="004B1237" w:rsidRPr="00094729" w:rsidRDefault="004B1237" w:rsidP="004B1237">
            <w:pPr>
              <w:pStyle w:val="ab"/>
              <w:ind w:left="720" w:firstLineChars="0" w:firstLine="0"/>
              <w:jc w:val="left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则提示</w:t>
            </w:r>
            <w:r w:rsidRPr="00094729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”</w:t>
            </w:r>
            <w:r w:rsidRPr="00094729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请先去打印</w:t>
            </w:r>
            <w:r w:rsidRPr="00094729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ICASA Label</w:t>
            </w:r>
            <w:r w:rsidRPr="00094729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  <w:t>”</w:t>
            </w:r>
          </w:p>
          <w:p w:rsidR="004B1237" w:rsidRPr="00646466" w:rsidRDefault="004B1237" w:rsidP="004B1237">
            <w:pPr>
              <w:pStyle w:val="ab"/>
              <w:ind w:left="720" w:firstLineChars="0" w:firstLine="0"/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lang w:val="es-ES"/>
              </w:rPr>
            </w:pPr>
            <w:r w:rsidRPr="00646466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lang w:val="es-ES"/>
              </w:rPr>
              <w:t>END</w:t>
            </w:r>
          </w:p>
          <w:p w:rsidR="003901D0" w:rsidRDefault="003901D0" w:rsidP="00466597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50" w:type="dxa"/>
            <w:tcPrChange w:id="70" w:author="IEC960923" w:date="2013-05-08T12:59:00Z">
              <w:tcPr>
                <w:tcW w:w="1080" w:type="dxa"/>
                <w:gridSpan w:val="2"/>
              </w:tcPr>
            </w:tcPrChange>
          </w:tcPr>
          <w:p w:rsidR="003901D0" w:rsidRDefault="004B1237" w:rsidP="00371BF0">
            <w:pPr>
              <w:jc w:val="left"/>
              <w:rPr>
                <w:rFonts w:ascii="Arial" w:eastAsia="SimSun" w:hAnsi="Arial"/>
                <w:szCs w:val="18"/>
              </w:rPr>
            </w:pPr>
            <w:r>
              <w:rPr>
                <w:rFonts w:ascii="Arial" w:eastAsia="SimSun" w:hAnsi="Arial" w:hint="eastAsia"/>
                <w:szCs w:val="18"/>
              </w:rPr>
              <w:lastRenderedPageBreak/>
              <w:t>2012-03-17</w:t>
            </w:r>
          </w:p>
        </w:tc>
        <w:tc>
          <w:tcPr>
            <w:tcW w:w="764" w:type="dxa"/>
            <w:tcPrChange w:id="71" w:author="IEC960923" w:date="2013-05-08T12:59:00Z">
              <w:tcPr>
                <w:tcW w:w="764" w:type="dxa"/>
                <w:gridSpan w:val="2"/>
              </w:tcPr>
            </w:tcPrChange>
          </w:tcPr>
          <w:p w:rsidR="003901D0" w:rsidRDefault="003901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985647" w:rsidRPr="00DA0C6B" w:rsidTr="00A95463">
        <w:tblPrEx>
          <w:tblPrExChange w:id="72" w:author="IEC960923" w:date="2013-05-08T12:59:00Z">
            <w:tblPrEx>
              <w:tblLayout w:type="fixed"/>
            </w:tblPrEx>
          </w:tblPrExChange>
        </w:tblPrEx>
        <w:trPr>
          <w:jc w:val="center"/>
          <w:trPrChange w:id="73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74" w:author="IEC960923" w:date="2013-05-08T12:59:00Z">
              <w:tcPr>
                <w:tcW w:w="316" w:type="dxa"/>
              </w:tcPr>
            </w:tcPrChange>
          </w:tcPr>
          <w:p w:rsidR="006E163E" w:rsidRDefault="008C6D76" w:rsidP="00665B78">
            <w:pPr>
              <w:jc w:val="left"/>
              <w:rPr>
                <w:rFonts w:ascii="Arial" w:eastAsia="SimSun" w:hAnsi="Arial" w:cs="Times New Roman"/>
                <w:szCs w:val="18"/>
              </w:rPr>
            </w:pPr>
            <w:ins w:id="75" w:author="itc211017" w:date="2012-03-22T09:56:00Z">
              <w:r>
                <w:rPr>
                  <w:rFonts w:ascii="Arial" w:eastAsia="SimSun" w:hAnsi="Arial" w:cs="Times New Roman" w:hint="eastAsia"/>
                  <w:szCs w:val="18"/>
                </w:rPr>
                <w:lastRenderedPageBreak/>
                <w:t>过程描述</w:t>
              </w:r>
            </w:ins>
          </w:p>
        </w:tc>
        <w:tc>
          <w:tcPr>
            <w:tcW w:w="720" w:type="dxa"/>
            <w:tcPrChange w:id="76" w:author="IEC960923" w:date="2013-05-08T12:59:00Z">
              <w:tcPr>
                <w:tcW w:w="868" w:type="dxa"/>
                <w:gridSpan w:val="3"/>
              </w:tcPr>
            </w:tcPrChange>
          </w:tcPr>
          <w:p w:rsidR="006E163E" w:rsidRDefault="008C6D76" w:rsidP="00665B78">
            <w:pPr>
              <w:jc w:val="left"/>
              <w:rPr>
                <w:rFonts w:ascii="Arial" w:eastAsia="SimSun" w:hAnsi="Arial" w:cs="Times New Roman"/>
                <w:szCs w:val="18"/>
              </w:rPr>
            </w:pPr>
            <w:ins w:id="77" w:author="itc211017" w:date="2012-03-22T09:56:00Z">
              <w:r>
                <w:rPr>
                  <w:rFonts w:ascii="Arial" w:eastAsia="SimSun" w:hAnsi="Arial" w:cs="Times New Roman" w:hint="eastAsia"/>
                  <w:szCs w:val="18"/>
                </w:rPr>
                <w:t>资产标签检查</w:t>
              </w:r>
            </w:ins>
          </w:p>
        </w:tc>
        <w:tc>
          <w:tcPr>
            <w:tcW w:w="1395" w:type="dxa"/>
            <w:tcPrChange w:id="78" w:author="IEC960923" w:date="2013-05-08T12:59:00Z">
              <w:tcPr>
                <w:tcW w:w="406" w:type="dxa"/>
                <w:gridSpan w:val="2"/>
              </w:tcPr>
            </w:tcPrChange>
          </w:tcPr>
          <w:p w:rsidR="006E163E" w:rsidRDefault="008C6D76" w:rsidP="00665B78">
            <w:pPr>
              <w:jc w:val="left"/>
              <w:rPr>
                <w:rFonts w:ascii="Arial" w:eastAsia="SimSun" w:hAnsi="Arial" w:cs="Times New Roman"/>
                <w:szCs w:val="18"/>
              </w:rPr>
            </w:pPr>
            <w:ins w:id="79" w:author="itc211017" w:date="2012-03-22T09:57:00Z">
              <w:r>
                <w:rPr>
                  <w:rFonts w:ascii="Arial" w:eastAsia="SimSun" w:hAnsi="Arial" w:cs="Times New Roman" w:hint="eastAsia"/>
                  <w:szCs w:val="18"/>
                </w:rPr>
                <w:t>UC Bug</w:t>
              </w:r>
            </w:ins>
          </w:p>
        </w:tc>
        <w:tc>
          <w:tcPr>
            <w:tcW w:w="3465" w:type="dxa"/>
            <w:tcPrChange w:id="80" w:author="IEC960923" w:date="2013-05-08T12:59:00Z">
              <w:tcPr>
                <w:tcW w:w="5088" w:type="dxa"/>
                <w:gridSpan w:val="5"/>
              </w:tcPr>
            </w:tcPrChange>
          </w:tcPr>
          <w:p w:rsidR="00944AE1" w:rsidRDefault="008C6D76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  <w:ins w:id="81" w:author="itc211017" w:date="2012-03-22T09:57:00Z">
              <w:r>
                <w:rPr>
                  <w:rFonts w:ascii="Arial" w:eastAsia="SimSun" w:hAnsi="Arial" w:cs="Times New Roman" w:hint="eastAsia"/>
                  <w:szCs w:val="18"/>
                </w:rPr>
                <w:t>增加资产标签的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Check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条件</w:t>
              </w:r>
            </w:ins>
          </w:p>
        </w:tc>
        <w:tc>
          <w:tcPr>
            <w:tcW w:w="1350" w:type="dxa"/>
            <w:tcPrChange w:id="82" w:author="IEC960923" w:date="2013-05-08T12:59:00Z">
              <w:tcPr>
                <w:tcW w:w="1080" w:type="dxa"/>
                <w:gridSpan w:val="2"/>
              </w:tcPr>
            </w:tcPrChange>
          </w:tcPr>
          <w:p w:rsidR="006E163E" w:rsidRPr="008C6D76" w:rsidRDefault="008C6D76" w:rsidP="006E163E">
            <w:pPr>
              <w:jc w:val="left"/>
              <w:rPr>
                <w:rFonts w:ascii="Arial" w:eastAsia="SimSun" w:hAnsi="Arial"/>
                <w:szCs w:val="18"/>
              </w:rPr>
            </w:pPr>
            <w:ins w:id="83" w:author="itc211017" w:date="2012-03-22T09:57:00Z">
              <w:r>
                <w:rPr>
                  <w:rFonts w:ascii="Arial" w:eastAsia="SimSun" w:hAnsi="Arial" w:hint="eastAsia"/>
                  <w:szCs w:val="18"/>
                </w:rPr>
                <w:t>2012-3-22</w:t>
              </w:r>
            </w:ins>
          </w:p>
        </w:tc>
        <w:tc>
          <w:tcPr>
            <w:tcW w:w="764" w:type="dxa"/>
            <w:tcPrChange w:id="84" w:author="IEC960923" w:date="2013-05-08T12:59:00Z">
              <w:tcPr>
                <w:tcW w:w="764" w:type="dxa"/>
                <w:gridSpan w:val="2"/>
              </w:tcPr>
            </w:tcPrChange>
          </w:tcPr>
          <w:p w:rsidR="006E163E" w:rsidRDefault="008C6D76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  <w:ins w:id="85" w:author="itc211017" w:date="2012-03-22T09:57:00Z">
              <w:r>
                <w:rPr>
                  <w:rFonts w:ascii="Arial" w:eastAsia="SimSun" w:hAnsi="Arial" w:cs="Times New Roman" w:hint="eastAsia"/>
                  <w:szCs w:val="18"/>
                </w:rPr>
                <w:t>0.01a</w:t>
              </w:r>
            </w:ins>
          </w:p>
        </w:tc>
      </w:tr>
      <w:tr w:rsidR="00985647" w:rsidRPr="00DA0C6B" w:rsidTr="00A95463">
        <w:tblPrEx>
          <w:tblPrExChange w:id="86" w:author="IEC960923" w:date="2013-05-08T12:59:00Z">
            <w:tblPrEx>
              <w:tblLayout w:type="fixed"/>
            </w:tblPrEx>
          </w:tblPrExChange>
        </w:tblPrEx>
        <w:trPr>
          <w:jc w:val="center"/>
          <w:ins w:id="87" w:author="itc211017" w:date="2012-03-22T09:55:00Z"/>
          <w:trPrChange w:id="88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89" w:author="IEC960923" w:date="2013-05-08T12:59:00Z">
              <w:tcPr>
                <w:tcW w:w="316" w:type="dxa"/>
              </w:tcPr>
            </w:tcPrChange>
          </w:tcPr>
          <w:p w:rsidR="008C6D76" w:rsidRPr="00BB633D" w:rsidRDefault="00BB633D" w:rsidP="00665B78">
            <w:pPr>
              <w:jc w:val="left"/>
              <w:rPr>
                <w:ins w:id="90" w:author="itc211017" w:date="2012-03-22T09:55:00Z"/>
                <w:rFonts w:ascii="Arial" w:eastAsia="SimSun" w:hAnsi="Arial" w:cs="Times New Roman"/>
                <w:szCs w:val="18"/>
              </w:rPr>
            </w:pPr>
            <w:ins w:id="91" w:author="Gao, Guan-Wei (高貫偉 ITC)" w:date="2012-04-09T09:44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</w:p>
        </w:tc>
        <w:tc>
          <w:tcPr>
            <w:tcW w:w="720" w:type="dxa"/>
            <w:tcPrChange w:id="92" w:author="IEC960923" w:date="2013-05-08T12:59:00Z">
              <w:tcPr>
                <w:tcW w:w="868" w:type="dxa"/>
                <w:gridSpan w:val="3"/>
              </w:tcPr>
            </w:tcPrChange>
          </w:tcPr>
          <w:p w:rsidR="008C6D76" w:rsidRPr="00BB633D" w:rsidRDefault="00BB633D" w:rsidP="00665B78">
            <w:pPr>
              <w:jc w:val="left"/>
              <w:rPr>
                <w:ins w:id="93" w:author="itc211017" w:date="2012-03-22T09:55:00Z"/>
                <w:rFonts w:ascii="Arial" w:eastAsia="SimSun" w:hAnsi="Arial" w:cs="Times New Roman"/>
                <w:szCs w:val="18"/>
              </w:rPr>
            </w:pPr>
            <w:ins w:id="94" w:author="Gao, Guan-Wei (高貫偉 ITC)" w:date="2012-04-09T09:44:00Z">
              <w:r>
                <w:rPr>
                  <w:rFonts w:ascii="Arial" w:eastAsia="SimSun" w:hAnsi="Arial" w:cs="Times New Roman" w:hint="eastAsia"/>
                  <w:szCs w:val="18"/>
                </w:rPr>
                <w:t>资产标签检查</w:t>
              </w:r>
            </w:ins>
          </w:p>
        </w:tc>
        <w:tc>
          <w:tcPr>
            <w:tcW w:w="1395" w:type="dxa"/>
            <w:tcPrChange w:id="95" w:author="IEC960923" w:date="2013-05-08T12:59:00Z">
              <w:tcPr>
                <w:tcW w:w="406" w:type="dxa"/>
                <w:gridSpan w:val="2"/>
              </w:tcPr>
            </w:tcPrChange>
          </w:tcPr>
          <w:p w:rsidR="00BB633D" w:rsidRPr="00BB633D" w:rsidRDefault="00BB633D" w:rsidP="00665B78">
            <w:pPr>
              <w:jc w:val="left"/>
              <w:rPr>
                <w:ins w:id="96" w:author="itc211017" w:date="2012-03-22T09:55:00Z"/>
                <w:rFonts w:ascii="Arial" w:eastAsia="SimSun" w:hAnsi="Arial" w:cs="Times New Roman"/>
                <w:szCs w:val="18"/>
              </w:rPr>
            </w:pPr>
            <w:ins w:id="97" w:author="Gao, Guan-Wei (高貫偉 ITC)" w:date="2012-04-09T09:44:00Z">
              <w:r>
                <w:rPr>
                  <w:rFonts w:ascii="Arial" w:eastAsia="SimSun" w:hAnsi="Arial" w:cs="Times New Roman" w:hint="eastAsia"/>
                  <w:szCs w:val="18"/>
                </w:rPr>
                <w:t>UC BUG</w:t>
              </w:r>
            </w:ins>
          </w:p>
        </w:tc>
        <w:tc>
          <w:tcPr>
            <w:tcW w:w="3465" w:type="dxa"/>
            <w:tcPrChange w:id="98" w:author="IEC960923" w:date="2013-05-08T12:59:00Z">
              <w:tcPr>
                <w:tcW w:w="5088" w:type="dxa"/>
                <w:gridSpan w:val="5"/>
              </w:tcPr>
            </w:tcPrChange>
          </w:tcPr>
          <w:p w:rsidR="008C6D76" w:rsidRPr="00BB633D" w:rsidRDefault="00BB633D" w:rsidP="006E163E">
            <w:pPr>
              <w:jc w:val="left"/>
              <w:rPr>
                <w:ins w:id="99" w:author="itc211017" w:date="2012-03-22T09:55:00Z"/>
                <w:rFonts w:ascii="Arial" w:eastAsia="SimSun" w:hAnsi="Arial" w:cs="Times New Roman"/>
                <w:szCs w:val="18"/>
              </w:rPr>
            </w:pPr>
            <w:ins w:id="100" w:author="Gao, Guan-Wei (高貫偉 ITC)" w:date="2012-04-09T09:44:00Z">
              <w:r>
                <w:rPr>
                  <w:rFonts w:ascii="Arial" w:eastAsia="SimSun" w:hAnsi="Arial" w:cs="Times New Roman" w:hint="eastAsia"/>
                  <w:szCs w:val="18"/>
                </w:rPr>
                <w:t>修改资产标签的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Check</w:t>
              </w:r>
            </w:ins>
            <w:ins w:id="101" w:author="Gao, Guan-Wei (高貫偉 ITC)" w:date="2012-04-09T09:45:00Z">
              <w:r>
                <w:rPr>
                  <w:rFonts w:ascii="Arial" w:eastAsia="SimSun" w:hAnsi="Arial" w:cs="Times New Roman" w:hint="eastAsia"/>
                  <w:szCs w:val="18"/>
                </w:rPr>
                <w:t>条件，减少资产标签的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Check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数量</w:t>
              </w:r>
            </w:ins>
          </w:p>
        </w:tc>
        <w:tc>
          <w:tcPr>
            <w:tcW w:w="1350" w:type="dxa"/>
            <w:tcPrChange w:id="102" w:author="IEC960923" w:date="2013-05-08T12:59:00Z">
              <w:tcPr>
                <w:tcW w:w="1080" w:type="dxa"/>
                <w:gridSpan w:val="2"/>
              </w:tcPr>
            </w:tcPrChange>
          </w:tcPr>
          <w:p w:rsidR="008C6D76" w:rsidRPr="00BB633D" w:rsidRDefault="00BB633D" w:rsidP="006E163E">
            <w:pPr>
              <w:jc w:val="left"/>
              <w:rPr>
                <w:ins w:id="103" w:author="itc211017" w:date="2012-03-22T09:55:00Z"/>
                <w:rFonts w:ascii="Arial" w:eastAsia="SimSun" w:hAnsi="Arial"/>
                <w:szCs w:val="18"/>
              </w:rPr>
            </w:pPr>
            <w:ins w:id="104" w:author="Gao, Guan-Wei (高貫偉 ITC)" w:date="2012-04-09T09:45:00Z">
              <w:r>
                <w:rPr>
                  <w:rFonts w:ascii="Arial" w:eastAsia="SimSun" w:hAnsi="Arial" w:hint="eastAsia"/>
                  <w:szCs w:val="18"/>
                </w:rPr>
                <w:t>2012-4-9</w:t>
              </w:r>
            </w:ins>
          </w:p>
        </w:tc>
        <w:tc>
          <w:tcPr>
            <w:tcW w:w="764" w:type="dxa"/>
            <w:tcPrChange w:id="105" w:author="IEC960923" w:date="2013-05-08T12:59:00Z">
              <w:tcPr>
                <w:tcW w:w="764" w:type="dxa"/>
                <w:gridSpan w:val="2"/>
              </w:tcPr>
            </w:tcPrChange>
          </w:tcPr>
          <w:p w:rsidR="008C6D76" w:rsidRPr="00BB633D" w:rsidRDefault="00BB633D" w:rsidP="006E163E">
            <w:pPr>
              <w:jc w:val="left"/>
              <w:rPr>
                <w:ins w:id="106" w:author="itc211017" w:date="2012-03-22T09:55:00Z"/>
                <w:rFonts w:ascii="Arial" w:eastAsia="SimSun" w:hAnsi="Arial" w:cs="Times New Roman"/>
                <w:szCs w:val="18"/>
              </w:rPr>
            </w:pPr>
            <w:ins w:id="107" w:author="Gao, Guan-Wei (高貫偉 ITC)" w:date="2012-04-09T09:45:00Z">
              <w:r>
                <w:rPr>
                  <w:rFonts w:ascii="Arial" w:eastAsia="SimSun" w:hAnsi="Arial" w:cs="Times New Roman" w:hint="eastAsia"/>
                  <w:szCs w:val="18"/>
                </w:rPr>
                <w:t>0.01a</w:t>
              </w:r>
            </w:ins>
          </w:p>
        </w:tc>
      </w:tr>
      <w:tr w:rsidR="00985647" w:rsidRPr="00DA0C6B" w:rsidTr="00A95463">
        <w:tblPrEx>
          <w:tblPrExChange w:id="108" w:author="IEC960923" w:date="2013-05-08T12:59:00Z">
            <w:tblPrEx>
              <w:tblLayout w:type="fixed"/>
            </w:tblPrEx>
          </w:tblPrExChange>
        </w:tblPrEx>
        <w:trPr>
          <w:jc w:val="center"/>
          <w:ins w:id="109" w:author="itc211017" w:date="2012-03-22T09:55:00Z"/>
          <w:trPrChange w:id="110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111" w:author="IEC960923" w:date="2013-05-08T12:59:00Z">
              <w:tcPr>
                <w:tcW w:w="316" w:type="dxa"/>
              </w:tcPr>
            </w:tcPrChange>
          </w:tcPr>
          <w:p w:rsidR="008C6D76" w:rsidRPr="00E9510F" w:rsidRDefault="00E9510F" w:rsidP="00665B78">
            <w:pPr>
              <w:jc w:val="left"/>
              <w:rPr>
                <w:ins w:id="112" w:author="itc211017" w:date="2012-03-22T09:55:00Z"/>
                <w:rFonts w:ascii="Arial" w:eastAsia="SimSun" w:hAnsi="Arial" w:cs="Times New Roman"/>
                <w:szCs w:val="18"/>
              </w:rPr>
            </w:pPr>
            <w:ins w:id="113" w:author="Gao, Guan-Wei (高貫偉 ITC)" w:date="2012-04-10T15:10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</w:p>
        </w:tc>
        <w:tc>
          <w:tcPr>
            <w:tcW w:w="720" w:type="dxa"/>
            <w:tcPrChange w:id="114" w:author="IEC960923" w:date="2013-05-08T12:59:00Z">
              <w:tcPr>
                <w:tcW w:w="868" w:type="dxa"/>
                <w:gridSpan w:val="3"/>
              </w:tcPr>
            </w:tcPrChange>
          </w:tcPr>
          <w:p w:rsidR="008C6D76" w:rsidRPr="00E9510F" w:rsidRDefault="00E9510F" w:rsidP="00665B78">
            <w:pPr>
              <w:jc w:val="left"/>
              <w:rPr>
                <w:ins w:id="115" w:author="itc211017" w:date="2012-03-22T09:55:00Z"/>
                <w:rFonts w:ascii="Arial" w:eastAsia="SimSun" w:hAnsi="Arial" w:cs="Times New Roman"/>
                <w:szCs w:val="18"/>
              </w:rPr>
            </w:pPr>
            <w:ins w:id="116" w:author="Gao, Guan-Wei (高貫偉 ITC)" w:date="2012-04-10T15:10:00Z">
              <w:r>
                <w:rPr>
                  <w:rFonts w:ascii="Arial" w:eastAsia="SimSun" w:hAnsi="Arial" w:cs="Times New Roman" w:hint="eastAsia"/>
                  <w:szCs w:val="18"/>
                </w:rPr>
                <w:t>标签检查</w:t>
              </w:r>
            </w:ins>
          </w:p>
        </w:tc>
        <w:tc>
          <w:tcPr>
            <w:tcW w:w="1395" w:type="dxa"/>
            <w:tcPrChange w:id="117" w:author="IEC960923" w:date="2013-05-08T12:59:00Z">
              <w:tcPr>
                <w:tcW w:w="406" w:type="dxa"/>
                <w:gridSpan w:val="2"/>
              </w:tcPr>
            </w:tcPrChange>
          </w:tcPr>
          <w:p w:rsidR="008C6D76" w:rsidRPr="00E9510F" w:rsidRDefault="00E9510F" w:rsidP="00665B78">
            <w:pPr>
              <w:jc w:val="left"/>
              <w:rPr>
                <w:ins w:id="118" w:author="itc211017" w:date="2012-03-22T09:55:00Z"/>
                <w:rFonts w:ascii="Arial" w:eastAsia="SimSun" w:hAnsi="Arial" w:cs="Times New Roman"/>
                <w:szCs w:val="18"/>
              </w:rPr>
            </w:pPr>
            <w:ins w:id="119" w:author="Gao, Guan-Wei (高貫偉 ITC)" w:date="2012-04-10T15:10:00Z">
              <w:r>
                <w:rPr>
                  <w:rFonts w:ascii="Arial" w:eastAsia="SimSun" w:hAnsi="Arial" w:cs="Times New Roman" w:hint="eastAsia"/>
                  <w:szCs w:val="18"/>
                </w:rPr>
                <w:t>UC BUG</w:t>
              </w:r>
            </w:ins>
          </w:p>
        </w:tc>
        <w:tc>
          <w:tcPr>
            <w:tcW w:w="3465" w:type="dxa"/>
            <w:tcPrChange w:id="120" w:author="IEC960923" w:date="2013-05-08T12:59:00Z">
              <w:tcPr>
                <w:tcW w:w="5088" w:type="dxa"/>
                <w:gridSpan w:val="5"/>
              </w:tcPr>
            </w:tcPrChange>
          </w:tcPr>
          <w:p w:rsidR="008C6D76" w:rsidRDefault="00E9510F" w:rsidP="006E163E">
            <w:pPr>
              <w:jc w:val="left"/>
              <w:rPr>
                <w:ins w:id="121" w:author="itc211017" w:date="2012-03-22T09:55:00Z"/>
                <w:rFonts w:ascii="Arial" w:eastAsia="SimSun" w:hAnsi="Arial" w:cs="Times New Roman"/>
                <w:szCs w:val="18"/>
              </w:rPr>
            </w:pPr>
            <w:ins w:id="122" w:author="Gao, Guan-Wei (高貫偉 ITC)" w:date="2012-04-10T15:11:00Z">
              <w:r>
                <w:rPr>
                  <w:rFonts w:ascii="SimSun" w:hAnsi="SimSun" w:hint="eastAsia"/>
                  <w:color w:val="1F497D" w:themeColor="dark2"/>
                </w:rPr>
                <w:t>增加巴西标签的</w:t>
              </w:r>
              <w:r>
                <w:rPr>
                  <w:rFonts w:ascii="SimSun" w:hAnsi="SimSun" w:hint="eastAsia"/>
                  <w:color w:val="1F497D" w:themeColor="dark2"/>
                </w:rPr>
                <w:t>Check</w:t>
              </w:r>
              <w:r>
                <w:rPr>
                  <w:rFonts w:ascii="SimSun" w:hAnsi="SimSun" w:hint="eastAsia"/>
                  <w:color w:val="1F497D" w:themeColor="dark2"/>
                </w:rPr>
                <w:t>；修改</w:t>
              </w:r>
              <w:r>
                <w:rPr>
                  <w:rFonts w:ascii="SimSun" w:hAnsi="SimSun" w:hint="eastAsia"/>
                  <w:color w:val="1F497D" w:themeColor="dark2"/>
                </w:rPr>
                <w:t>PP</w:t>
              </w:r>
              <w:r>
                <w:rPr>
                  <w:rFonts w:ascii="SimSun" w:hAnsi="SimSun" w:hint="eastAsia"/>
                  <w:color w:val="1F497D" w:themeColor="dark2"/>
                </w:rPr>
                <w:t>类资产标签的获取方法和显示格式</w:t>
              </w:r>
            </w:ins>
          </w:p>
        </w:tc>
        <w:tc>
          <w:tcPr>
            <w:tcW w:w="1350" w:type="dxa"/>
            <w:tcPrChange w:id="123" w:author="IEC960923" w:date="2013-05-08T12:59:00Z">
              <w:tcPr>
                <w:tcW w:w="1080" w:type="dxa"/>
                <w:gridSpan w:val="2"/>
              </w:tcPr>
            </w:tcPrChange>
          </w:tcPr>
          <w:p w:rsidR="008C6D76" w:rsidRPr="00E9510F" w:rsidRDefault="00E9510F" w:rsidP="006E163E">
            <w:pPr>
              <w:jc w:val="left"/>
              <w:rPr>
                <w:ins w:id="124" w:author="itc211017" w:date="2012-03-22T09:55:00Z"/>
                <w:rFonts w:ascii="Arial" w:eastAsia="SimSun" w:hAnsi="Arial"/>
                <w:szCs w:val="18"/>
              </w:rPr>
            </w:pPr>
            <w:ins w:id="125" w:author="Gao, Guan-Wei (高貫偉 ITC)" w:date="2012-04-10T15:11:00Z">
              <w:r>
                <w:rPr>
                  <w:rFonts w:ascii="Arial" w:eastAsia="SimSun" w:hAnsi="Arial" w:hint="eastAsia"/>
                  <w:szCs w:val="18"/>
                </w:rPr>
                <w:t>2012-4-10</w:t>
              </w:r>
            </w:ins>
          </w:p>
        </w:tc>
        <w:tc>
          <w:tcPr>
            <w:tcW w:w="764" w:type="dxa"/>
            <w:tcPrChange w:id="126" w:author="IEC960923" w:date="2013-05-08T12:59:00Z">
              <w:tcPr>
                <w:tcW w:w="764" w:type="dxa"/>
                <w:gridSpan w:val="2"/>
              </w:tcPr>
            </w:tcPrChange>
          </w:tcPr>
          <w:p w:rsidR="008C6D76" w:rsidRPr="00E9510F" w:rsidRDefault="00E9510F" w:rsidP="006E163E">
            <w:pPr>
              <w:jc w:val="left"/>
              <w:rPr>
                <w:ins w:id="127" w:author="itc211017" w:date="2012-03-22T09:55:00Z"/>
                <w:rFonts w:ascii="Arial" w:eastAsia="SimSun" w:hAnsi="Arial" w:cs="Times New Roman"/>
                <w:szCs w:val="18"/>
              </w:rPr>
            </w:pPr>
            <w:ins w:id="128" w:author="Gao, Guan-Wei (高貫偉 ITC)" w:date="2012-04-10T15:11:00Z">
              <w:r>
                <w:rPr>
                  <w:rFonts w:ascii="Arial" w:eastAsia="SimSun" w:hAnsi="Arial" w:cs="Times New Roman" w:hint="eastAsia"/>
                  <w:szCs w:val="18"/>
                </w:rPr>
                <w:t>0.01a</w:t>
              </w:r>
            </w:ins>
          </w:p>
        </w:tc>
      </w:tr>
      <w:tr w:rsidR="00985647" w:rsidRPr="00DA0C6B" w:rsidTr="00A95463">
        <w:tblPrEx>
          <w:tblPrExChange w:id="129" w:author="IEC960923" w:date="2013-05-08T12:59:00Z">
            <w:tblPrEx>
              <w:tblLayout w:type="fixed"/>
            </w:tblPrEx>
          </w:tblPrExChange>
        </w:tblPrEx>
        <w:trPr>
          <w:jc w:val="center"/>
          <w:ins w:id="130" w:author="Gao, Guan-Wei (高貫偉 ITC)" w:date="2012-04-10T15:10:00Z"/>
          <w:trPrChange w:id="131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132" w:author="IEC960923" w:date="2013-05-08T12:59:00Z">
              <w:tcPr>
                <w:tcW w:w="558" w:type="dxa"/>
                <w:gridSpan w:val="2"/>
              </w:tcPr>
            </w:tcPrChange>
          </w:tcPr>
          <w:p w:rsidR="00E9510F" w:rsidRPr="00D80D8E" w:rsidRDefault="00D80D8E" w:rsidP="00665B78">
            <w:pPr>
              <w:jc w:val="left"/>
              <w:rPr>
                <w:ins w:id="133" w:author="Gao, Guan-Wei (高貫偉 ITC)" w:date="2012-04-10T15:10:00Z"/>
                <w:rFonts w:ascii="Arial" w:eastAsia="SimSun" w:hAnsi="Arial" w:cs="Times New Roman"/>
                <w:szCs w:val="18"/>
              </w:rPr>
            </w:pPr>
            <w:ins w:id="134" w:author="Gao, Guan-Wei (高貫偉 ITC)" w:date="2012-04-13T15:34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</w:p>
        </w:tc>
        <w:tc>
          <w:tcPr>
            <w:tcW w:w="720" w:type="dxa"/>
            <w:tcPrChange w:id="135" w:author="IEC960923" w:date="2013-05-08T12:59:00Z">
              <w:tcPr>
                <w:tcW w:w="626" w:type="dxa"/>
                <w:gridSpan w:val="2"/>
              </w:tcPr>
            </w:tcPrChange>
          </w:tcPr>
          <w:p w:rsidR="00E9510F" w:rsidRPr="00D80D8E" w:rsidRDefault="00D80D8E" w:rsidP="00665B78">
            <w:pPr>
              <w:jc w:val="left"/>
              <w:rPr>
                <w:ins w:id="136" w:author="Gao, Guan-Wei (高貫偉 ITC)" w:date="2012-04-10T15:10:00Z"/>
                <w:rFonts w:ascii="Arial" w:eastAsia="SimSun" w:hAnsi="Arial" w:cs="Times New Roman"/>
                <w:szCs w:val="18"/>
              </w:rPr>
            </w:pPr>
            <w:ins w:id="137" w:author="Gao, Guan-Wei (高貫偉 ITC)" w:date="2012-04-13T15:34:00Z">
              <w:r>
                <w:rPr>
                  <w:rFonts w:ascii="Arial" w:eastAsia="SimSun" w:hAnsi="Arial" w:cs="Times New Roman" w:hint="eastAsia"/>
                  <w:szCs w:val="18"/>
                </w:rPr>
                <w:t>卡站</w:t>
              </w:r>
            </w:ins>
          </w:p>
        </w:tc>
        <w:tc>
          <w:tcPr>
            <w:tcW w:w="1395" w:type="dxa"/>
            <w:tcPrChange w:id="138" w:author="IEC960923" w:date="2013-05-08T12:59:00Z">
              <w:tcPr>
                <w:tcW w:w="1084" w:type="dxa"/>
                <w:gridSpan w:val="3"/>
              </w:tcPr>
            </w:tcPrChange>
          </w:tcPr>
          <w:p w:rsidR="00E9510F" w:rsidRPr="00D80D8E" w:rsidRDefault="00D80D8E" w:rsidP="00665B78">
            <w:pPr>
              <w:jc w:val="left"/>
              <w:rPr>
                <w:ins w:id="139" w:author="Gao, Guan-Wei (高貫偉 ITC)" w:date="2012-04-10T15:10:00Z"/>
                <w:rFonts w:ascii="Arial" w:eastAsia="SimSun" w:hAnsi="Arial" w:cs="Times New Roman"/>
                <w:szCs w:val="18"/>
              </w:rPr>
            </w:pPr>
            <w:ins w:id="140" w:author="Gao, Guan-Wei (高貫偉 ITC)" w:date="2012-04-13T15:34:00Z">
              <w:r>
                <w:rPr>
                  <w:rFonts w:ascii="Arial" w:eastAsia="SimSun" w:hAnsi="Arial" w:cs="Times New Roman" w:hint="eastAsia"/>
                  <w:szCs w:val="18"/>
                </w:rPr>
                <w:t>UC Bug</w:t>
              </w:r>
            </w:ins>
          </w:p>
        </w:tc>
        <w:tc>
          <w:tcPr>
            <w:tcW w:w="3465" w:type="dxa"/>
            <w:tcPrChange w:id="141" w:author="IEC960923" w:date="2013-05-08T12:59:00Z">
              <w:tcPr>
                <w:tcW w:w="4230" w:type="dxa"/>
                <w:gridSpan w:val="3"/>
              </w:tcPr>
            </w:tcPrChange>
          </w:tcPr>
          <w:p w:rsidR="00E9510F" w:rsidRPr="00D80D8E" w:rsidRDefault="00D80D8E" w:rsidP="006E163E">
            <w:pPr>
              <w:jc w:val="left"/>
              <w:rPr>
                <w:ins w:id="142" w:author="Gao, Guan-Wei (高貫偉 ITC)" w:date="2012-04-10T15:10:00Z"/>
                <w:rFonts w:ascii="Arial" w:eastAsia="SimSun" w:hAnsi="Arial" w:cs="Times New Roman"/>
                <w:szCs w:val="18"/>
              </w:rPr>
            </w:pPr>
            <w:ins w:id="143" w:author="Gao, Guan-Wei (高貫偉 ITC)" w:date="2012-04-13T15:34:00Z">
              <w:r>
                <w:rPr>
                  <w:rFonts w:ascii="Arial" w:eastAsia="SimSun" w:hAnsi="Arial" w:cs="Times New Roman" w:hint="eastAsia"/>
                  <w:szCs w:val="18"/>
                </w:rPr>
                <w:t>修改资产标签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ATSN1/ATSN3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的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check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方式</w:t>
              </w:r>
            </w:ins>
          </w:p>
        </w:tc>
        <w:tc>
          <w:tcPr>
            <w:tcW w:w="1350" w:type="dxa"/>
            <w:tcPrChange w:id="144" w:author="IEC960923" w:date="2013-05-08T12:59:00Z">
              <w:tcPr>
                <w:tcW w:w="1260" w:type="dxa"/>
                <w:gridSpan w:val="3"/>
              </w:tcPr>
            </w:tcPrChange>
          </w:tcPr>
          <w:p w:rsidR="00E9510F" w:rsidRPr="00D80D8E" w:rsidRDefault="00D80D8E" w:rsidP="006E163E">
            <w:pPr>
              <w:jc w:val="left"/>
              <w:rPr>
                <w:ins w:id="145" w:author="Gao, Guan-Wei (高貫偉 ITC)" w:date="2012-04-10T15:10:00Z"/>
                <w:rFonts w:ascii="Arial" w:eastAsia="SimSun" w:hAnsi="Arial"/>
                <w:szCs w:val="18"/>
              </w:rPr>
            </w:pPr>
            <w:ins w:id="146" w:author="Gao, Guan-Wei (高貫偉 ITC)" w:date="2012-04-13T15:34:00Z">
              <w:r>
                <w:rPr>
                  <w:rFonts w:ascii="Arial" w:eastAsia="SimSun" w:hAnsi="Arial" w:hint="eastAsia"/>
                  <w:szCs w:val="18"/>
                </w:rPr>
                <w:t>2012-4</w:t>
              </w:r>
            </w:ins>
            <w:ins w:id="147" w:author="Gao, Guan-Wei (高貫偉 ITC)" w:date="2012-04-13T15:35:00Z">
              <w:r>
                <w:rPr>
                  <w:rFonts w:ascii="Arial" w:eastAsia="SimSun" w:hAnsi="Arial" w:hint="eastAsia"/>
                  <w:szCs w:val="18"/>
                </w:rPr>
                <w:t>-13</w:t>
              </w:r>
            </w:ins>
          </w:p>
        </w:tc>
        <w:tc>
          <w:tcPr>
            <w:tcW w:w="764" w:type="dxa"/>
            <w:tcPrChange w:id="148" w:author="IEC960923" w:date="2013-05-08T12:59:00Z">
              <w:tcPr>
                <w:tcW w:w="764" w:type="dxa"/>
                <w:gridSpan w:val="2"/>
              </w:tcPr>
            </w:tcPrChange>
          </w:tcPr>
          <w:p w:rsidR="00E9510F" w:rsidRPr="00D80D8E" w:rsidRDefault="00D80D8E" w:rsidP="006E163E">
            <w:pPr>
              <w:jc w:val="left"/>
              <w:rPr>
                <w:ins w:id="149" w:author="Gao, Guan-Wei (高貫偉 ITC)" w:date="2012-04-10T15:10:00Z"/>
                <w:rFonts w:ascii="Arial" w:eastAsia="SimSun" w:hAnsi="Arial" w:cs="Times New Roman"/>
                <w:szCs w:val="18"/>
              </w:rPr>
            </w:pPr>
            <w:ins w:id="150" w:author="Gao, Guan-Wei (高貫偉 ITC)" w:date="2012-04-13T15:35:00Z">
              <w:r>
                <w:rPr>
                  <w:rFonts w:ascii="Arial" w:eastAsia="SimSun" w:hAnsi="Arial" w:cs="Times New Roman" w:hint="eastAsia"/>
                  <w:szCs w:val="18"/>
                </w:rPr>
                <w:t>0.01a</w:t>
              </w:r>
            </w:ins>
          </w:p>
        </w:tc>
      </w:tr>
      <w:tr w:rsidR="00985647" w:rsidRPr="00DA0C6B" w:rsidTr="00A95463">
        <w:tblPrEx>
          <w:tblPrExChange w:id="151" w:author="IEC960923" w:date="2013-05-08T12:59:00Z">
            <w:tblPrEx>
              <w:tblLayout w:type="fixed"/>
            </w:tblPrEx>
          </w:tblPrExChange>
        </w:tblPrEx>
        <w:trPr>
          <w:jc w:val="center"/>
          <w:ins w:id="152" w:author="itc211017" w:date="2012-03-22T09:55:00Z"/>
          <w:trPrChange w:id="153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154" w:author="IEC960923" w:date="2013-05-08T12:59:00Z">
              <w:tcPr>
                <w:tcW w:w="316" w:type="dxa"/>
              </w:tcPr>
            </w:tcPrChange>
          </w:tcPr>
          <w:p w:rsidR="008C6D76" w:rsidRPr="00C00DD3" w:rsidRDefault="00C00DD3" w:rsidP="00665B78">
            <w:pPr>
              <w:jc w:val="left"/>
              <w:rPr>
                <w:ins w:id="155" w:author="itc211017" w:date="2012-03-22T09:55:00Z"/>
                <w:rFonts w:ascii="Arial" w:eastAsia="SimSun" w:hAnsi="Arial" w:cs="Times New Roman"/>
                <w:szCs w:val="18"/>
              </w:rPr>
            </w:pPr>
            <w:ins w:id="156" w:author="Gao, Guan-Wei (高貫偉 ITC)" w:date="2012-04-17T13:51:00Z">
              <w:r>
                <w:rPr>
                  <w:rFonts w:ascii="Arial" w:eastAsia="SimSun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720" w:type="dxa"/>
            <w:tcPrChange w:id="157" w:author="IEC960923" w:date="2013-05-08T12:59:00Z">
              <w:tcPr>
                <w:tcW w:w="868" w:type="dxa"/>
                <w:gridSpan w:val="3"/>
              </w:tcPr>
            </w:tcPrChange>
          </w:tcPr>
          <w:p w:rsidR="008C6D76" w:rsidRPr="00C00DD3" w:rsidRDefault="00C00DD3" w:rsidP="00665B78">
            <w:pPr>
              <w:jc w:val="left"/>
              <w:rPr>
                <w:ins w:id="158" w:author="itc211017" w:date="2012-03-22T09:55:00Z"/>
                <w:rFonts w:ascii="Arial" w:eastAsia="SimSun" w:hAnsi="Arial" w:cs="Times New Roman"/>
                <w:szCs w:val="18"/>
              </w:rPr>
            </w:pPr>
            <w:ins w:id="159" w:author="Gao, Guan-Wei (高貫偉 ITC)" w:date="2012-04-17T13:51:00Z">
              <w:r>
                <w:rPr>
                  <w:rFonts w:ascii="Arial" w:eastAsia="SimSun" w:hAnsi="Arial" w:cs="Times New Roman" w:hint="eastAsia"/>
                  <w:szCs w:val="18"/>
                </w:rPr>
                <w:t>抽检</w:t>
              </w:r>
            </w:ins>
          </w:p>
        </w:tc>
        <w:tc>
          <w:tcPr>
            <w:tcW w:w="1395" w:type="dxa"/>
            <w:tcPrChange w:id="160" w:author="IEC960923" w:date="2013-05-08T12:59:00Z">
              <w:tcPr>
                <w:tcW w:w="406" w:type="dxa"/>
                <w:gridSpan w:val="2"/>
              </w:tcPr>
            </w:tcPrChange>
          </w:tcPr>
          <w:p w:rsidR="008C6D76" w:rsidRPr="00C00DD3" w:rsidRDefault="00C00DD3" w:rsidP="00665B78">
            <w:pPr>
              <w:jc w:val="left"/>
              <w:rPr>
                <w:ins w:id="161" w:author="itc211017" w:date="2012-03-22T09:55:00Z"/>
                <w:rFonts w:ascii="Arial" w:eastAsia="SimSun" w:hAnsi="Arial" w:cs="Times New Roman"/>
                <w:szCs w:val="18"/>
              </w:rPr>
            </w:pPr>
            <w:ins w:id="162" w:author="Gao, Guan-Wei (高貫偉 ITC)" w:date="2012-04-17T13:51:00Z">
              <w:r>
                <w:rPr>
                  <w:rFonts w:ascii="Arial" w:eastAsia="SimSun" w:hAnsi="Arial" w:cs="Times New Roman" w:hint="eastAsia"/>
                  <w:szCs w:val="18"/>
                </w:rPr>
                <w:t>需求变动</w:t>
              </w:r>
            </w:ins>
          </w:p>
        </w:tc>
        <w:tc>
          <w:tcPr>
            <w:tcW w:w="3465" w:type="dxa"/>
            <w:tcPrChange w:id="163" w:author="IEC960923" w:date="2013-05-08T12:59:00Z">
              <w:tcPr>
                <w:tcW w:w="5088" w:type="dxa"/>
                <w:gridSpan w:val="5"/>
              </w:tcPr>
            </w:tcPrChange>
          </w:tcPr>
          <w:p w:rsidR="008C6D76" w:rsidRPr="00C00DD3" w:rsidRDefault="00C00DD3" w:rsidP="006E163E">
            <w:pPr>
              <w:jc w:val="left"/>
              <w:rPr>
                <w:ins w:id="164" w:author="itc211017" w:date="2012-03-22T09:55:00Z"/>
                <w:rFonts w:ascii="Arial" w:eastAsia="SimSun" w:hAnsi="Arial" w:cs="Times New Roman"/>
                <w:szCs w:val="18"/>
              </w:rPr>
            </w:pPr>
            <w:ins w:id="165" w:author="Gao, Guan-Wei (高貫偉 ITC)" w:date="2012-04-17T13:51:00Z">
              <w:r>
                <w:rPr>
                  <w:rFonts w:ascii="Arial" w:eastAsia="SimSun" w:hAnsi="Arial" w:cs="Times New Roman" w:hint="eastAsia"/>
                  <w:szCs w:val="18"/>
                </w:rPr>
                <w:t>修改抽检算法；删除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PIA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类型</w:t>
              </w:r>
            </w:ins>
            <w:ins w:id="166" w:author="Gao, Guan-Wei (高貫偉 ITC)" w:date="2012-04-17T13:52:00Z">
              <w:r w:rsidR="00B72B6C">
                <w:rPr>
                  <w:rFonts w:ascii="Arial" w:eastAsia="SimSun" w:hAnsi="Arial" w:cs="Times New Roman" w:hint="eastAsia"/>
                  <w:szCs w:val="18"/>
                </w:rPr>
                <w:t>的计算和保存</w:t>
              </w:r>
            </w:ins>
          </w:p>
        </w:tc>
        <w:tc>
          <w:tcPr>
            <w:tcW w:w="1350" w:type="dxa"/>
            <w:tcPrChange w:id="167" w:author="IEC960923" w:date="2013-05-08T12:59:00Z">
              <w:tcPr>
                <w:tcW w:w="1080" w:type="dxa"/>
                <w:gridSpan w:val="2"/>
              </w:tcPr>
            </w:tcPrChange>
          </w:tcPr>
          <w:p w:rsidR="008C6D76" w:rsidRPr="00C00DD3" w:rsidRDefault="00C00DD3" w:rsidP="006E163E">
            <w:pPr>
              <w:jc w:val="left"/>
              <w:rPr>
                <w:ins w:id="168" w:author="itc211017" w:date="2012-03-22T09:55:00Z"/>
                <w:rFonts w:ascii="Arial" w:eastAsia="SimSun" w:hAnsi="Arial"/>
                <w:szCs w:val="18"/>
              </w:rPr>
            </w:pPr>
            <w:ins w:id="169" w:author="Gao, Guan-Wei (高貫偉 ITC)" w:date="2012-04-17T13:51:00Z">
              <w:r>
                <w:rPr>
                  <w:rFonts w:ascii="Arial" w:eastAsia="SimSun" w:hAnsi="Arial" w:hint="eastAsia"/>
                  <w:szCs w:val="18"/>
                </w:rPr>
                <w:t>2012-4-17</w:t>
              </w:r>
            </w:ins>
          </w:p>
        </w:tc>
        <w:tc>
          <w:tcPr>
            <w:tcW w:w="764" w:type="dxa"/>
            <w:tcPrChange w:id="170" w:author="IEC960923" w:date="2013-05-08T12:59:00Z">
              <w:tcPr>
                <w:tcW w:w="764" w:type="dxa"/>
                <w:gridSpan w:val="2"/>
              </w:tcPr>
            </w:tcPrChange>
          </w:tcPr>
          <w:p w:rsidR="008C6D76" w:rsidRPr="00C00DD3" w:rsidRDefault="00C00DD3" w:rsidP="006E163E">
            <w:pPr>
              <w:jc w:val="left"/>
              <w:rPr>
                <w:ins w:id="171" w:author="itc211017" w:date="2012-03-22T09:55:00Z"/>
                <w:rFonts w:ascii="Arial" w:eastAsia="SimSun" w:hAnsi="Arial" w:cs="Times New Roman"/>
                <w:szCs w:val="18"/>
              </w:rPr>
            </w:pPr>
            <w:ins w:id="172" w:author="Gao, Guan-Wei (高貫偉 ITC)" w:date="2012-04-17T13:51:00Z">
              <w:r>
                <w:rPr>
                  <w:rFonts w:ascii="Arial" w:eastAsia="SimSun" w:hAnsi="Arial" w:cs="Times New Roman" w:hint="eastAsia"/>
                  <w:szCs w:val="18"/>
                </w:rPr>
                <w:t>0.01a</w:t>
              </w:r>
            </w:ins>
          </w:p>
        </w:tc>
      </w:tr>
      <w:tr w:rsidR="00985647" w:rsidRPr="00DA0C6B" w:rsidTr="00A95463">
        <w:tblPrEx>
          <w:tblPrExChange w:id="173" w:author="IEC960923" w:date="2013-05-08T12:59:00Z">
            <w:tblPrEx>
              <w:tblLayout w:type="fixed"/>
            </w:tblPrEx>
          </w:tblPrExChange>
        </w:tblPrEx>
        <w:trPr>
          <w:jc w:val="center"/>
          <w:ins w:id="174" w:author="Gao, Guan-Wei (高貫偉 ITC)" w:date="2012-04-19T12:48:00Z"/>
          <w:trPrChange w:id="175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176" w:author="IEC960923" w:date="2013-05-08T12:59:00Z">
              <w:tcPr>
                <w:tcW w:w="558" w:type="dxa"/>
                <w:gridSpan w:val="2"/>
              </w:tcPr>
            </w:tcPrChange>
          </w:tcPr>
          <w:p w:rsidR="002D0FE8" w:rsidRDefault="002D0FE8" w:rsidP="00665B78">
            <w:pPr>
              <w:jc w:val="left"/>
              <w:rPr>
                <w:ins w:id="177" w:author="Gao, Guan-Wei (高貫偉 ITC)" w:date="2012-04-19T12:48:00Z"/>
                <w:rFonts w:ascii="Arial" w:eastAsia="SimSun" w:hAnsi="Arial" w:cs="Times New Roman"/>
                <w:szCs w:val="18"/>
              </w:rPr>
            </w:pPr>
            <w:ins w:id="178" w:author="Gao, Guan-Wei (高貫偉 ITC)" w:date="2012-04-19T12:48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</w:p>
        </w:tc>
        <w:tc>
          <w:tcPr>
            <w:tcW w:w="720" w:type="dxa"/>
            <w:tcPrChange w:id="179" w:author="IEC960923" w:date="2013-05-08T12:59:00Z">
              <w:tcPr>
                <w:tcW w:w="626" w:type="dxa"/>
                <w:gridSpan w:val="2"/>
              </w:tcPr>
            </w:tcPrChange>
          </w:tcPr>
          <w:p w:rsidR="002D0FE8" w:rsidRDefault="002D0FE8" w:rsidP="00665B78">
            <w:pPr>
              <w:jc w:val="left"/>
              <w:rPr>
                <w:ins w:id="180" w:author="Gao, Guan-Wei (高貫偉 ITC)" w:date="2012-04-19T12:48:00Z"/>
                <w:rFonts w:ascii="Arial" w:eastAsia="SimSun" w:hAnsi="Arial" w:cs="Times New Roman"/>
                <w:szCs w:val="18"/>
              </w:rPr>
            </w:pPr>
            <w:ins w:id="181" w:author="Gao, Guan-Wei (高貫偉 ITC)" w:date="2012-04-19T12:48:00Z">
              <w:r>
                <w:rPr>
                  <w:rFonts w:ascii="Arial" w:eastAsia="SimSun" w:hAnsi="Arial" w:cs="Times New Roman" w:hint="eastAsia"/>
                  <w:szCs w:val="18"/>
                </w:rPr>
                <w:t>卡站</w:t>
              </w:r>
            </w:ins>
          </w:p>
        </w:tc>
        <w:tc>
          <w:tcPr>
            <w:tcW w:w="1395" w:type="dxa"/>
            <w:tcPrChange w:id="182" w:author="IEC960923" w:date="2013-05-08T12:59:00Z">
              <w:tcPr>
                <w:tcW w:w="1084" w:type="dxa"/>
                <w:gridSpan w:val="3"/>
              </w:tcPr>
            </w:tcPrChange>
          </w:tcPr>
          <w:p w:rsidR="002D0FE8" w:rsidRDefault="002D0FE8" w:rsidP="00665B78">
            <w:pPr>
              <w:jc w:val="left"/>
              <w:rPr>
                <w:ins w:id="183" w:author="Gao, Guan-Wei (高貫偉 ITC)" w:date="2012-04-19T12:48:00Z"/>
                <w:rFonts w:ascii="Arial" w:eastAsia="SimSun" w:hAnsi="Arial" w:cs="Times New Roman"/>
                <w:szCs w:val="18"/>
              </w:rPr>
            </w:pPr>
            <w:ins w:id="184" w:author="Gao, Guan-Wei (高貫偉 ITC)" w:date="2012-04-19T12:48:00Z">
              <w:r>
                <w:rPr>
                  <w:rFonts w:ascii="Arial" w:eastAsia="SimSun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3465" w:type="dxa"/>
            <w:tcPrChange w:id="185" w:author="IEC960923" w:date="2013-05-08T12:59:00Z">
              <w:tcPr>
                <w:tcW w:w="4230" w:type="dxa"/>
                <w:gridSpan w:val="3"/>
              </w:tcPr>
            </w:tcPrChange>
          </w:tcPr>
          <w:p w:rsidR="002D0FE8" w:rsidRDefault="002D0FE8" w:rsidP="006E163E">
            <w:pPr>
              <w:jc w:val="left"/>
              <w:rPr>
                <w:ins w:id="186" w:author="Gao, Guan-Wei (高貫偉 ITC)" w:date="2012-04-19T12:48:00Z"/>
                <w:rFonts w:ascii="Arial" w:eastAsia="SimSun" w:hAnsi="Arial" w:cs="Times New Roman"/>
                <w:szCs w:val="18"/>
              </w:rPr>
            </w:pPr>
            <w:ins w:id="187" w:author="Gao, Guan-Wei (高貫偉 ITC)" w:date="2012-04-19T12:49:00Z">
              <w:r>
                <w:rPr>
                  <w:rFonts w:ascii="Arial" w:eastAsia="SimSun" w:hAnsi="Arial" w:cs="Times New Roman" w:hint="eastAsia"/>
                  <w:szCs w:val="18"/>
                </w:rPr>
                <w:t xml:space="preserve">CDSI 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机器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Check</w:t>
              </w:r>
            </w:ins>
          </w:p>
        </w:tc>
        <w:tc>
          <w:tcPr>
            <w:tcW w:w="1350" w:type="dxa"/>
            <w:tcPrChange w:id="188" w:author="IEC960923" w:date="2013-05-08T12:59:00Z">
              <w:tcPr>
                <w:tcW w:w="1260" w:type="dxa"/>
                <w:gridSpan w:val="3"/>
              </w:tcPr>
            </w:tcPrChange>
          </w:tcPr>
          <w:p w:rsidR="002D0FE8" w:rsidRDefault="002D0FE8" w:rsidP="006E163E">
            <w:pPr>
              <w:jc w:val="left"/>
              <w:rPr>
                <w:ins w:id="189" w:author="Gao, Guan-Wei (高貫偉 ITC)" w:date="2012-04-19T12:48:00Z"/>
                <w:rFonts w:ascii="Arial" w:eastAsia="SimSun" w:hAnsi="Arial"/>
                <w:szCs w:val="18"/>
              </w:rPr>
            </w:pPr>
            <w:ins w:id="190" w:author="Gao, Guan-Wei (高貫偉 ITC)" w:date="2012-04-19T12:49:00Z">
              <w:r>
                <w:rPr>
                  <w:rFonts w:ascii="Arial" w:eastAsia="SimSun" w:hAnsi="Arial" w:hint="eastAsia"/>
                  <w:szCs w:val="18"/>
                </w:rPr>
                <w:t>2012-4-19</w:t>
              </w:r>
            </w:ins>
          </w:p>
        </w:tc>
        <w:tc>
          <w:tcPr>
            <w:tcW w:w="764" w:type="dxa"/>
            <w:tcPrChange w:id="191" w:author="IEC960923" w:date="2013-05-08T12:59:00Z">
              <w:tcPr>
                <w:tcW w:w="764" w:type="dxa"/>
                <w:gridSpan w:val="2"/>
              </w:tcPr>
            </w:tcPrChange>
          </w:tcPr>
          <w:p w:rsidR="002D0FE8" w:rsidRDefault="002D0FE8" w:rsidP="006E163E">
            <w:pPr>
              <w:jc w:val="left"/>
              <w:rPr>
                <w:ins w:id="192" w:author="Gao, Guan-Wei (高貫偉 ITC)" w:date="2012-04-19T12:48:00Z"/>
                <w:rFonts w:ascii="Arial" w:eastAsia="SimSun" w:hAnsi="Arial" w:cs="Times New Roman"/>
                <w:szCs w:val="18"/>
              </w:rPr>
            </w:pPr>
            <w:ins w:id="193" w:author="Gao, Guan-Wei (高貫偉 ITC)" w:date="2012-04-19T12:49:00Z">
              <w:r>
                <w:rPr>
                  <w:rFonts w:ascii="Arial" w:eastAsia="SimSun" w:hAnsi="Arial" w:cs="Times New Roman" w:hint="eastAsia"/>
                  <w:szCs w:val="18"/>
                </w:rPr>
                <w:t>0.01a</w:t>
              </w:r>
            </w:ins>
          </w:p>
        </w:tc>
      </w:tr>
      <w:tr w:rsidR="00985647" w:rsidRPr="00DA0C6B" w:rsidTr="00A95463">
        <w:tblPrEx>
          <w:tblPrExChange w:id="194" w:author="IEC960923" w:date="2013-05-08T12:59:00Z">
            <w:tblPrEx>
              <w:tblLayout w:type="fixed"/>
            </w:tblPrEx>
          </w:tblPrExChange>
        </w:tblPrEx>
        <w:trPr>
          <w:jc w:val="center"/>
          <w:ins w:id="195" w:author="Gao, Guan-Wei (高貫偉 ITC)" w:date="2012-04-20T16:56:00Z"/>
          <w:trPrChange w:id="196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197" w:author="IEC960923" w:date="2013-05-08T12:59:00Z">
              <w:tcPr>
                <w:tcW w:w="558" w:type="dxa"/>
                <w:gridSpan w:val="2"/>
              </w:tcPr>
            </w:tcPrChange>
          </w:tcPr>
          <w:p w:rsidR="00263F04" w:rsidRDefault="00850CC3" w:rsidP="00665B78">
            <w:pPr>
              <w:jc w:val="left"/>
              <w:rPr>
                <w:ins w:id="198" w:author="Gao, Guan-Wei (高貫偉 ITC)" w:date="2012-04-20T16:56:00Z"/>
                <w:rFonts w:ascii="Arial" w:eastAsia="SimSun" w:hAnsi="Arial" w:cs="Times New Roman"/>
                <w:szCs w:val="18"/>
              </w:rPr>
            </w:pPr>
            <w:ins w:id="199" w:author="Gao, Guan-Wei (高貫偉 ITC)" w:date="2012-04-20T17:02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</w:p>
        </w:tc>
        <w:tc>
          <w:tcPr>
            <w:tcW w:w="720" w:type="dxa"/>
            <w:tcPrChange w:id="200" w:author="IEC960923" w:date="2013-05-08T12:59:00Z">
              <w:tcPr>
                <w:tcW w:w="626" w:type="dxa"/>
                <w:gridSpan w:val="2"/>
              </w:tcPr>
            </w:tcPrChange>
          </w:tcPr>
          <w:p w:rsidR="00263F04" w:rsidRDefault="00850CC3" w:rsidP="00665B78">
            <w:pPr>
              <w:jc w:val="left"/>
              <w:rPr>
                <w:ins w:id="201" w:author="Gao, Guan-Wei (高貫偉 ITC)" w:date="2012-04-20T16:56:00Z"/>
                <w:rFonts w:ascii="Arial" w:eastAsia="SimSun" w:hAnsi="Arial" w:cs="Times New Roman"/>
                <w:szCs w:val="18"/>
              </w:rPr>
            </w:pPr>
            <w:ins w:id="202" w:author="Gao, Guan-Wei (高貫偉 ITC)" w:date="2012-04-20T17:03:00Z">
              <w:r>
                <w:rPr>
                  <w:rFonts w:ascii="Arial" w:eastAsia="SimSun" w:hAnsi="Arial" w:cs="Times New Roman" w:hint="eastAsia"/>
                  <w:szCs w:val="18"/>
                </w:rPr>
                <w:t>Get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资产标签信息</w:t>
              </w:r>
            </w:ins>
          </w:p>
        </w:tc>
        <w:tc>
          <w:tcPr>
            <w:tcW w:w="1395" w:type="dxa"/>
            <w:tcPrChange w:id="203" w:author="IEC960923" w:date="2013-05-08T12:59:00Z">
              <w:tcPr>
                <w:tcW w:w="1084" w:type="dxa"/>
                <w:gridSpan w:val="3"/>
              </w:tcPr>
            </w:tcPrChange>
          </w:tcPr>
          <w:p w:rsidR="00263F04" w:rsidRDefault="00850CC3" w:rsidP="00665B78">
            <w:pPr>
              <w:jc w:val="left"/>
              <w:rPr>
                <w:ins w:id="204" w:author="Gao, Guan-Wei (高貫偉 ITC)" w:date="2012-04-20T16:56:00Z"/>
                <w:rFonts w:ascii="Arial" w:eastAsia="SimSun" w:hAnsi="Arial" w:cs="Times New Roman"/>
                <w:szCs w:val="18"/>
              </w:rPr>
            </w:pPr>
            <w:ins w:id="205" w:author="Gao, Guan-Wei (高貫偉 ITC)" w:date="2012-04-20T17:03:00Z">
              <w:r>
                <w:rPr>
                  <w:rFonts w:ascii="Arial" w:eastAsia="SimSun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3465" w:type="dxa"/>
            <w:tcPrChange w:id="206" w:author="IEC960923" w:date="2013-05-08T12:59:00Z">
              <w:tcPr>
                <w:tcW w:w="4230" w:type="dxa"/>
                <w:gridSpan w:val="3"/>
              </w:tcPr>
            </w:tcPrChange>
          </w:tcPr>
          <w:p w:rsidR="00263F04" w:rsidRDefault="00850CC3" w:rsidP="006E163E">
            <w:pPr>
              <w:jc w:val="left"/>
              <w:rPr>
                <w:ins w:id="207" w:author="Gao, Guan-Wei (高貫偉 ITC)" w:date="2012-04-20T16:56:00Z"/>
                <w:rFonts w:ascii="Arial" w:eastAsia="SimSun" w:hAnsi="Arial" w:cs="Times New Roman"/>
                <w:szCs w:val="18"/>
              </w:rPr>
            </w:pPr>
            <w:ins w:id="208" w:author="Gao, Guan-Wei (高貫偉 ITC)" w:date="2012-04-20T17:03:00Z">
              <w:r>
                <w:rPr>
                  <w:rFonts w:ascii="Arial" w:eastAsia="SimSun" w:hAnsi="Arial" w:cs="Times New Roman" w:hint="eastAsia"/>
                  <w:szCs w:val="18"/>
                </w:rPr>
                <w:t>显示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ATSN2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显示</w:t>
              </w:r>
            </w:ins>
          </w:p>
        </w:tc>
        <w:tc>
          <w:tcPr>
            <w:tcW w:w="1350" w:type="dxa"/>
            <w:tcPrChange w:id="209" w:author="IEC960923" w:date="2013-05-08T12:59:00Z">
              <w:tcPr>
                <w:tcW w:w="1260" w:type="dxa"/>
                <w:gridSpan w:val="3"/>
              </w:tcPr>
            </w:tcPrChange>
          </w:tcPr>
          <w:p w:rsidR="00263F04" w:rsidRDefault="00850CC3" w:rsidP="006E163E">
            <w:pPr>
              <w:jc w:val="left"/>
              <w:rPr>
                <w:ins w:id="210" w:author="Gao, Guan-Wei (高貫偉 ITC)" w:date="2012-04-20T16:56:00Z"/>
                <w:rFonts w:ascii="Arial" w:eastAsia="SimSun" w:hAnsi="Arial"/>
                <w:szCs w:val="18"/>
              </w:rPr>
            </w:pPr>
            <w:ins w:id="211" w:author="Gao, Guan-Wei (高貫偉 ITC)" w:date="2012-04-20T17:03:00Z">
              <w:r>
                <w:rPr>
                  <w:rFonts w:ascii="Arial" w:eastAsia="SimSun" w:hAnsi="Arial" w:hint="eastAsia"/>
                  <w:szCs w:val="18"/>
                </w:rPr>
                <w:t>2012-4-20</w:t>
              </w:r>
            </w:ins>
          </w:p>
        </w:tc>
        <w:tc>
          <w:tcPr>
            <w:tcW w:w="764" w:type="dxa"/>
            <w:tcPrChange w:id="212" w:author="IEC960923" w:date="2013-05-08T12:59:00Z">
              <w:tcPr>
                <w:tcW w:w="764" w:type="dxa"/>
                <w:gridSpan w:val="2"/>
              </w:tcPr>
            </w:tcPrChange>
          </w:tcPr>
          <w:p w:rsidR="00263F04" w:rsidRDefault="00850CC3" w:rsidP="006E163E">
            <w:pPr>
              <w:jc w:val="left"/>
              <w:rPr>
                <w:ins w:id="213" w:author="Gao, Guan-Wei (高貫偉 ITC)" w:date="2012-04-20T16:56:00Z"/>
                <w:rFonts w:ascii="Arial" w:eastAsia="SimSun" w:hAnsi="Arial" w:cs="Times New Roman"/>
                <w:szCs w:val="18"/>
              </w:rPr>
            </w:pPr>
            <w:ins w:id="214" w:author="Gao, Guan-Wei (高貫偉 ITC)" w:date="2012-04-20T17:03:00Z">
              <w:r>
                <w:rPr>
                  <w:rFonts w:ascii="Arial" w:eastAsia="SimSun" w:hAnsi="Arial" w:cs="Times New Roman" w:hint="eastAsia"/>
                  <w:szCs w:val="18"/>
                </w:rPr>
                <w:t>0.01a</w:t>
              </w:r>
            </w:ins>
          </w:p>
        </w:tc>
      </w:tr>
      <w:tr w:rsidR="00985647" w:rsidRPr="00DA0C6B" w:rsidTr="00A95463">
        <w:tblPrEx>
          <w:tblPrExChange w:id="215" w:author="IEC960923" w:date="2013-05-08T12:59:00Z">
            <w:tblPrEx>
              <w:tblLayout w:type="fixed"/>
            </w:tblPrEx>
          </w:tblPrExChange>
        </w:tblPrEx>
        <w:trPr>
          <w:jc w:val="center"/>
          <w:ins w:id="216" w:author="Gao, Guan-Wei (高貫偉 ITC)" w:date="2012-04-23T15:34:00Z"/>
          <w:trPrChange w:id="217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218" w:author="IEC960923" w:date="2013-05-08T12:59:00Z">
              <w:tcPr>
                <w:tcW w:w="558" w:type="dxa"/>
                <w:gridSpan w:val="2"/>
              </w:tcPr>
            </w:tcPrChange>
          </w:tcPr>
          <w:p w:rsidR="00523E1B" w:rsidRDefault="00523E1B" w:rsidP="00665B78">
            <w:pPr>
              <w:jc w:val="left"/>
              <w:rPr>
                <w:ins w:id="219" w:author="Gao, Guan-Wei (高貫偉 ITC)" w:date="2012-04-23T15:34:00Z"/>
                <w:rFonts w:ascii="Arial" w:eastAsia="SimSun" w:hAnsi="Arial" w:cs="Times New Roman"/>
                <w:szCs w:val="18"/>
              </w:rPr>
            </w:pPr>
            <w:ins w:id="220" w:author="Gao, Guan-Wei (高貫偉 ITC)" w:date="2012-04-23T15:34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</w:p>
        </w:tc>
        <w:tc>
          <w:tcPr>
            <w:tcW w:w="720" w:type="dxa"/>
            <w:tcPrChange w:id="221" w:author="IEC960923" w:date="2013-05-08T12:59:00Z">
              <w:tcPr>
                <w:tcW w:w="626" w:type="dxa"/>
                <w:gridSpan w:val="2"/>
              </w:tcPr>
            </w:tcPrChange>
          </w:tcPr>
          <w:p w:rsidR="00523E1B" w:rsidRDefault="00523E1B" w:rsidP="00665B78">
            <w:pPr>
              <w:jc w:val="left"/>
              <w:rPr>
                <w:ins w:id="222" w:author="Gao, Guan-Wei (高貫偉 ITC)" w:date="2012-04-23T15:34:00Z"/>
                <w:rFonts w:ascii="Arial" w:eastAsia="SimSun" w:hAnsi="Arial" w:cs="Times New Roman"/>
                <w:szCs w:val="18"/>
              </w:rPr>
            </w:pPr>
            <w:ins w:id="223" w:author="Gao, Guan-Wei (高貫偉 ITC)" w:date="2012-04-23T15:34:00Z">
              <w:r>
                <w:rPr>
                  <w:rFonts w:ascii="Arial" w:eastAsia="SimSun" w:hAnsi="Arial" w:cs="Times New Roman" w:hint="eastAsia"/>
                  <w:szCs w:val="18"/>
                </w:rPr>
                <w:t>资产标签检查</w:t>
              </w:r>
            </w:ins>
          </w:p>
        </w:tc>
        <w:tc>
          <w:tcPr>
            <w:tcW w:w="1395" w:type="dxa"/>
            <w:tcPrChange w:id="224" w:author="IEC960923" w:date="2013-05-08T12:59:00Z">
              <w:tcPr>
                <w:tcW w:w="1084" w:type="dxa"/>
                <w:gridSpan w:val="3"/>
              </w:tcPr>
            </w:tcPrChange>
          </w:tcPr>
          <w:p w:rsidR="00523E1B" w:rsidRDefault="00523E1B" w:rsidP="00665B78">
            <w:pPr>
              <w:jc w:val="left"/>
              <w:rPr>
                <w:ins w:id="225" w:author="Gao, Guan-Wei (高貫偉 ITC)" w:date="2012-04-23T15:34:00Z"/>
                <w:rFonts w:ascii="Arial" w:eastAsia="SimSun" w:hAnsi="Arial" w:cs="Times New Roman"/>
                <w:szCs w:val="18"/>
              </w:rPr>
            </w:pPr>
            <w:ins w:id="226" w:author="Gao, Guan-Wei (高貫偉 ITC)" w:date="2012-04-23T15:34:00Z">
              <w:r>
                <w:rPr>
                  <w:rFonts w:ascii="Arial" w:eastAsia="SimSun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3465" w:type="dxa"/>
            <w:tcPrChange w:id="227" w:author="IEC960923" w:date="2013-05-08T12:59:00Z">
              <w:tcPr>
                <w:tcW w:w="4230" w:type="dxa"/>
                <w:gridSpan w:val="3"/>
              </w:tcPr>
            </w:tcPrChange>
          </w:tcPr>
          <w:p w:rsidR="00523E1B" w:rsidRDefault="00523E1B" w:rsidP="006E163E">
            <w:pPr>
              <w:jc w:val="left"/>
              <w:rPr>
                <w:ins w:id="228" w:author="Gao, Guan-Wei (高貫偉 ITC)" w:date="2012-04-23T15:34:00Z"/>
                <w:rFonts w:ascii="Arial" w:eastAsia="SimSun" w:hAnsi="Arial" w:cs="Times New Roman"/>
                <w:szCs w:val="18"/>
              </w:rPr>
            </w:pPr>
            <w:ins w:id="229" w:author="Gao, Guan-Wei (高貫偉 ITC)" w:date="2012-04-23T15:34:00Z">
              <w:r>
                <w:rPr>
                  <w:rFonts w:ascii="Arial" w:eastAsia="SimSun" w:hAnsi="Arial" w:cs="Times New Roman" w:hint="eastAsia"/>
                  <w:szCs w:val="18"/>
                </w:rPr>
                <w:t>检查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PP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类打印记录，若没有记录，则报错！</w:t>
              </w:r>
            </w:ins>
          </w:p>
        </w:tc>
        <w:tc>
          <w:tcPr>
            <w:tcW w:w="1350" w:type="dxa"/>
            <w:tcPrChange w:id="230" w:author="IEC960923" w:date="2013-05-08T12:59:00Z">
              <w:tcPr>
                <w:tcW w:w="1260" w:type="dxa"/>
                <w:gridSpan w:val="3"/>
              </w:tcPr>
            </w:tcPrChange>
          </w:tcPr>
          <w:p w:rsidR="00523E1B" w:rsidRDefault="00523E1B" w:rsidP="006E163E">
            <w:pPr>
              <w:jc w:val="left"/>
              <w:rPr>
                <w:ins w:id="231" w:author="Gao, Guan-Wei (高貫偉 ITC)" w:date="2012-04-23T15:34:00Z"/>
                <w:rFonts w:ascii="Arial" w:eastAsia="SimSun" w:hAnsi="Arial"/>
                <w:szCs w:val="18"/>
              </w:rPr>
            </w:pPr>
            <w:ins w:id="232" w:author="Gao, Guan-Wei (高貫偉 ITC)" w:date="2012-04-23T15:34:00Z">
              <w:r>
                <w:rPr>
                  <w:rFonts w:ascii="Arial" w:eastAsia="SimSun" w:hAnsi="Arial" w:hint="eastAsia"/>
                  <w:szCs w:val="18"/>
                </w:rPr>
                <w:t>2012-4-23</w:t>
              </w:r>
            </w:ins>
          </w:p>
        </w:tc>
        <w:tc>
          <w:tcPr>
            <w:tcW w:w="764" w:type="dxa"/>
            <w:tcPrChange w:id="233" w:author="IEC960923" w:date="2013-05-08T12:59:00Z">
              <w:tcPr>
                <w:tcW w:w="764" w:type="dxa"/>
                <w:gridSpan w:val="2"/>
              </w:tcPr>
            </w:tcPrChange>
          </w:tcPr>
          <w:p w:rsidR="00523E1B" w:rsidRDefault="00523E1B" w:rsidP="006E163E">
            <w:pPr>
              <w:jc w:val="left"/>
              <w:rPr>
                <w:ins w:id="234" w:author="Gao, Guan-Wei (高貫偉 ITC)" w:date="2012-04-23T15:34:00Z"/>
                <w:rFonts w:ascii="Arial" w:eastAsia="SimSun" w:hAnsi="Arial" w:cs="Times New Roman"/>
                <w:szCs w:val="18"/>
              </w:rPr>
            </w:pPr>
            <w:ins w:id="235" w:author="Gao, Guan-Wei (高貫偉 ITC)" w:date="2012-04-23T15:35:00Z">
              <w:r>
                <w:rPr>
                  <w:rFonts w:ascii="Arial" w:eastAsia="SimSun" w:hAnsi="Arial" w:cs="Times New Roman" w:hint="eastAsia"/>
                  <w:szCs w:val="18"/>
                </w:rPr>
                <w:t>0.01a</w:t>
              </w:r>
            </w:ins>
          </w:p>
        </w:tc>
      </w:tr>
      <w:tr w:rsidR="00985647" w:rsidRPr="00DA0C6B" w:rsidTr="00A95463">
        <w:tblPrEx>
          <w:tblPrExChange w:id="236" w:author="IEC960923" w:date="2013-05-08T12:59:00Z">
            <w:tblPrEx>
              <w:tblLayout w:type="fixed"/>
            </w:tblPrEx>
          </w:tblPrExChange>
        </w:tblPrEx>
        <w:trPr>
          <w:jc w:val="center"/>
          <w:ins w:id="237" w:author="Gao, Guan-Wei (高貫偉 ITC)" w:date="2012-04-24T11:36:00Z"/>
          <w:trPrChange w:id="238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239" w:author="IEC960923" w:date="2013-05-08T12:59:00Z">
              <w:tcPr>
                <w:tcW w:w="558" w:type="dxa"/>
                <w:gridSpan w:val="2"/>
              </w:tcPr>
            </w:tcPrChange>
          </w:tcPr>
          <w:p w:rsidR="00B2694A" w:rsidRDefault="00B2694A" w:rsidP="00665B78">
            <w:pPr>
              <w:jc w:val="left"/>
              <w:rPr>
                <w:ins w:id="240" w:author="Gao, Guan-Wei (高貫偉 ITC)" w:date="2012-04-24T11:36:00Z"/>
                <w:rFonts w:ascii="Arial" w:eastAsia="SimSun" w:hAnsi="Arial" w:cs="Times New Roman"/>
                <w:szCs w:val="18"/>
              </w:rPr>
            </w:pPr>
            <w:ins w:id="241" w:author="Gao, Guan-Wei (高貫偉 ITC)" w:date="2012-04-24T11:36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</w:p>
        </w:tc>
        <w:tc>
          <w:tcPr>
            <w:tcW w:w="720" w:type="dxa"/>
            <w:tcPrChange w:id="242" w:author="IEC960923" w:date="2013-05-08T12:59:00Z">
              <w:tcPr>
                <w:tcW w:w="626" w:type="dxa"/>
                <w:gridSpan w:val="2"/>
              </w:tcPr>
            </w:tcPrChange>
          </w:tcPr>
          <w:p w:rsidR="00B2694A" w:rsidRDefault="00B2694A" w:rsidP="00665B78">
            <w:pPr>
              <w:jc w:val="left"/>
              <w:rPr>
                <w:ins w:id="243" w:author="Gao, Guan-Wei (高貫偉 ITC)" w:date="2012-04-24T11:36:00Z"/>
                <w:rFonts w:ascii="Arial" w:eastAsia="SimSun" w:hAnsi="Arial" w:cs="Times New Roman"/>
                <w:szCs w:val="18"/>
              </w:rPr>
            </w:pPr>
            <w:ins w:id="244" w:author="Gao, Guan-Wei (高貫偉 ITC)" w:date="2012-04-24T11:36:00Z">
              <w:r>
                <w:rPr>
                  <w:rFonts w:ascii="Arial" w:eastAsia="SimSun" w:hAnsi="Arial" w:cs="Times New Roman" w:hint="eastAsia"/>
                  <w:szCs w:val="18"/>
                </w:rPr>
                <w:t xml:space="preserve">Input 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资产标签</w:t>
              </w:r>
            </w:ins>
          </w:p>
        </w:tc>
        <w:tc>
          <w:tcPr>
            <w:tcW w:w="1395" w:type="dxa"/>
            <w:tcPrChange w:id="245" w:author="IEC960923" w:date="2013-05-08T12:59:00Z">
              <w:tcPr>
                <w:tcW w:w="1084" w:type="dxa"/>
                <w:gridSpan w:val="3"/>
              </w:tcPr>
            </w:tcPrChange>
          </w:tcPr>
          <w:p w:rsidR="00B2694A" w:rsidRDefault="00B2694A" w:rsidP="00665B78">
            <w:pPr>
              <w:jc w:val="left"/>
              <w:rPr>
                <w:ins w:id="246" w:author="Gao, Guan-Wei (高貫偉 ITC)" w:date="2012-04-24T11:36:00Z"/>
                <w:rFonts w:ascii="Arial" w:eastAsia="SimSun" w:hAnsi="Arial" w:cs="Times New Roman"/>
                <w:szCs w:val="18"/>
              </w:rPr>
            </w:pPr>
            <w:ins w:id="247" w:author="Gao, Guan-Wei (高貫偉 ITC)" w:date="2012-04-24T11:36:00Z">
              <w:r>
                <w:rPr>
                  <w:rFonts w:ascii="Arial" w:eastAsia="SimSun" w:hAnsi="Arial" w:cs="Times New Roman" w:hint="eastAsia"/>
                  <w:szCs w:val="18"/>
                </w:rPr>
                <w:t>UC Bug</w:t>
              </w:r>
            </w:ins>
          </w:p>
        </w:tc>
        <w:tc>
          <w:tcPr>
            <w:tcW w:w="3465" w:type="dxa"/>
            <w:tcPrChange w:id="248" w:author="IEC960923" w:date="2013-05-08T12:59:00Z">
              <w:tcPr>
                <w:tcW w:w="4230" w:type="dxa"/>
                <w:gridSpan w:val="3"/>
              </w:tcPr>
            </w:tcPrChange>
          </w:tcPr>
          <w:p w:rsidR="007206CD" w:rsidRDefault="007206CD" w:rsidP="008D7631">
            <w:pPr>
              <w:jc w:val="left"/>
              <w:rPr>
                <w:ins w:id="249" w:author="Gao, Guan-Wei (高貫偉 ITC)" w:date="2012-04-24T11:36:00Z"/>
                <w:rFonts w:ascii="Arial" w:eastAsia="SimSun" w:hAnsi="Arial" w:cs="Times New Roman"/>
                <w:szCs w:val="18"/>
              </w:rPr>
            </w:pPr>
            <w:ins w:id="250" w:author="Gao, Guan-Wei (高貫偉 ITC)" w:date="2012-04-24T11:42:00Z">
              <w:r>
                <w:rPr>
                  <w:rFonts w:ascii="Arial" w:eastAsia="SimSun" w:hAnsi="Arial" w:cs="Times New Roman" w:hint="eastAsia"/>
                  <w:szCs w:val="18"/>
                </w:rPr>
                <w:t xml:space="preserve">1. Add </w:t>
              </w:r>
            </w:ins>
            <w:ins w:id="251" w:author="Gao, Guan-Wei (高貫偉 ITC)" w:date="2012-04-24T11:36:00Z">
              <w:r w:rsidR="00B2694A">
                <w:rPr>
                  <w:rFonts w:ascii="Arial" w:eastAsia="SimSun" w:hAnsi="Arial" w:cs="Times New Roman" w:hint="eastAsia"/>
                  <w:szCs w:val="18"/>
                </w:rPr>
                <w:t>ATSN2</w:t>
              </w:r>
            </w:ins>
            <w:ins w:id="252" w:author="Gao, Guan-Wei (高貫偉 ITC)" w:date="2012-04-24T11:37:00Z">
              <w:r w:rsidR="00AF343F">
                <w:rPr>
                  <w:rFonts w:ascii="Arial" w:eastAsia="SimSun" w:hAnsi="Arial" w:cs="Times New Roman" w:hint="eastAsia"/>
                  <w:szCs w:val="18"/>
                </w:rPr>
                <w:t xml:space="preserve"> </w:t>
              </w:r>
            </w:ins>
            <w:ins w:id="253" w:author="Gao, Guan-Wei (高貫偉 ITC)" w:date="2012-04-24T11:36:00Z">
              <w:r w:rsidR="00B2694A">
                <w:rPr>
                  <w:rFonts w:ascii="Arial" w:eastAsia="SimSun" w:hAnsi="Arial" w:cs="Times New Roman" w:hint="eastAsia"/>
                  <w:szCs w:val="18"/>
                </w:rPr>
                <w:t xml:space="preserve"> Match</w:t>
              </w:r>
            </w:ins>
            <w:ins w:id="254" w:author="Gao, Guan-Wei (高貫偉 ITC)" w:date="2012-04-24T11:37:00Z">
              <w:r>
                <w:rPr>
                  <w:rFonts w:ascii="Arial" w:eastAsia="SimSun" w:hAnsi="Arial" w:cs="Times New Roman" w:hint="eastAsia"/>
                  <w:szCs w:val="18"/>
                </w:rPr>
                <w:t xml:space="preserve"> and Check</w:t>
              </w:r>
            </w:ins>
          </w:p>
        </w:tc>
        <w:tc>
          <w:tcPr>
            <w:tcW w:w="1350" w:type="dxa"/>
            <w:tcPrChange w:id="255" w:author="IEC960923" w:date="2013-05-08T12:59:00Z">
              <w:tcPr>
                <w:tcW w:w="1260" w:type="dxa"/>
                <w:gridSpan w:val="3"/>
              </w:tcPr>
            </w:tcPrChange>
          </w:tcPr>
          <w:p w:rsidR="00B2694A" w:rsidRDefault="00B2694A" w:rsidP="006E163E">
            <w:pPr>
              <w:jc w:val="left"/>
              <w:rPr>
                <w:ins w:id="256" w:author="Gao, Guan-Wei (高貫偉 ITC)" w:date="2012-04-24T11:36:00Z"/>
                <w:rFonts w:ascii="Arial" w:eastAsia="SimSun" w:hAnsi="Arial"/>
                <w:szCs w:val="18"/>
              </w:rPr>
            </w:pPr>
            <w:ins w:id="257" w:author="Gao, Guan-Wei (高貫偉 ITC)" w:date="2012-04-24T11:36:00Z">
              <w:r>
                <w:rPr>
                  <w:rFonts w:ascii="Arial" w:eastAsia="SimSun" w:hAnsi="Arial" w:hint="eastAsia"/>
                  <w:szCs w:val="18"/>
                </w:rPr>
                <w:t>2012-4-24</w:t>
              </w:r>
            </w:ins>
          </w:p>
        </w:tc>
        <w:tc>
          <w:tcPr>
            <w:tcW w:w="764" w:type="dxa"/>
            <w:tcPrChange w:id="258" w:author="IEC960923" w:date="2013-05-08T12:59:00Z">
              <w:tcPr>
                <w:tcW w:w="764" w:type="dxa"/>
                <w:gridSpan w:val="2"/>
              </w:tcPr>
            </w:tcPrChange>
          </w:tcPr>
          <w:p w:rsidR="00B2694A" w:rsidRDefault="00B2694A" w:rsidP="006E163E">
            <w:pPr>
              <w:jc w:val="left"/>
              <w:rPr>
                <w:ins w:id="259" w:author="Gao, Guan-Wei (高貫偉 ITC)" w:date="2012-04-24T11:36:00Z"/>
                <w:rFonts w:ascii="Arial" w:eastAsia="SimSun" w:hAnsi="Arial" w:cs="Times New Roman"/>
                <w:szCs w:val="18"/>
              </w:rPr>
            </w:pPr>
            <w:ins w:id="260" w:author="Gao, Guan-Wei (高貫偉 ITC)" w:date="2012-04-24T11:36:00Z">
              <w:r>
                <w:rPr>
                  <w:rFonts w:ascii="Arial" w:eastAsia="SimSun" w:hAnsi="Arial" w:cs="Times New Roman" w:hint="eastAsia"/>
                  <w:szCs w:val="18"/>
                </w:rPr>
                <w:t>0.01a</w:t>
              </w:r>
            </w:ins>
          </w:p>
        </w:tc>
      </w:tr>
      <w:tr w:rsidR="00985647" w:rsidRPr="00DA0C6B" w:rsidTr="00A95463">
        <w:tblPrEx>
          <w:tblPrExChange w:id="261" w:author="IEC960923" w:date="2013-05-08T12:59:00Z">
            <w:tblPrEx>
              <w:tblLayout w:type="fixed"/>
            </w:tblPrEx>
          </w:tblPrExChange>
        </w:tblPrEx>
        <w:trPr>
          <w:jc w:val="center"/>
          <w:ins w:id="262" w:author="Gao, Guan-Wei (高貫偉 ITC)" w:date="2012-05-24T11:07:00Z"/>
          <w:trPrChange w:id="263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264" w:author="IEC960923" w:date="2013-05-08T12:59:00Z">
              <w:tcPr>
                <w:tcW w:w="558" w:type="dxa"/>
                <w:gridSpan w:val="2"/>
              </w:tcPr>
            </w:tcPrChange>
          </w:tcPr>
          <w:p w:rsidR="00053DD5" w:rsidRDefault="00053DD5" w:rsidP="00665B78">
            <w:pPr>
              <w:jc w:val="left"/>
              <w:rPr>
                <w:ins w:id="265" w:author="Gao, Guan-Wei (高貫偉 ITC)" w:date="2012-05-24T11:07:00Z"/>
                <w:rFonts w:ascii="Arial" w:eastAsia="SimSun" w:hAnsi="Arial" w:cs="Times New Roman"/>
                <w:szCs w:val="18"/>
              </w:rPr>
            </w:pPr>
            <w:ins w:id="266" w:author="Gao, Guan-Wei (高貫偉 ITC)" w:date="2012-05-24T11:07:00Z">
              <w:r>
                <w:rPr>
                  <w:rFonts w:ascii="Arial" w:eastAsia="SimSun" w:hAnsi="Arial" w:cs="Times New Roman" w:hint="eastAsia"/>
                  <w:szCs w:val="18"/>
                </w:rPr>
                <w:t>业务</w:t>
              </w:r>
            </w:ins>
            <w:ins w:id="267" w:author="Gao, Guan-Wei (高貫偉 ITC)" w:date="2012-05-24T11:08:00Z">
              <w:r>
                <w:rPr>
                  <w:rFonts w:ascii="Arial" w:eastAsia="SimSun" w:hAnsi="Arial" w:cs="Times New Roman" w:hint="eastAsia"/>
                  <w:szCs w:val="18"/>
                </w:rPr>
                <w:t>规则</w:t>
              </w:r>
            </w:ins>
          </w:p>
        </w:tc>
        <w:tc>
          <w:tcPr>
            <w:tcW w:w="720" w:type="dxa"/>
            <w:tcPrChange w:id="268" w:author="IEC960923" w:date="2013-05-08T12:59:00Z">
              <w:tcPr>
                <w:tcW w:w="626" w:type="dxa"/>
                <w:gridSpan w:val="2"/>
              </w:tcPr>
            </w:tcPrChange>
          </w:tcPr>
          <w:p w:rsidR="00053DD5" w:rsidRDefault="00053DD5" w:rsidP="00665B78">
            <w:pPr>
              <w:jc w:val="left"/>
              <w:rPr>
                <w:ins w:id="269" w:author="Gao, Guan-Wei (高貫偉 ITC)" w:date="2012-05-24T11:07:00Z"/>
                <w:rFonts w:ascii="Arial" w:eastAsia="SimSun" w:hAnsi="Arial" w:cs="Times New Roman"/>
                <w:szCs w:val="18"/>
              </w:rPr>
            </w:pPr>
            <w:ins w:id="270" w:author="Gao, Guan-Wei (高貫偉 ITC)" w:date="2012-05-24T11:08:00Z">
              <w:r>
                <w:rPr>
                  <w:rFonts w:ascii="Arial" w:eastAsia="SimSun" w:hAnsi="Arial" w:cs="Times New Roman" w:hint="eastAsia"/>
                  <w:szCs w:val="18"/>
                </w:rPr>
                <w:t>抽检</w:t>
              </w:r>
            </w:ins>
          </w:p>
        </w:tc>
        <w:tc>
          <w:tcPr>
            <w:tcW w:w="1395" w:type="dxa"/>
            <w:tcPrChange w:id="271" w:author="IEC960923" w:date="2013-05-08T12:59:00Z">
              <w:tcPr>
                <w:tcW w:w="1084" w:type="dxa"/>
                <w:gridSpan w:val="3"/>
              </w:tcPr>
            </w:tcPrChange>
          </w:tcPr>
          <w:p w:rsidR="00053DD5" w:rsidRDefault="00053DD5" w:rsidP="00665B78">
            <w:pPr>
              <w:jc w:val="left"/>
              <w:rPr>
                <w:ins w:id="272" w:author="Gao, Guan-Wei (高貫偉 ITC)" w:date="2012-05-24T11:07:00Z"/>
                <w:rFonts w:ascii="Arial" w:eastAsia="SimSun" w:hAnsi="Arial" w:cs="Times New Roman"/>
                <w:szCs w:val="18"/>
              </w:rPr>
            </w:pPr>
            <w:ins w:id="273" w:author="Gao, Guan-Wei (高貫偉 ITC)" w:date="2012-05-24T11:08:00Z">
              <w:r>
                <w:rPr>
                  <w:rFonts w:ascii="Arial" w:eastAsia="SimSun" w:hAnsi="Arial" w:cs="Times New Roman" w:hint="eastAsia"/>
                  <w:szCs w:val="18"/>
                </w:rPr>
                <w:t>需求变更</w:t>
              </w:r>
            </w:ins>
          </w:p>
        </w:tc>
        <w:tc>
          <w:tcPr>
            <w:tcW w:w="3465" w:type="dxa"/>
            <w:tcPrChange w:id="274" w:author="IEC960923" w:date="2013-05-08T12:59:00Z">
              <w:tcPr>
                <w:tcW w:w="4230" w:type="dxa"/>
                <w:gridSpan w:val="3"/>
              </w:tcPr>
            </w:tcPrChange>
          </w:tcPr>
          <w:p w:rsidR="00053DD5" w:rsidRDefault="00053DD5" w:rsidP="008D7631">
            <w:pPr>
              <w:jc w:val="left"/>
              <w:rPr>
                <w:ins w:id="275" w:author="Gao, Guan-Wei (高貫偉 ITC)" w:date="2012-05-24T11:07:00Z"/>
                <w:rFonts w:ascii="Arial" w:eastAsia="SimSun" w:hAnsi="Arial" w:cs="Times New Roman"/>
                <w:szCs w:val="18"/>
              </w:rPr>
            </w:pPr>
            <w:ins w:id="276" w:author="Gao, Guan-Wei (高貫偉 ITC)" w:date="2012-05-24T11:08:00Z">
              <w:r>
                <w:rPr>
                  <w:rFonts w:ascii="Arial" w:eastAsia="SimSun" w:hAnsi="Arial" w:cs="Times New Roman" w:hint="eastAsia"/>
                  <w:szCs w:val="18"/>
                </w:rPr>
                <w:t>与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Q+FIS+PE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讨论抽检规则后，进行修改</w:t>
              </w:r>
            </w:ins>
          </w:p>
        </w:tc>
        <w:tc>
          <w:tcPr>
            <w:tcW w:w="1350" w:type="dxa"/>
            <w:tcPrChange w:id="277" w:author="IEC960923" w:date="2013-05-08T12:59:00Z">
              <w:tcPr>
                <w:tcW w:w="1260" w:type="dxa"/>
                <w:gridSpan w:val="3"/>
              </w:tcPr>
            </w:tcPrChange>
          </w:tcPr>
          <w:p w:rsidR="00053DD5" w:rsidRPr="00053DD5" w:rsidRDefault="00053DD5" w:rsidP="006E163E">
            <w:pPr>
              <w:jc w:val="left"/>
              <w:rPr>
                <w:ins w:id="278" w:author="Gao, Guan-Wei (高貫偉 ITC)" w:date="2012-05-24T11:07:00Z"/>
                <w:rFonts w:ascii="Arial" w:eastAsia="SimSun" w:hAnsi="Arial"/>
                <w:szCs w:val="18"/>
              </w:rPr>
            </w:pPr>
            <w:ins w:id="279" w:author="Gao, Guan-Wei (高貫偉 ITC)" w:date="2012-05-24T11:08:00Z">
              <w:r>
                <w:rPr>
                  <w:rFonts w:ascii="Arial" w:eastAsia="SimSun" w:hAnsi="Arial" w:hint="eastAsia"/>
                  <w:szCs w:val="18"/>
                </w:rPr>
                <w:t>2012-5-24</w:t>
              </w:r>
            </w:ins>
          </w:p>
        </w:tc>
        <w:tc>
          <w:tcPr>
            <w:tcW w:w="764" w:type="dxa"/>
            <w:tcPrChange w:id="280" w:author="IEC960923" w:date="2013-05-08T12:59:00Z">
              <w:tcPr>
                <w:tcW w:w="764" w:type="dxa"/>
                <w:gridSpan w:val="2"/>
              </w:tcPr>
            </w:tcPrChange>
          </w:tcPr>
          <w:p w:rsidR="00053DD5" w:rsidRDefault="00053DD5" w:rsidP="006E163E">
            <w:pPr>
              <w:jc w:val="left"/>
              <w:rPr>
                <w:ins w:id="281" w:author="Gao, Guan-Wei (高貫偉 ITC)" w:date="2012-05-24T11:07:00Z"/>
                <w:rFonts w:ascii="Arial" w:eastAsia="SimSun" w:hAnsi="Arial" w:cs="Times New Roman"/>
                <w:szCs w:val="18"/>
              </w:rPr>
            </w:pPr>
            <w:ins w:id="282" w:author="Gao, Guan-Wei (高貫偉 ITC)" w:date="2012-05-24T11:08:00Z">
              <w:r>
                <w:rPr>
                  <w:rFonts w:ascii="Arial" w:eastAsia="SimSun" w:hAnsi="Arial" w:cs="Times New Roman" w:hint="eastAsia"/>
                  <w:szCs w:val="18"/>
                </w:rPr>
                <w:t>0.02a</w:t>
              </w:r>
            </w:ins>
          </w:p>
        </w:tc>
      </w:tr>
      <w:tr w:rsidR="00985647" w:rsidRPr="00DA0C6B" w:rsidTr="00A95463">
        <w:tblPrEx>
          <w:tblPrExChange w:id="283" w:author="IEC960923" w:date="2013-05-08T12:59:00Z">
            <w:tblPrEx>
              <w:tblLayout w:type="fixed"/>
            </w:tblPrEx>
          </w:tblPrExChange>
        </w:tblPrEx>
        <w:trPr>
          <w:jc w:val="center"/>
          <w:ins w:id="284" w:author="Gao, Guan-Wei (高貫偉 ITC)" w:date="2012-05-29T11:03:00Z"/>
          <w:trPrChange w:id="285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286" w:author="IEC960923" w:date="2013-05-08T12:59:00Z">
              <w:tcPr>
                <w:tcW w:w="558" w:type="dxa"/>
                <w:gridSpan w:val="2"/>
              </w:tcPr>
            </w:tcPrChange>
          </w:tcPr>
          <w:p w:rsidR="00A55CE1" w:rsidRDefault="00A55CE1" w:rsidP="00665B78">
            <w:pPr>
              <w:jc w:val="left"/>
              <w:rPr>
                <w:ins w:id="287" w:author="Gao, Guan-Wei (高貫偉 ITC)" w:date="2012-05-29T11:03:00Z"/>
                <w:rFonts w:ascii="Arial" w:eastAsia="SimSun" w:hAnsi="Arial" w:cs="Times New Roman"/>
                <w:szCs w:val="18"/>
              </w:rPr>
            </w:pPr>
            <w:ins w:id="288" w:author="Gao, Guan-Wei (高貫偉 ITC)" w:date="2012-05-29T11:03:00Z">
              <w:r>
                <w:rPr>
                  <w:rFonts w:ascii="Arial" w:eastAsia="SimSun" w:hAnsi="Arial" w:cs="Times New Roman" w:hint="eastAsia"/>
                  <w:szCs w:val="18"/>
                </w:rPr>
                <w:lastRenderedPageBreak/>
                <w:t>业务规则</w:t>
              </w:r>
            </w:ins>
          </w:p>
        </w:tc>
        <w:tc>
          <w:tcPr>
            <w:tcW w:w="720" w:type="dxa"/>
            <w:tcPrChange w:id="289" w:author="IEC960923" w:date="2013-05-08T12:59:00Z">
              <w:tcPr>
                <w:tcW w:w="626" w:type="dxa"/>
                <w:gridSpan w:val="2"/>
              </w:tcPr>
            </w:tcPrChange>
          </w:tcPr>
          <w:p w:rsidR="00A55CE1" w:rsidRDefault="00A55CE1" w:rsidP="00665B78">
            <w:pPr>
              <w:jc w:val="left"/>
              <w:rPr>
                <w:ins w:id="290" w:author="Gao, Guan-Wei (高貫偉 ITC)" w:date="2012-05-29T11:03:00Z"/>
                <w:rFonts w:ascii="Arial" w:eastAsia="SimSun" w:hAnsi="Arial" w:cs="Times New Roman"/>
                <w:szCs w:val="18"/>
              </w:rPr>
            </w:pPr>
            <w:ins w:id="291" w:author="Gao, Guan-Wei (高貫偉 ITC)" w:date="2012-05-29T11:03:00Z">
              <w:r>
                <w:rPr>
                  <w:rFonts w:ascii="Arial" w:eastAsia="SimSun" w:hAnsi="Arial" w:cs="Times New Roman" w:hint="eastAsia"/>
                  <w:szCs w:val="18"/>
                </w:rPr>
                <w:t>抽检</w:t>
              </w:r>
            </w:ins>
          </w:p>
        </w:tc>
        <w:tc>
          <w:tcPr>
            <w:tcW w:w="1395" w:type="dxa"/>
            <w:tcPrChange w:id="292" w:author="IEC960923" w:date="2013-05-08T12:59:00Z">
              <w:tcPr>
                <w:tcW w:w="1084" w:type="dxa"/>
                <w:gridSpan w:val="3"/>
              </w:tcPr>
            </w:tcPrChange>
          </w:tcPr>
          <w:p w:rsidR="00A55CE1" w:rsidRDefault="00C55857" w:rsidP="00665B78">
            <w:pPr>
              <w:jc w:val="left"/>
              <w:rPr>
                <w:ins w:id="293" w:author="Gao, Guan-Wei (高貫偉 ITC)" w:date="2012-05-29T11:03:00Z"/>
                <w:rFonts w:ascii="Arial" w:eastAsia="SimSun" w:hAnsi="Arial" w:cs="Times New Roman"/>
                <w:szCs w:val="18"/>
              </w:rPr>
            </w:pPr>
            <w:ins w:id="294" w:author="Gao, Guan-Wei (高貫偉 ITC)" w:date="2012-05-29T11:04:00Z">
              <w:r>
                <w:rPr>
                  <w:rFonts w:ascii="Arial" w:eastAsia="SimSun" w:hAnsi="Arial" w:cs="Times New Roman" w:hint="eastAsia"/>
                  <w:szCs w:val="18"/>
                </w:rPr>
                <w:t>需求变更</w:t>
              </w:r>
            </w:ins>
          </w:p>
        </w:tc>
        <w:tc>
          <w:tcPr>
            <w:tcW w:w="3465" w:type="dxa"/>
            <w:tcPrChange w:id="295" w:author="IEC960923" w:date="2013-05-08T12:59:00Z">
              <w:tcPr>
                <w:tcW w:w="4230" w:type="dxa"/>
                <w:gridSpan w:val="3"/>
              </w:tcPr>
            </w:tcPrChange>
          </w:tcPr>
          <w:p w:rsidR="00A55CE1" w:rsidRDefault="00A55CE1" w:rsidP="008D7631">
            <w:pPr>
              <w:jc w:val="left"/>
              <w:rPr>
                <w:ins w:id="296" w:author="Gao, Guan-Wei (高貫偉 ITC)" w:date="2012-05-29T11:03:00Z"/>
                <w:rFonts w:ascii="Arial" w:eastAsia="SimSun" w:hAnsi="Arial" w:cs="Times New Roman"/>
                <w:szCs w:val="18"/>
              </w:rPr>
            </w:pPr>
            <w:ins w:id="297" w:author="Gao, Guan-Wei (高貫偉 ITC)" w:date="2012-05-29T11:03:00Z">
              <w:r>
                <w:rPr>
                  <w:rFonts w:ascii="Arial" w:eastAsia="SimSun" w:hAnsi="Arial" w:cs="Times New Roman" w:hint="eastAsia"/>
                  <w:szCs w:val="18"/>
                </w:rPr>
                <w:t>取</w:t>
              </w:r>
              <w:proofErr w:type="spellStart"/>
              <w:r>
                <w:rPr>
                  <w:rFonts w:ascii="Arial" w:eastAsia="SimSun" w:hAnsi="Arial" w:cs="Times New Roman" w:hint="eastAsia"/>
                  <w:szCs w:val="18"/>
                </w:rPr>
                <w:t>QCStatus</w:t>
              </w:r>
              <w:proofErr w:type="spellEnd"/>
              <w:r>
                <w:rPr>
                  <w:rFonts w:ascii="Arial" w:eastAsia="SimSun" w:hAnsi="Arial" w:cs="Times New Roman" w:hint="eastAsia"/>
                  <w:szCs w:val="18"/>
                </w:rPr>
                <w:t xml:space="preserve"> Count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时，用</w:t>
              </w:r>
              <w:r>
                <w:rPr>
                  <w:rFonts w:ascii="Arial" w:eastAsia="SimSun" w:hAnsi="Arial" w:cs="Times New Roman" w:hint="eastAsia"/>
                  <w:szCs w:val="18"/>
                </w:rPr>
                <w:t xml:space="preserve">Distinct </w:t>
              </w:r>
              <w:proofErr w:type="spellStart"/>
              <w:r>
                <w:rPr>
                  <w:rFonts w:ascii="Arial" w:eastAsia="SimSun" w:hAnsi="Arial" w:cs="Times New Roman" w:hint="eastAsia"/>
                  <w:szCs w:val="18"/>
                </w:rPr>
                <w:t>ProductID</w:t>
              </w:r>
              <w:proofErr w:type="spellEnd"/>
            </w:ins>
          </w:p>
        </w:tc>
        <w:tc>
          <w:tcPr>
            <w:tcW w:w="1350" w:type="dxa"/>
            <w:tcPrChange w:id="298" w:author="IEC960923" w:date="2013-05-08T12:59:00Z">
              <w:tcPr>
                <w:tcW w:w="1260" w:type="dxa"/>
                <w:gridSpan w:val="3"/>
              </w:tcPr>
            </w:tcPrChange>
          </w:tcPr>
          <w:p w:rsidR="00A55CE1" w:rsidRDefault="00A55CE1" w:rsidP="006E163E">
            <w:pPr>
              <w:jc w:val="left"/>
              <w:rPr>
                <w:ins w:id="299" w:author="Gao, Guan-Wei (高貫偉 ITC)" w:date="2012-05-29T11:03:00Z"/>
                <w:rFonts w:ascii="Arial" w:eastAsia="SimSun" w:hAnsi="Arial"/>
                <w:szCs w:val="18"/>
              </w:rPr>
            </w:pPr>
            <w:ins w:id="300" w:author="Gao, Guan-Wei (高貫偉 ITC)" w:date="2012-05-29T11:04:00Z">
              <w:r>
                <w:rPr>
                  <w:rFonts w:ascii="Arial" w:eastAsia="SimSun" w:hAnsi="Arial" w:hint="eastAsia"/>
                  <w:szCs w:val="18"/>
                </w:rPr>
                <w:t>2012-5-29</w:t>
              </w:r>
            </w:ins>
          </w:p>
        </w:tc>
        <w:tc>
          <w:tcPr>
            <w:tcW w:w="764" w:type="dxa"/>
            <w:tcPrChange w:id="301" w:author="IEC960923" w:date="2013-05-08T12:59:00Z">
              <w:tcPr>
                <w:tcW w:w="764" w:type="dxa"/>
                <w:gridSpan w:val="2"/>
              </w:tcPr>
            </w:tcPrChange>
          </w:tcPr>
          <w:p w:rsidR="00A55CE1" w:rsidRDefault="00A55CE1" w:rsidP="006E163E">
            <w:pPr>
              <w:jc w:val="left"/>
              <w:rPr>
                <w:ins w:id="302" w:author="Gao, Guan-Wei (高貫偉 ITC)" w:date="2012-05-29T11:03:00Z"/>
                <w:rFonts w:ascii="Arial" w:eastAsia="SimSun" w:hAnsi="Arial" w:cs="Times New Roman"/>
                <w:szCs w:val="18"/>
              </w:rPr>
            </w:pPr>
            <w:ins w:id="303" w:author="Gao, Guan-Wei (高貫偉 ITC)" w:date="2012-05-29T11:04:00Z">
              <w:r>
                <w:rPr>
                  <w:rFonts w:ascii="Arial" w:eastAsia="SimSun" w:hAnsi="Arial" w:cs="Times New Roman" w:hint="eastAsia"/>
                  <w:szCs w:val="18"/>
                </w:rPr>
                <w:t>0.02a</w:t>
              </w:r>
            </w:ins>
          </w:p>
        </w:tc>
      </w:tr>
      <w:tr w:rsidR="00985647" w:rsidRPr="00DA0C6B" w:rsidTr="00A95463">
        <w:tblPrEx>
          <w:tblPrExChange w:id="304" w:author="IEC960923" w:date="2013-05-08T12:59:00Z">
            <w:tblPrEx>
              <w:tblLayout w:type="fixed"/>
            </w:tblPrEx>
          </w:tblPrExChange>
        </w:tblPrEx>
        <w:trPr>
          <w:jc w:val="center"/>
          <w:ins w:id="305" w:author="Gao, Guan-Wei (高貫偉 ITC)" w:date="2012-06-07T10:13:00Z"/>
          <w:trPrChange w:id="306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307" w:author="IEC960923" w:date="2013-05-08T12:59:00Z">
              <w:tcPr>
                <w:tcW w:w="558" w:type="dxa"/>
                <w:gridSpan w:val="2"/>
              </w:tcPr>
            </w:tcPrChange>
          </w:tcPr>
          <w:p w:rsidR="001254C1" w:rsidRDefault="001254C1" w:rsidP="00665B78">
            <w:pPr>
              <w:jc w:val="left"/>
              <w:rPr>
                <w:ins w:id="308" w:author="Gao, Guan-Wei (高貫偉 ITC)" w:date="2012-06-07T10:13:00Z"/>
                <w:rFonts w:ascii="Arial" w:eastAsia="SimSun" w:hAnsi="Arial" w:cs="Times New Roman"/>
                <w:szCs w:val="18"/>
              </w:rPr>
            </w:pPr>
            <w:ins w:id="309" w:author="Gao, Guan-Wei (高貫偉 ITC)" w:date="2012-06-07T10:13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</w:p>
        </w:tc>
        <w:tc>
          <w:tcPr>
            <w:tcW w:w="720" w:type="dxa"/>
            <w:tcPrChange w:id="310" w:author="IEC960923" w:date="2013-05-08T12:59:00Z">
              <w:tcPr>
                <w:tcW w:w="626" w:type="dxa"/>
                <w:gridSpan w:val="2"/>
              </w:tcPr>
            </w:tcPrChange>
          </w:tcPr>
          <w:p w:rsidR="001254C1" w:rsidRDefault="001254C1" w:rsidP="00665B78">
            <w:pPr>
              <w:jc w:val="left"/>
              <w:rPr>
                <w:ins w:id="311" w:author="Gao, Guan-Wei (高貫偉 ITC)" w:date="2012-06-07T10:13:00Z"/>
                <w:rFonts w:ascii="Arial" w:eastAsia="SimSun" w:hAnsi="Arial" w:cs="Times New Roman"/>
                <w:szCs w:val="18"/>
              </w:rPr>
            </w:pPr>
            <w:ins w:id="312" w:author="Gao, Guan-Wei (高貫偉 ITC)" w:date="2012-06-07T10:13:00Z">
              <w:r>
                <w:rPr>
                  <w:rFonts w:ascii="Arial" w:eastAsia="SimSun" w:hAnsi="Arial" w:cs="Times New Roman" w:hint="eastAsia"/>
                  <w:szCs w:val="18"/>
                </w:rPr>
                <w:t>Smart Card</w:t>
              </w:r>
            </w:ins>
          </w:p>
        </w:tc>
        <w:tc>
          <w:tcPr>
            <w:tcW w:w="1395" w:type="dxa"/>
            <w:tcPrChange w:id="313" w:author="IEC960923" w:date="2013-05-08T12:59:00Z">
              <w:tcPr>
                <w:tcW w:w="1084" w:type="dxa"/>
                <w:gridSpan w:val="3"/>
              </w:tcPr>
            </w:tcPrChange>
          </w:tcPr>
          <w:p w:rsidR="001254C1" w:rsidRDefault="001254C1" w:rsidP="00665B78">
            <w:pPr>
              <w:jc w:val="left"/>
              <w:rPr>
                <w:ins w:id="314" w:author="Gao, Guan-Wei (高貫偉 ITC)" w:date="2012-06-07T10:13:00Z"/>
                <w:rFonts w:ascii="Arial" w:eastAsia="SimSun" w:hAnsi="Arial" w:cs="Times New Roman"/>
                <w:szCs w:val="18"/>
              </w:rPr>
            </w:pPr>
            <w:ins w:id="315" w:author="Gao, Guan-Wei (高貫偉 ITC)" w:date="2012-06-07T10:13:00Z">
              <w:r>
                <w:rPr>
                  <w:rFonts w:ascii="Arial" w:eastAsia="SimSun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3465" w:type="dxa"/>
            <w:tcPrChange w:id="316" w:author="IEC960923" w:date="2013-05-08T12:59:00Z">
              <w:tcPr>
                <w:tcW w:w="4230" w:type="dxa"/>
                <w:gridSpan w:val="3"/>
              </w:tcPr>
            </w:tcPrChange>
          </w:tcPr>
          <w:p w:rsidR="001254C1" w:rsidRDefault="001254C1" w:rsidP="008D7631">
            <w:pPr>
              <w:jc w:val="left"/>
              <w:rPr>
                <w:ins w:id="317" w:author="Gao, Guan-Wei (高貫偉 ITC)" w:date="2012-06-07T10:13:00Z"/>
                <w:rFonts w:ascii="Arial" w:eastAsia="SimSun" w:hAnsi="Arial" w:cs="Times New Roman"/>
                <w:szCs w:val="18"/>
              </w:rPr>
            </w:pPr>
            <w:ins w:id="318" w:author="Gao, Guan-Wei (高貫偉 ITC)" w:date="2012-06-07T10:14:00Z">
              <w:r>
                <w:rPr>
                  <w:rFonts w:ascii="Arial" w:eastAsia="SimSun" w:hAnsi="Arial" w:cs="Times New Roman" w:hint="eastAsia"/>
                  <w:szCs w:val="18"/>
                </w:rPr>
                <w:t>修改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Smart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的规则</w:t>
              </w:r>
            </w:ins>
          </w:p>
        </w:tc>
        <w:tc>
          <w:tcPr>
            <w:tcW w:w="1350" w:type="dxa"/>
            <w:tcPrChange w:id="319" w:author="IEC960923" w:date="2013-05-08T12:59:00Z">
              <w:tcPr>
                <w:tcW w:w="1260" w:type="dxa"/>
                <w:gridSpan w:val="3"/>
              </w:tcPr>
            </w:tcPrChange>
          </w:tcPr>
          <w:p w:rsidR="001254C1" w:rsidRPr="001254C1" w:rsidRDefault="001254C1" w:rsidP="006E163E">
            <w:pPr>
              <w:jc w:val="left"/>
              <w:rPr>
                <w:ins w:id="320" w:author="Gao, Guan-Wei (高貫偉 ITC)" w:date="2012-06-07T10:13:00Z"/>
                <w:rFonts w:ascii="Arial" w:eastAsia="SimSun" w:hAnsi="Arial"/>
                <w:szCs w:val="18"/>
              </w:rPr>
            </w:pPr>
            <w:ins w:id="321" w:author="Gao, Guan-Wei (高貫偉 ITC)" w:date="2012-06-07T10:14:00Z">
              <w:r>
                <w:rPr>
                  <w:rFonts w:ascii="Arial" w:eastAsia="SimSun" w:hAnsi="Arial" w:hint="eastAsia"/>
                  <w:szCs w:val="18"/>
                </w:rPr>
                <w:t>2012-6-7</w:t>
              </w:r>
            </w:ins>
          </w:p>
        </w:tc>
        <w:tc>
          <w:tcPr>
            <w:tcW w:w="764" w:type="dxa"/>
            <w:tcPrChange w:id="322" w:author="IEC960923" w:date="2013-05-08T12:59:00Z">
              <w:tcPr>
                <w:tcW w:w="764" w:type="dxa"/>
                <w:gridSpan w:val="2"/>
              </w:tcPr>
            </w:tcPrChange>
          </w:tcPr>
          <w:p w:rsidR="001254C1" w:rsidRDefault="001254C1" w:rsidP="006E163E">
            <w:pPr>
              <w:jc w:val="left"/>
              <w:rPr>
                <w:ins w:id="323" w:author="Gao, Guan-Wei (高貫偉 ITC)" w:date="2012-06-07T10:13:00Z"/>
                <w:rFonts w:ascii="Arial" w:eastAsia="SimSun" w:hAnsi="Arial" w:cs="Times New Roman"/>
                <w:szCs w:val="18"/>
              </w:rPr>
            </w:pPr>
            <w:ins w:id="324" w:author="Gao, Guan-Wei (高貫偉 ITC)" w:date="2012-06-07T10:14:00Z">
              <w:r>
                <w:rPr>
                  <w:rFonts w:ascii="Arial" w:eastAsia="SimSun" w:hAnsi="Arial" w:cs="Times New Roman" w:hint="eastAsia"/>
                  <w:szCs w:val="18"/>
                </w:rPr>
                <w:t>0.03a</w:t>
              </w:r>
            </w:ins>
          </w:p>
        </w:tc>
      </w:tr>
      <w:tr w:rsidR="00985647" w:rsidRPr="00DA0C6B" w:rsidTr="00A95463">
        <w:tblPrEx>
          <w:tblPrExChange w:id="325" w:author="IEC960923" w:date="2013-05-08T12:59:00Z">
            <w:tblPrEx>
              <w:tblLayout w:type="fixed"/>
            </w:tblPrEx>
          </w:tblPrExChange>
        </w:tblPrEx>
        <w:trPr>
          <w:jc w:val="center"/>
          <w:ins w:id="326" w:author="Gao, Guan-Wei (高貫偉 ITC)" w:date="2012-06-07T10:14:00Z"/>
          <w:trPrChange w:id="327" w:author="IEC960923" w:date="2013-05-08T12:59:00Z">
            <w:trPr>
              <w:jc w:val="center"/>
            </w:trPr>
          </w:trPrChange>
        </w:trPr>
        <w:tc>
          <w:tcPr>
            <w:tcW w:w="828" w:type="dxa"/>
            <w:tcPrChange w:id="328" w:author="IEC960923" w:date="2013-05-08T12:59:00Z">
              <w:tcPr>
                <w:tcW w:w="558" w:type="dxa"/>
                <w:gridSpan w:val="2"/>
              </w:tcPr>
            </w:tcPrChange>
          </w:tcPr>
          <w:p w:rsidR="00F87E06" w:rsidRDefault="00B017D7" w:rsidP="00665B78">
            <w:pPr>
              <w:jc w:val="left"/>
              <w:rPr>
                <w:ins w:id="329" w:author="Gao, Guan-Wei (高貫偉 ITC)" w:date="2012-06-07T10:14:00Z"/>
                <w:rFonts w:ascii="Arial" w:eastAsia="SimSun" w:hAnsi="Arial" w:cs="Times New Roman"/>
                <w:szCs w:val="18"/>
              </w:rPr>
            </w:pPr>
            <w:ins w:id="330" w:author="Gao, Guan-Wei (高貫偉 ITC)" w:date="2012-07-13T12:42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</w:p>
        </w:tc>
        <w:tc>
          <w:tcPr>
            <w:tcW w:w="720" w:type="dxa"/>
            <w:tcPrChange w:id="331" w:author="IEC960923" w:date="2013-05-08T12:59:00Z">
              <w:tcPr>
                <w:tcW w:w="626" w:type="dxa"/>
                <w:gridSpan w:val="2"/>
              </w:tcPr>
            </w:tcPrChange>
          </w:tcPr>
          <w:p w:rsidR="00F87E06" w:rsidRDefault="00B017D7" w:rsidP="00665B78">
            <w:pPr>
              <w:jc w:val="left"/>
              <w:rPr>
                <w:ins w:id="332" w:author="Gao, Guan-Wei (高貫偉 ITC)" w:date="2012-06-07T10:14:00Z"/>
                <w:rFonts w:ascii="Arial" w:eastAsia="SimSun" w:hAnsi="Arial" w:cs="Times New Roman"/>
                <w:szCs w:val="18"/>
              </w:rPr>
            </w:pPr>
            <w:ins w:id="333" w:author="Gao, Guan-Wei (高貫偉 ITC)" w:date="2012-07-13T12:42:00Z">
              <w:r>
                <w:rPr>
                  <w:rFonts w:ascii="Arial" w:eastAsia="SimSun" w:hAnsi="Arial" w:cs="Times New Roman" w:hint="eastAsia"/>
                  <w:szCs w:val="18"/>
                </w:rPr>
                <w:t>ATSN7</w:t>
              </w:r>
            </w:ins>
          </w:p>
        </w:tc>
        <w:tc>
          <w:tcPr>
            <w:tcW w:w="1395" w:type="dxa"/>
            <w:tcPrChange w:id="334" w:author="IEC960923" w:date="2013-05-08T12:59:00Z">
              <w:tcPr>
                <w:tcW w:w="1084" w:type="dxa"/>
                <w:gridSpan w:val="3"/>
              </w:tcPr>
            </w:tcPrChange>
          </w:tcPr>
          <w:p w:rsidR="00F87E06" w:rsidRDefault="00B017D7" w:rsidP="00665B78">
            <w:pPr>
              <w:jc w:val="left"/>
              <w:rPr>
                <w:ins w:id="335" w:author="Gao, Guan-Wei (高貫偉 ITC)" w:date="2012-06-07T10:14:00Z"/>
                <w:rFonts w:ascii="Arial" w:eastAsia="SimSun" w:hAnsi="Arial" w:cs="Times New Roman"/>
                <w:szCs w:val="18"/>
              </w:rPr>
            </w:pPr>
            <w:ins w:id="336" w:author="Gao, Guan-Wei (高貫偉 ITC)" w:date="2012-07-13T12:42:00Z">
              <w:r>
                <w:rPr>
                  <w:rFonts w:ascii="Arial" w:eastAsia="SimSun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3465" w:type="dxa"/>
            <w:tcPrChange w:id="337" w:author="IEC960923" w:date="2013-05-08T12:59:00Z">
              <w:tcPr>
                <w:tcW w:w="4230" w:type="dxa"/>
                <w:gridSpan w:val="3"/>
              </w:tcPr>
            </w:tcPrChange>
          </w:tcPr>
          <w:p w:rsidR="00BA4E9B" w:rsidRDefault="00450B81">
            <w:pPr>
              <w:pStyle w:val="ab"/>
              <w:numPr>
                <w:ilvl w:val="0"/>
                <w:numId w:val="50"/>
              </w:numPr>
              <w:ind w:left="360" w:firstLineChars="0"/>
              <w:jc w:val="left"/>
              <w:rPr>
                <w:ins w:id="338" w:author="Gao, Guan-Wei (高貫偉 ITC)" w:date="2012-07-13T12:43:00Z"/>
                <w:rFonts w:ascii="Arial" w:eastAsia="SimSun" w:hAnsi="Arial" w:cs="Times New Roman"/>
                <w:szCs w:val="18"/>
                <w:rPrChange w:id="339" w:author="Gao, Guan-Wei (高貫偉 ITC)" w:date="2012-07-13T12:43:00Z">
                  <w:rPr>
                    <w:ins w:id="340" w:author="Gao, Guan-Wei (高貫偉 ITC)" w:date="2012-07-13T12:43:00Z"/>
                  </w:rPr>
                </w:rPrChange>
              </w:rPr>
              <w:pPrChange w:id="341" w:author="Gao, Guan-Wei (高貫偉 ITC)" w:date="2012-07-13T12:43:00Z">
                <w:pPr>
                  <w:jc w:val="left"/>
                </w:pPr>
              </w:pPrChange>
            </w:pPr>
            <w:ins w:id="342" w:author="Gao, Guan-Wei (高貫偉 ITC)" w:date="2012-07-13T12:42:00Z">
              <w:r w:rsidRPr="00450B81">
                <w:rPr>
                  <w:rFonts w:ascii="Arial" w:eastAsia="SimSun" w:hAnsi="Arial" w:cs="Times New Roman" w:hint="eastAsia"/>
                  <w:szCs w:val="18"/>
                  <w:rPrChange w:id="343" w:author="Gao, Guan-Wei (高貫偉 ITC)" w:date="2012-07-13T12:43:00Z">
                    <w:rPr>
                      <w:rFonts w:hint="eastAsia"/>
                    </w:rPr>
                  </w:rPrChange>
                </w:rPr>
                <w:t>去除</w:t>
              </w:r>
              <w:r w:rsidRPr="00450B81">
                <w:rPr>
                  <w:rFonts w:ascii="Arial" w:eastAsia="SimSun" w:hAnsi="Arial" w:cs="Times New Roman"/>
                  <w:szCs w:val="18"/>
                  <w:rPrChange w:id="344" w:author="Gao, Guan-Wei (高貫偉 ITC)" w:date="2012-07-13T12:43:00Z">
                    <w:rPr/>
                  </w:rPrChange>
                </w:rPr>
                <w:t>ATSN7</w:t>
              </w:r>
            </w:ins>
            <w:ins w:id="345" w:author="Gao, Guan-Wei (高貫偉 ITC)" w:date="2012-07-13T12:43:00Z">
              <w:r w:rsidRPr="00450B81">
                <w:rPr>
                  <w:rFonts w:ascii="Arial" w:eastAsia="SimSun" w:hAnsi="Arial" w:cs="Times New Roman" w:hint="eastAsia"/>
                  <w:szCs w:val="18"/>
                  <w:rPrChange w:id="346" w:author="Gao, Guan-Wei (高貫偉 ITC)" w:date="2012-07-13T12:43:00Z">
                    <w:rPr>
                      <w:rFonts w:hint="eastAsia"/>
                    </w:rPr>
                  </w:rPrChange>
                </w:rPr>
                <w:t>的</w:t>
              </w:r>
              <w:r w:rsidRPr="00450B81">
                <w:rPr>
                  <w:rFonts w:ascii="Arial" w:eastAsia="SimSun" w:hAnsi="Arial" w:cs="Times New Roman"/>
                  <w:szCs w:val="18"/>
                  <w:rPrChange w:id="347" w:author="Gao, Guan-Wei (高貫偉 ITC)" w:date="2012-07-13T12:43:00Z">
                    <w:rPr/>
                  </w:rPrChange>
                </w:rPr>
                <w:t>Check</w:t>
              </w:r>
            </w:ins>
          </w:p>
          <w:p w:rsidR="00BA4E9B" w:rsidRDefault="00B017D7">
            <w:pPr>
              <w:pStyle w:val="ab"/>
              <w:numPr>
                <w:ilvl w:val="0"/>
                <w:numId w:val="50"/>
              </w:numPr>
              <w:ind w:left="360" w:firstLineChars="0"/>
              <w:jc w:val="left"/>
              <w:rPr>
                <w:ins w:id="348" w:author="Gao, Guan-Wei (高貫偉 ITC)" w:date="2012-06-07T10:14:00Z"/>
                <w:rFonts w:ascii="Arial" w:eastAsia="SimSun" w:hAnsi="Arial" w:cs="Times New Roman"/>
                <w:szCs w:val="18"/>
                <w:rPrChange w:id="349" w:author="Gao, Guan-Wei (高貫偉 ITC)" w:date="2012-07-13T12:43:00Z">
                  <w:rPr>
                    <w:ins w:id="350" w:author="Gao, Guan-Wei (高貫偉 ITC)" w:date="2012-06-07T10:14:00Z"/>
                  </w:rPr>
                </w:rPrChange>
              </w:rPr>
              <w:pPrChange w:id="351" w:author="Gao, Guan-Wei (高貫偉 ITC)" w:date="2012-07-13T12:43:00Z">
                <w:pPr>
                  <w:jc w:val="left"/>
                </w:pPr>
              </w:pPrChange>
            </w:pPr>
            <w:ins w:id="352" w:author="Gao, Guan-Wei (高貫偉 ITC)" w:date="2012-07-13T12:43:00Z">
              <w:r>
                <w:rPr>
                  <w:rFonts w:ascii="Arial" w:eastAsia="SimSun" w:hAnsi="Arial" w:cs="Times New Roman" w:hint="eastAsia"/>
                  <w:szCs w:val="18"/>
                </w:rPr>
                <w:t>产生</w:t>
              </w:r>
              <w:r>
                <w:rPr>
                  <w:rFonts w:ascii="Arial" w:eastAsia="SimSun" w:hAnsi="Arial" w:cs="Times New Roman" w:hint="eastAsia"/>
                  <w:szCs w:val="18"/>
                </w:rPr>
                <w:t xml:space="preserve">ATSN7 </w:t>
              </w:r>
              <w:proofErr w:type="spellStart"/>
              <w:r>
                <w:rPr>
                  <w:rFonts w:ascii="Arial" w:eastAsia="SimSun" w:hAnsi="Arial" w:cs="Times New Roman" w:hint="eastAsia"/>
                  <w:szCs w:val="18"/>
                </w:rPr>
                <w:t>ASTNo</w:t>
              </w:r>
            </w:ins>
            <w:proofErr w:type="spellEnd"/>
          </w:p>
        </w:tc>
        <w:tc>
          <w:tcPr>
            <w:tcW w:w="1350" w:type="dxa"/>
            <w:tcPrChange w:id="353" w:author="IEC960923" w:date="2013-05-08T12:59:00Z">
              <w:tcPr>
                <w:tcW w:w="1260" w:type="dxa"/>
                <w:gridSpan w:val="3"/>
              </w:tcPr>
            </w:tcPrChange>
          </w:tcPr>
          <w:p w:rsidR="00F87E06" w:rsidRDefault="00B017D7" w:rsidP="006E163E">
            <w:pPr>
              <w:jc w:val="left"/>
              <w:rPr>
                <w:ins w:id="354" w:author="Gao, Guan-Wei (高貫偉 ITC)" w:date="2012-06-07T10:14:00Z"/>
                <w:rFonts w:ascii="Arial" w:eastAsia="SimSun" w:hAnsi="Arial"/>
                <w:szCs w:val="18"/>
              </w:rPr>
            </w:pPr>
            <w:ins w:id="355" w:author="Gao, Guan-Wei (高貫偉 ITC)" w:date="2012-07-13T12:43:00Z">
              <w:r>
                <w:rPr>
                  <w:rFonts w:ascii="Arial" w:eastAsia="SimSun" w:hAnsi="Arial" w:hint="eastAsia"/>
                  <w:szCs w:val="18"/>
                </w:rPr>
                <w:t>2012-7-13</w:t>
              </w:r>
            </w:ins>
          </w:p>
        </w:tc>
        <w:tc>
          <w:tcPr>
            <w:tcW w:w="764" w:type="dxa"/>
            <w:tcPrChange w:id="356" w:author="IEC960923" w:date="2013-05-08T12:59:00Z">
              <w:tcPr>
                <w:tcW w:w="764" w:type="dxa"/>
                <w:gridSpan w:val="2"/>
              </w:tcPr>
            </w:tcPrChange>
          </w:tcPr>
          <w:p w:rsidR="00F87E06" w:rsidRDefault="00B017D7" w:rsidP="006E163E">
            <w:pPr>
              <w:jc w:val="left"/>
              <w:rPr>
                <w:ins w:id="357" w:author="Gao, Guan-Wei (高貫偉 ITC)" w:date="2012-06-07T10:14:00Z"/>
                <w:rFonts w:ascii="Arial" w:eastAsia="SimSun" w:hAnsi="Arial" w:cs="Times New Roman"/>
                <w:szCs w:val="18"/>
              </w:rPr>
            </w:pPr>
            <w:ins w:id="358" w:author="Gao, Guan-Wei (高貫偉 ITC)" w:date="2012-07-13T12:43:00Z">
              <w:r>
                <w:rPr>
                  <w:rFonts w:ascii="Arial" w:eastAsia="SimSun" w:hAnsi="Arial" w:cs="Times New Roman" w:hint="eastAsia"/>
                  <w:szCs w:val="18"/>
                </w:rPr>
                <w:t>0.03a</w:t>
              </w:r>
            </w:ins>
          </w:p>
        </w:tc>
      </w:tr>
      <w:tr w:rsidR="00985647" w:rsidRPr="00DA0C6B" w:rsidTr="00A95463">
        <w:tblPrEx>
          <w:tblPrExChange w:id="359" w:author="IEC960923" w:date="2013-05-08T12:59:00Z">
            <w:tblPrEx>
              <w:tblLayout w:type="fixed"/>
            </w:tblPrEx>
          </w:tblPrExChange>
        </w:tblPrEx>
        <w:trPr>
          <w:jc w:val="center"/>
          <w:ins w:id="360" w:author="Gao, Guan-Wei (高貫偉 ITC)" w:date="2012-08-03T10:34:00Z"/>
          <w:trPrChange w:id="361" w:author="IEC960923" w:date="2013-05-08T12:59:00Z">
            <w:trPr>
              <w:jc w:val="center"/>
            </w:trPr>
          </w:trPrChange>
        </w:trPr>
        <w:tc>
          <w:tcPr>
            <w:tcW w:w="828" w:type="dxa"/>
            <w:tcBorders>
              <w:bottom w:val="single" w:sz="4" w:space="0" w:color="auto"/>
            </w:tcBorders>
            <w:tcPrChange w:id="362" w:author="IEC960923" w:date="2013-05-08T12:59:00Z">
              <w:tcPr>
                <w:tcW w:w="558" w:type="dxa"/>
                <w:gridSpan w:val="2"/>
              </w:tcPr>
            </w:tcPrChange>
          </w:tcPr>
          <w:p w:rsidR="00985647" w:rsidRDefault="00985647" w:rsidP="00665B78">
            <w:pPr>
              <w:jc w:val="left"/>
              <w:rPr>
                <w:ins w:id="363" w:author="Gao, Guan-Wei (高貫偉 ITC)" w:date="2012-08-03T10:34:00Z"/>
                <w:rFonts w:ascii="Arial" w:eastAsia="SimSun" w:hAnsi="Arial" w:cs="Times New Roman"/>
                <w:szCs w:val="18"/>
              </w:rPr>
            </w:pPr>
            <w:ins w:id="364" w:author="Gao, Guan-Wei (高貫偉 ITC)" w:date="2012-08-03T10:35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</w:p>
        </w:tc>
        <w:tc>
          <w:tcPr>
            <w:tcW w:w="720" w:type="dxa"/>
            <w:tcBorders>
              <w:bottom w:val="single" w:sz="4" w:space="0" w:color="auto"/>
            </w:tcBorders>
            <w:tcPrChange w:id="365" w:author="IEC960923" w:date="2013-05-08T12:59:00Z">
              <w:tcPr>
                <w:tcW w:w="626" w:type="dxa"/>
                <w:gridSpan w:val="2"/>
              </w:tcPr>
            </w:tcPrChange>
          </w:tcPr>
          <w:p w:rsidR="00985647" w:rsidRDefault="00985647" w:rsidP="00665B78">
            <w:pPr>
              <w:jc w:val="left"/>
              <w:rPr>
                <w:ins w:id="366" w:author="Gao, Guan-Wei (高貫偉 ITC)" w:date="2012-08-03T10:34:00Z"/>
                <w:rFonts w:ascii="Arial" w:eastAsia="SimSun" w:hAnsi="Arial" w:cs="Times New Roman"/>
                <w:szCs w:val="18"/>
              </w:rPr>
            </w:pPr>
            <w:ins w:id="367" w:author="Gao, Guan-Wei (高貫偉 ITC)" w:date="2012-08-03T10:35:00Z">
              <w:r>
                <w:rPr>
                  <w:rFonts w:ascii="Arial" w:eastAsia="SimSun" w:hAnsi="Arial" w:cs="Times New Roman" w:hint="eastAsia"/>
                  <w:szCs w:val="18"/>
                </w:rPr>
                <w:t xml:space="preserve">4 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显示相关信息</w:t>
              </w:r>
            </w:ins>
          </w:p>
        </w:tc>
        <w:tc>
          <w:tcPr>
            <w:tcW w:w="1395" w:type="dxa"/>
            <w:tcBorders>
              <w:bottom w:val="single" w:sz="4" w:space="0" w:color="auto"/>
            </w:tcBorders>
            <w:tcPrChange w:id="368" w:author="IEC960923" w:date="2013-05-08T12:59:00Z">
              <w:tcPr>
                <w:tcW w:w="1084" w:type="dxa"/>
                <w:gridSpan w:val="3"/>
              </w:tcPr>
            </w:tcPrChange>
          </w:tcPr>
          <w:p w:rsidR="00985647" w:rsidRDefault="00985647" w:rsidP="00665B78">
            <w:pPr>
              <w:jc w:val="left"/>
              <w:rPr>
                <w:ins w:id="369" w:author="Gao, Guan-Wei (高貫偉 ITC)" w:date="2012-08-03T10:34:00Z"/>
                <w:rFonts w:ascii="Arial" w:eastAsia="SimSun" w:hAnsi="Arial" w:cs="Times New Roman"/>
                <w:szCs w:val="18"/>
              </w:rPr>
            </w:pPr>
            <w:ins w:id="370" w:author="Gao, Guan-Wei (高貫偉 ITC)" w:date="2012-08-03T10:35:00Z">
              <w:r>
                <w:rPr>
                  <w:rFonts w:ascii="Arial" w:eastAsia="SimSun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3465" w:type="dxa"/>
            <w:tcBorders>
              <w:bottom w:val="single" w:sz="4" w:space="0" w:color="auto"/>
            </w:tcBorders>
            <w:tcPrChange w:id="371" w:author="IEC960923" w:date="2013-05-08T12:59:00Z">
              <w:tcPr>
                <w:tcW w:w="4230" w:type="dxa"/>
                <w:gridSpan w:val="3"/>
              </w:tcPr>
            </w:tcPrChange>
          </w:tcPr>
          <w:p w:rsidR="00BA4E9B" w:rsidRDefault="00985647">
            <w:pPr>
              <w:jc w:val="left"/>
              <w:rPr>
                <w:ins w:id="372" w:author="Gao, Guan-Wei (高貫偉 ITC)" w:date="2012-08-03T10:34:00Z"/>
                <w:rFonts w:ascii="Arial" w:eastAsia="SimSun" w:hAnsi="Arial" w:cs="Times New Roman"/>
                <w:szCs w:val="18"/>
                <w:rPrChange w:id="373" w:author="Gao, Guan-Wei (高貫偉 ITC)" w:date="2012-08-03T10:34:00Z">
                  <w:rPr>
                    <w:ins w:id="374" w:author="Gao, Guan-Wei (高貫偉 ITC)" w:date="2012-08-03T10:34:00Z"/>
                  </w:rPr>
                </w:rPrChange>
              </w:rPr>
              <w:pPrChange w:id="375" w:author="Gao, Guan-Wei (高貫偉 ITC)" w:date="2012-08-03T10:34:00Z">
                <w:pPr>
                  <w:pStyle w:val="ab"/>
                  <w:numPr>
                    <w:numId w:val="50"/>
                  </w:numPr>
                  <w:ind w:left="360" w:firstLineChars="0" w:hanging="360"/>
                  <w:jc w:val="left"/>
                </w:pPr>
              </w:pPrChange>
            </w:pPr>
            <w:ins w:id="376" w:author="Gao, Guan-Wei (高貫偉 ITC)" w:date="2012-08-03T10:35:00Z">
              <w:r>
                <w:rPr>
                  <w:rFonts w:ascii="Arial" w:eastAsia="SimSun" w:hAnsi="Arial" w:cs="Times New Roman" w:hint="eastAsia"/>
                  <w:szCs w:val="18"/>
                </w:rPr>
                <w:t>显示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ESOP</w:t>
              </w:r>
            </w:ins>
          </w:p>
        </w:tc>
        <w:tc>
          <w:tcPr>
            <w:tcW w:w="1350" w:type="dxa"/>
            <w:tcBorders>
              <w:bottom w:val="single" w:sz="4" w:space="0" w:color="auto"/>
            </w:tcBorders>
            <w:tcPrChange w:id="377" w:author="IEC960923" w:date="2013-05-08T12:59:00Z">
              <w:tcPr>
                <w:tcW w:w="1260" w:type="dxa"/>
                <w:gridSpan w:val="3"/>
              </w:tcPr>
            </w:tcPrChange>
          </w:tcPr>
          <w:p w:rsidR="00985647" w:rsidRDefault="00985647" w:rsidP="006E163E">
            <w:pPr>
              <w:jc w:val="left"/>
              <w:rPr>
                <w:ins w:id="378" w:author="Gao, Guan-Wei (高貫偉 ITC)" w:date="2012-08-03T10:34:00Z"/>
                <w:rFonts w:ascii="Arial" w:eastAsia="SimSun" w:hAnsi="Arial"/>
                <w:szCs w:val="18"/>
              </w:rPr>
            </w:pPr>
            <w:ins w:id="379" w:author="Gao, Guan-Wei (高貫偉 ITC)" w:date="2012-08-03T10:35:00Z">
              <w:r>
                <w:rPr>
                  <w:rFonts w:ascii="Arial" w:eastAsia="SimSun" w:hAnsi="Arial" w:hint="eastAsia"/>
                  <w:szCs w:val="18"/>
                </w:rPr>
                <w:t>2012-8-3</w:t>
              </w:r>
            </w:ins>
          </w:p>
        </w:tc>
        <w:tc>
          <w:tcPr>
            <w:tcW w:w="764" w:type="dxa"/>
            <w:tcBorders>
              <w:bottom w:val="single" w:sz="4" w:space="0" w:color="auto"/>
            </w:tcBorders>
            <w:tcPrChange w:id="380" w:author="IEC960923" w:date="2013-05-08T12:59:00Z">
              <w:tcPr>
                <w:tcW w:w="764" w:type="dxa"/>
                <w:gridSpan w:val="2"/>
              </w:tcPr>
            </w:tcPrChange>
          </w:tcPr>
          <w:p w:rsidR="00985647" w:rsidRDefault="00985647" w:rsidP="006E163E">
            <w:pPr>
              <w:jc w:val="left"/>
              <w:rPr>
                <w:ins w:id="381" w:author="Gao, Guan-Wei (高貫偉 ITC)" w:date="2012-08-03T10:34:00Z"/>
                <w:rFonts w:ascii="Arial" w:eastAsia="SimSun" w:hAnsi="Arial" w:cs="Times New Roman"/>
                <w:szCs w:val="18"/>
              </w:rPr>
            </w:pPr>
            <w:ins w:id="382" w:author="Gao, Guan-Wei (高貫偉 ITC)" w:date="2012-08-03T10:35:00Z">
              <w:r>
                <w:rPr>
                  <w:rFonts w:ascii="Arial" w:eastAsia="SimSun" w:hAnsi="Arial" w:cs="Times New Roman" w:hint="eastAsia"/>
                  <w:szCs w:val="18"/>
                </w:rPr>
                <w:t>0.03a</w:t>
              </w:r>
            </w:ins>
          </w:p>
        </w:tc>
      </w:tr>
      <w:tr w:rsidR="009B605A" w:rsidRPr="00DA0C6B" w:rsidTr="00A95463">
        <w:tblPrEx>
          <w:tblPrExChange w:id="383" w:author="IEC960923" w:date="2013-05-08T12:59:00Z">
            <w:tblPrEx>
              <w:tblW w:w="5000" w:type="pct"/>
              <w:tblLayout w:type="fixed"/>
            </w:tblPrEx>
          </w:tblPrExChange>
        </w:tblPrEx>
        <w:trPr>
          <w:jc w:val="center"/>
          <w:ins w:id="384" w:author="Gao, Guan-Wei (高貫偉 ITC)" w:date="2012-09-11T14:29:00Z"/>
          <w:trPrChange w:id="385" w:author="IEC960923" w:date="2013-05-08T12:59:00Z">
            <w:trPr>
              <w:jc w:val="center"/>
            </w:trPr>
          </w:trPrChange>
        </w:trPr>
        <w:tc>
          <w:tcPr>
            <w:tcW w:w="828" w:type="dxa"/>
            <w:tcBorders>
              <w:bottom w:val="single" w:sz="4" w:space="0" w:color="auto"/>
            </w:tcBorders>
            <w:shd w:val="clear" w:color="auto" w:fill="FFFFFF" w:themeFill="background1"/>
            <w:tcPrChange w:id="386" w:author="IEC960923" w:date="2013-05-08T12:59:00Z">
              <w:tcPr>
                <w:tcW w:w="828" w:type="dxa"/>
                <w:gridSpan w:val="3"/>
              </w:tcPr>
            </w:tcPrChange>
          </w:tcPr>
          <w:p w:rsidR="009B605A" w:rsidRDefault="009B605A" w:rsidP="00665B78">
            <w:pPr>
              <w:jc w:val="left"/>
              <w:rPr>
                <w:ins w:id="387" w:author="Gao, Guan-Wei (高貫偉 ITC)" w:date="2012-09-11T14:29:00Z"/>
                <w:rFonts w:ascii="Arial" w:eastAsia="SimSun" w:hAnsi="Arial" w:cs="Times New Roman"/>
                <w:szCs w:val="18"/>
              </w:rPr>
            </w:pPr>
            <w:ins w:id="388" w:author="Gao, Guan-Wei (高貫偉 ITC)" w:date="2012-09-11T14:29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  <w:ins w:id="389" w:author="Gao, Guan-Wei (高貫偉 ITC)" w:date="2012-09-11T15:13:00Z">
              <w:r w:rsidR="006A7D81">
                <w:rPr>
                  <w:rFonts w:ascii="Arial" w:eastAsia="SimSun" w:hAnsi="Arial" w:cs="Times New Roman" w:hint="eastAsia"/>
                  <w:szCs w:val="18"/>
                </w:rPr>
                <w:t>/</w:t>
              </w:r>
              <w:r w:rsidR="006A7D81">
                <w:rPr>
                  <w:rFonts w:ascii="Arial" w:eastAsia="SimSun" w:hAnsi="Arial" w:cs="Times New Roman" w:hint="eastAsia"/>
                  <w:szCs w:val="18"/>
                </w:rPr>
                <w:t>业务规则</w:t>
              </w:r>
            </w:ins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auto" w:fill="FFFFFF" w:themeFill="background1"/>
            <w:tcPrChange w:id="390" w:author="IEC960923" w:date="2013-05-08T12:59:00Z">
              <w:tcPr>
                <w:tcW w:w="720" w:type="dxa"/>
                <w:gridSpan w:val="2"/>
              </w:tcPr>
            </w:tcPrChange>
          </w:tcPr>
          <w:p w:rsidR="009B605A" w:rsidRDefault="006A7D81" w:rsidP="00665B78">
            <w:pPr>
              <w:jc w:val="left"/>
              <w:rPr>
                <w:ins w:id="391" w:author="Gao, Guan-Wei (高貫偉 ITC)" w:date="2012-09-11T14:29:00Z"/>
                <w:rFonts w:ascii="Arial" w:eastAsia="SimSun" w:hAnsi="Arial" w:cs="Times New Roman"/>
                <w:szCs w:val="18"/>
              </w:rPr>
            </w:pPr>
            <w:ins w:id="392" w:author="Gao, Guan-Wei (高貫偉 ITC)" w:date="2012-09-11T15:13:00Z">
              <w:r>
                <w:rPr>
                  <w:rFonts w:ascii="Arial" w:eastAsia="SimSun" w:hAnsi="Arial" w:cs="Times New Roman" w:hint="eastAsia"/>
                  <w:szCs w:val="18"/>
                </w:rPr>
                <w:t>ALL</w:t>
              </w:r>
            </w:ins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FFFFFF" w:themeFill="background1"/>
            <w:tcPrChange w:id="393" w:author="IEC960923" w:date="2013-05-08T12:59:00Z">
              <w:tcPr>
                <w:tcW w:w="1260" w:type="dxa"/>
                <w:gridSpan w:val="3"/>
              </w:tcPr>
            </w:tcPrChange>
          </w:tcPr>
          <w:p w:rsidR="009B605A" w:rsidRDefault="009B605A" w:rsidP="00665B78">
            <w:pPr>
              <w:jc w:val="left"/>
              <w:rPr>
                <w:ins w:id="394" w:author="Gao, Guan-Wei (高貫偉 ITC)" w:date="2012-09-11T14:29:00Z"/>
                <w:rFonts w:ascii="Arial" w:eastAsia="SimSun" w:hAnsi="Arial" w:cs="Times New Roman"/>
                <w:szCs w:val="18"/>
              </w:rPr>
            </w:pPr>
            <w:ins w:id="395" w:author="Gao, Guan-Wei (高貫偉 ITC)" w:date="2012-09-11T14:29:00Z">
              <w:r>
                <w:rPr>
                  <w:rFonts w:ascii="Arial" w:eastAsia="SimSun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3465" w:type="dxa"/>
            <w:tcBorders>
              <w:bottom w:val="single" w:sz="4" w:space="0" w:color="auto"/>
            </w:tcBorders>
            <w:shd w:val="clear" w:color="auto" w:fill="FFFFFF" w:themeFill="background1"/>
            <w:tcPrChange w:id="396" w:author="IEC960923" w:date="2013-05-08T12:59:00Z">
              <w:tcPr>
                <w:tcW w:w="3600" w:type="dxa"/>
              </w:tcPr>
            </w:tcPrChange>
          </w:tcPr>
          <w:p w:rsidR="009B605A" w:rsidRDefault="006A7D81" w:rsidP="00A1100D">
            <w:pPr>
              <w:jc w:val="left"/>
              <w:rPr>
                <w:ins w:id="397" w:author="Gao, Guan-Wei (高貫偉 ITC)" w:date="2012-09-11T15:13:00Z"/>
                <w:rFonts w:ascii="Arial" w:eastAsia="SimSun" w:hAnsi="Arial" w:cs="Times New Roman"/>
                <w:szCs w:val="18"/>
              </w:rPr>
            </w:pPr>
            <w:ins w:id="398" w:author="Gao, Guan-Wei (高貫偉 ITC)" w:date="2012-09-11T15:13:00Z">
              <w:r>
                <w:rPr>
                  <w:rFonts w:ascii="Arial" w:eastAsia="SimSun" w:hAnsi="Arial" w:cs="Times New Roman" w:hint="eastAsia"/>
                  <w:szCs w:val="18"/>
                </w:rPr>
                <w:t xml:space="preserve">1. </w:t>
              </w:r>
            </w:ins>
            <w:ins w:id="399" w:author="Gao, Guan-Wei (高貫偉 ITC)" w:date="2012-09-11T14:29:00Z">
              <w:r w:rsidR="009B605A">
                <w:rPr>
                  <w:rFonts w:ascii="Arial" w:eastAsia="SimSun" w:hAnsi="Arial" w:cs="Times New Roman" w:hint="eastAsia"/>
                  <w:szCs w:val="18"/>
                </w:rPr>
                <w:t>显示虚拟</w:t>
              </w:r>
              <w:proofErr w:type="spellStart"/>
              <w:r w:rsidR="009B605A">
                <w:rPr>
                  <w:rFonts w:ascii="Arial" w:eastAsia="SimSun" w:hAnsi="Arial" w:cs="Times New Roman" w:hint="eastAsia"/>
                  <w:szCs w:val="18"/>
                </w:rPr>
                <w:t>ProductID</w:t>
              </w:r>
              <w:proofErr w:type="spellEnd"/>
              <w:r w:rsidR="009B605A">
                <w:rPr>
                  <w:rFonts w:ascii="Arial" w:eastAsia="SimSun" w:hAnsi="Arial" w:cs="Times New Roman" w:hint="eastAsia"/>
                  <w:szCs w:val="18"/>
                </w:rPr>
                <w:t>，</w:t>
              </w:r>
            </w:ins>
            <w:ins w:id="400" w:author="Gao, Guan-Wei (高貫偉 ITC)" w:date="2012-09-11T14:30:00Z">
              <w:r w:rsidR="009B605A">
                <w:rPr>
                  <w:rFonts w:ascii="Arial" w:eastAsia="SimSun" w:hAnsi="Arial" w:cs="Times New Roman" w:hint="eastAsia"/>
                  <w:szCs w:val="18"/>
                </w:rPr>
                <w:t>并刷入验证</w:t>
              </w:r>
            </w:ins>
          </w:p>
          <w:p w:rsidR="006A7D81" w:rsidRDefault="006A7D81" w:rsidP="00A1100D">
            <w:pPr>
              <w:jc w:val="left"/>
              <w:rPr>
                <w:ins w:id="401" w:author="Gao, Guan-Wei (高貫偉 ITC)" w:date="2012-09-11T14:29:00Z"/>
                <w:rFonts w:ascii="Arial" w:eastAsia="SimSun" w:hAnsi="Arial" w:cs="Times New Roman"/>
                <w:szCs w:val="18"/>
              </w:rPr>
            </w:pPr>
            <w:ins w:id="402" w:author="Gao, Guan-Wei (高貫偉 ITC)" w:date="2012-09-11T15:13:00Z">
              <w:r>
                <w:rPr>
                  <w:rFonts w:ascii="Arial" w:eastAsia="SimSun" w:hAnsi="Arial" w:cs="Times New Roman" w:hint="eastAsia"/>
                  <w:szCs w:val="18"/>
                </w:rPr>
                <w:t xml:space="preserve">2. 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修改ＥＰＩＡ抽检规则</w:t>
              </w:r>
            </w:ins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  <w:tcPrChange w:id="403" w:author="IEC960923" w:date="2013-05-08T12:59:00Z">
              <w:tcPr>
                <w:tcW w:w="1350" w:type="dxa"/>
                <w:gridSpan w:val="4"/>
              </w:tcPr>
            </w:tcPrChange>
          </w:tcPr>
          <w:p w:rsidR="009B605A" w:rsidRDefault="009B605A" w:rsidP="006E163E">
            <w:pPr>
              <w:jc w:val="left"/>
              <w:rPr>
                <w:ins w:id="404" w:author="Gao, Guan-Wei (高貫偉 ITC)" w:date="2012-09-11T14:29:00Z"/>
                <w:rFonts w:ascii="Arial" w:eastAsia="SimSun" w:hAnsi="Arial"/>
                <w:szCs w:val="18"/>
              </w:rPr>
            </w:pPr>
            <w:ins w:id="405" w:author="Gao, Guan-Wei (高貫偉 ITC)" w:date="2012-09-11T14:30:00Z">
              <w:r>
                <w:rPr>
                  <w:rFonts w:ascii="Arial" w:eastAsia="SimSun" w:hAnsi="Arial" w:hint="eastAsia"/>
                  <w:szCs w:val="18"/>
                </w:rPr>
                <w:t>2012-9-11</w:t>
              </w:r>
            </w:ins>
          </w:p>
        </w:tc>
        <w:tc>
          <w:tcPr>
            <w:tcW w:w="764" w:type="dxa"/>
            <w:tcBorders>
              <w:bottom w:val="single" w:sz="4" w:space="0" w:color="auto"/>
            </w:tcBorders>
            <w:shd w:val="clear" w:color="auto" w:fill="FFFFFF" w:themeFill="background1"/>
            <w:tcPrChange w:id="406" w:author="IEC960923" w:date="2013-05-08T12:59:00Z">
              <w:tcPr>
                <w:tcW w:w="764" w:type="dxa"/>
                <w:gridSpan w:val="2"/>
              </w:tcPr>
            </w:tcPrChange>
          </w:tcPr>
          <w:p w:rsidR="009B605A" w:rsidRDefault="009B605A" w:rsidP="006E163E">
            <w:pPr>
              <w:jc w:val="left"/>
              <w:rPr>
                <w:ins w:id="407" w:author="Gao, Guan-Wei (高貫偉 ITC)" w:date="2012-09-11T14:29:00Z"/>
                <w:rFonts w:ascii="Arial" w:eastAsia="SimSun" w:hAnsi="Arial" w:cs="Times New Roman"/>
                <w:szCs w:val="18"/>
              </w:rPr>
            </w:pPr>
            <w:ins w:id="408" w:author="Gao, Guan-Wei (高貫偉 ITC)" w:date="2012-09-11T14:30:00Z">
              <w:r>
                <w:rPr>
                  <w:rFonts w:ascii="Arial" w:eastAsia="SimSun" w:hAnsi="Arial" w:cs="Times New Roman" w:hint="eastAsia"/>
                  <w:szCs w:val="18"/>
                </w:rPr>
                <w:t>0.05a</w:t>
              </w:r>
            </w:ins>
          </w:p>
        </w:tc>
      </w:tr>
      <w:tr w:rsidR="005C10BA" w:rsidRPr="00DA0C6B" w:rsidTr="00A95463">
        <w:tblPrEx>
          <w:tblPrExChange w:id="409" w:author="IEC960923" w:date="2013-05-08T12:59:00Z">
            <w:tblPrEx>
              <w:tblW w:w="5000" w:type="pct"/>
              <w:tblLayout w:type="fixed"/>
            </w:tblPrEx>
          </w:tblPrExChange>
        </w:tblPrEx>
        <w:trPr>
          <w:jc w:val="center"/>
          <w:ins w:id="410" w:author="Gao, Guan-Wei (高貫偉 ITC)" w:date="2012-10-10T13:53:00Z"/>
          <w:trPrChange w:id="411" w:author="IEC960923" w:date="2013-05-08T12:59:00Z">
            <w:trPr>
              <w:jc w:val="center"/>
            </w:trPr>
          </w:trPrChange>
        </w:trPr>
        <w:tc>
          <w:tcPr>
            <w:tcW w:w="828" w:type="dxa"/>
            <w:shd w:val="clear" w:color="auto" w:fill="auto"/>
            <w:tcPrChange w:id="412" w:author="IEC960923" w:date="2013-05-08T12:59:00Z">
              <w:tcPr>
                <w:tcW w:w="828" w:type="dxa"/>
                <w:gridSpan w:val="3"/>
                <w:shd w:val="clear" w:color="auto" w:fill="D9D9D9" w:themeFill="background1" w:themeFillShade="D9"/>
              </w:tcPr>
            </w:tcPrChange>
          </w:tcPr>
          <w:p w:rsidR="005C10BA" w:rsidRDefault="005C10BA" w:rsidP="00665B78">
            <w:pPr>
              <w:jc w:val="left"/>
              <w:rPr>
                <w:ins w:id="413" w:author="Gao, Guan-Wei (高貫偉 ITC)" w:date="2012-10-10T13:53:00Z"/>
                <w:rFonts w:ascii="Arial" w:eastAsia="SimSun" w:hAnsi="Arial" w:cs="Times New Roman"/>
                <w:szCs w:val="18"/>
              </w:rPr>
            </w:pPr>
            <w:ins w:id="414" w:author="Gao, Guan-Wei (高貫偉 ITC)" w:date="2012-10-10T13:54:00Z">
              <w:r>
                <w:rPr>
                  <w:rFonts w:ascii="Arial" w:eastAsia="SimSun" w:hAnsi="Arial" w:cs="Times New Roman" w:hint="eastAsia"/>
                  <w:szCs w:val="18"/>
                </w:rPr>
                <w:t>过程描述</w:t>
              </w:r>
            </w:ins>
          </w:p>
        </w:tc>
        <w:tc>
          <w:tcPr>
            <w:tcW w:w="720" w:type="dxa"/>
            <w:shd w:val="clear" w:color="auto" w:fill="auto"/>
            <w:tcPrChange w:id="415" w:author="IEC960923" w:date="2013-05-08T12:59:00Z">
              <w:tcPr>
                <w:tcW w:w="720" w:type="dxa"/>
                <w:gridSpan w:val="2"/>
                <w:shd w:val="clear" w:color="auto" w:fill="D9D9D9" w:themeFill="background1" w:themeFillShade="D9"/>
              </w:tcPr>
            </w:tcPrChange>
          </w:tcPr>
          <w:p w:rsidR="005C10BA" w:rsidRDefault="005C10BA" w:rsidP="00665B78">
            <w:pPr>
              <w:jc w:val="left"/>
              <w:rPr>
                <w:ins w:id="416" w:author="Gao, Guan-Wei (高貫偉 ITC)" w:date="2012-10-10T13:53:00Z"/>
                <w:rFonts w:ascii="Arial" w:eastAsia="SimSun" w:hAnsi="Arial" w:cs="Times New Roman"/>
                <w:szCs w:val="18"/>
              </w:rPr>
            </w:pPr>
            <w:ins w:id="417" w:author="Gao, Guan-Wei (高貫偉 ITC)" w:date="2012-10-10T13:54:00Z">
              <w:r>
                <w:rPr>
                  <w:rFonts w:ascii="Arial" w:eastAsia="SimSun" w:hAnsi="Arial" w:cs="Times New Roman" w:hint="eastAsia"/>
                  <w:szCs w:val="18"/>
                </w:rPr>
                <w:t>卡站</w:t>
              </w:r>
            </w:ins>
          </w:p>
        </w:tc>
        <w:tc>
          <w:tcPr>
            <w:tcW w:w="1395" w:type="dxa"/>
            <w:shd w:val="clear" w:color="auto" w:fill="auto"/>
            <w:tcPrChange w:id="418" w:author="IEC960923" w:date="2013-05-08T12:59:00Z">
              <w:tcPr>
                <w:tcW w:w="1260" w:type="dxa"/>
                <w:gridSpan w:val="3"/>
                <w:shd w:val="clear" w:color="auto" w:fill="D9D9D9" w:themeFill="background1" w:themeFillShade="D9"/>
              </w:tcPr>
            </w:tcPrChange>
          </w:tcPr>
          <w:p w:rsidR="005C10BA" w:rsidRDefault="005C10BA" w:rsidP="00665B78">
            <w:pPr>
              <w:jc w:val="left"/>
              <w:rPr>
                <w:ins w:id="419" w:author="Gao, Guan-Wei (高貫偉 ITC)" w:date="2012-10-10T13:53:00Z"/>
                <w:rFonts w:ascii="Arial" w:eastAsia="SimSun" w:hAnsi="Arial" w:cs="Times New Roman"/>
                <w:szCs w:val="18"/>
              </w:rPr>
            </w:pPr>
            <w:ins w:id="420" w:author="Gao, Guan-Wei (高貫偉 ITC)" w:date="2012-10-10T13:54:00Z">
              <w:r>
                <w:rPr>
                  <w:rFonts w:ascii="Arial" w:eastAsia="SimSun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3465" w:type="dxa"/>
            <w:shd w:val="clear" w:color="auto" w:fill="auto"/>
            <w:tcPrChange w:id="421" w:author="IEC960923" w:date="2013-05-08T12:59:00Z">
              <w:tcPr>
                <w:tcW w:w="3600" w:type="dxa"/>
                <w:shd w:val="clear" w:color="auto" w:fill="D9D9D9" w:themeFill="background1" w:themeFillShade="D9"/>
              </w:tcPr>
            </w:tcPrChange>
          </w:tcPr>
          <w:p w:rsidR="005C10BA" w:rsidRDefault="005C10BA" w:rsidP="00A1100D">
            <w:pPr>
              <w:jc w:val="left"/>
              <w:rPr>
                <w:ins w:id="422" w:author="Gao, Guan-Wei (高貫偉 ITC)" w:date="2012-10-10T13:53:00Z"/>
                <w:rFonts w:ascii="Arial" w:eastAsia="SimSun" w:hAnsi="Arial" w:cs="Times New Roman"/>
                <w:szCs w:val="18"/>
              </w:rPr>
            </w:pPr>
            <w:ins w:id="423" w:author="Gao, Guan-Wei (高貫偉 ITC)" w:date="2012-10-10T13:54:00Z">
              <w:r>
                <w:rPr>
                  <w:rFonts w:ascii="Arial" w:eastAsia="SimSun" w:hAnsi="Arial" w:cs="Times New Roman" w:hint="eastAsia"/>
                  <w:szCs w:val="18"/>
                </w:rPr>
                <w:t xml:space="preserve">CDSI 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机器，不需要密码的，不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Check AT</w:t>
              </w:r>
              <w:r>
                <w:rPr>
                  <w:rFonts w:ascii="Arial" w:eastAsia="SimSun" w:hAnsi="Arial" w:cs="Times New Roman" w:hint="eastAsia"/>
                  <w:szCs w:val="18"/>
                </w:rPr>
                <w:t>的存在性</w:t>
              </w:r>
            </w:ins>
          </w:p>
        </w:tc>
        <w:tc>
          <w:tcPr>
            <w:tcW w:w="1350" w:type="dxa"/>
            <w:shd w:val="clear" w:color="auto" w:fill="auto"/>
            <w:tcPrChange w:id="424" w:author="IEC960923" w:date="2013-05-08T12:59:00Z">
              <w:tcPr>
                <w:tcW w:w="1350" w:type="dxa"/>
                <w:gridSpan w:val="4"/>
                <w:shd w:val="clear" w:color="auto" w:fill="D9D9D9" w:themeFill="background1" w:themeFillShade="D9"/>
              </w:tcPr>
            </w:tcPrChange>
          </w:tcPr>
          <w:p w:rsidR="005C10BA" w:rsidRDefault="005C10BA" w:rsidP="006E163E">
            <w:pPr>
              <w:jc w:val="left"/>
              <w:rPr>
                <w:ins w:id="425" w:author="Gao, Guan-Wei (高貫偉 ITC)" w:date="2012-10-10T13:53:00Z"/>
                <w:rFonts w:ascii="Arial" w:eastAsia="SimSun" w:hAnsi="Arial"/>
                <w:szCs w:val="18"/>
              </w:rPr>
            </w:pPr>
            <w:ins w:id="426" w:author="Gao, Guan-Wei (高貫偉 ITC)" w:date="2012-10-10T13:54:00Z">
              <w:r>
                <w:rPr>
                  <w:rFonts w:ascii="Arial" w:eastAsia="SimSun" w:hAnsi="Arial" w:hint="eastAsia"/>
                  <w:szCs w:val="18"/>
                </w:rPr>
                <w:t>2012</w:t>
              </w:r>
            </w:ins>
            <w:ins w:id="427" w:author="Gao, Guan-Wei (高貫偉 ITC)" w:date="2012-10-10T14:02:00Z">
              <w:r>
                <w:rPr>
                  <w:rFonts w:ascii="Arial" w:eastAsia="SimSun" w:hAnsi="Arial" w:hint="eastAsia"/>
                  <w:szCs w:val="18"/>
                </w:rPr>
                <w:t>-10-10</w:t>
              </w:r>
            </w:ins>
          </w:p>
        </w:tc>
        <w:tc>
          <w:tcPr>
            <w:tcW w:w="764" w:type="dxa"/>
            <w:shd w:val="clear" w:color="auto" w:fill="auto"/>
            <w:tcPrChange w:id="428" w:author="IEC960923" w:date="2013-05-08T12:59:00Z">
              <w:tcPr>
                <w:tcW w:w="764" w:type="dxa"/>
                <w:gridSpan w:val="2"/>
                <w:shd w:val="clear" w:color="auto" w:fill="D9D9D9" w:themeFill="background1" w:themeFillShade="D9"/>
              </w:tcPr>
            </w:tcPrChange>
          </w:tcPr>
          <w:p w:rsidR="00450B81" w:rsidRDefault="005C10BA">
            <w:pPr>
              <w:jc w:val="left"/>
              <w:rPr>
                <w:ins w:id="429" w:author="Gao, Guan-Wei (高貫偉 ITC)" w:date="2012-10-10T13:53:00Z"/>
                <w:rFonts w:ascii="Arial" w:eastAsia="SimSun" w:hAnsi="Arial" w:cs="Times New Roman"/>
                <w:szCs w:val="18"/>
              </w:rPr>
            </w:pPr>
            <w:ins w:id="430" w:author="Gao, Guan-Wei (高貫偉 ITC)" w:date="2012-10-10T13:54:00Z">
              <w:r>
                <w:rPr>
                  <w:rFonts w:ascii="Arial" w:eastAsia="SimSun" w:hAnsi="Arial" w:cs="Times New Roman" w:hint="eastAsia"/>
                  <w:szCs w:val="18"/>
                </w:rPr>
                <w:t>0.0</w:t>
              </w:r>
            </w:ins>
            <w:ins w:id="431" w:author="Gao, Guan-Wei (高貫偉 ITC)" w:date="2012-10-10T14:02:00Z">
              <w:r>
                <w:rPr>
                  <w:rFonts w:ascii="Arial" w:eastAsia="SimSun" w:hAnsi="Arial" w:cs="Times New Roman" w:hint="eastAsia"/>
                  <w:szCs w:val="18"/>
                </w:rPr>
                <w:t>5</w:t>
              </w:r>
            </w:ins>
            <w:ins w:id="432" w:author="Gao, Guan-Wei (高貫偉 ITC)" w:date="2012-10-10T13:54:00Z">
              <w:r>
                <w:rPr>
                  <w:rFonts w:ascii="Arial" w:eastAsia="SimSun" w:hAnsi="Arial" w:cs="Times New Roman" w:hint="eastAsia"/>
                  <w:szCs w:val="18"/>
                </w:rPr>
                <w:t>a</w:t>
              </w:r>
            </w:ins>
          </w:p>
        </w:tc>
      </w:tr>
      <w:tr w:rsidR="00E55C16" w:rsidRPr="00DA0C6B" w:rsidTr="00A95463">
        <w:tblPrEx>
          <w:tblPrExChange w:id="433" w:author="IEC960923" w:date="2013-05-08T12:59:00Z">
            <w:tblPrEx>
              <w:tblW w:w="5000" w:type="pct"/>
              <w:tblLayout w:type="fixed"/>
            </w:tblPrEx>
          </w:tblPrExChange>
        </w:tblPrEx>
        <w:trPr>
          <w:jc w:val="center"/>
          <w:ins w:id="434" w:author="IES11HV31" w:date="2013-04-22T16:13:00Z"/>
          <w:trPrChange w:id="435" w:author="IEC960923" w:date="2013-05-08T12:59:00Z">
            <w:trPr>
              <w:jc w:val="center"/>
            </w:trPr>
          </w:trPrChange>
        </w:trPr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tcPrChange w:id="436" w:author="IEC960923" w:date="2013-05-08T12:59:00Z">
              <w:tcPr>
                <w:tcW w:w="828" w:type="dxa"/>
                <w:gridSpan w:val="3"/>
                <w:shd w:val="clear" w:color="auto" w:fill="00B050"/>
              </w:tcPr>
            </w:tcPrChange>
          </w:tcPr>
          <w:p w:rsidR="00E55C16" w:rsidRPr="00E55C16" w:rsidRDefault="00E55C16" w:rsidP="00665B78">
            <w:pPr>
              <w:jc w:val="left"/>
              <w:rPr>
                <w:ins w:id="437" w:author="IES11HV31" w:date="2013-04-22T16:13:00Z"/>
                <w:rFonts w:ascii="Arial" w:eastAsia="SimSun" w:hAnsi="Arial" w:cs="Times New Roman"/>
                <w:szCs w:val="18"/>
                <w:highlight w:val="yellow"/>
                <w:rPrChange w:id="438" w:author="IES11HV31" w:date="2013-04-22T16:14:00Z">
                  <w:rPr>
                    <w:ins w:id="439" w:author="IES11HV31" w:date="2013-04-22T16:13:00Z"/>
                    <w:rFonts w:ascii="Arial" w:eastAsia="SimSun" w:hAnsi="Arial" w:cs="Times New Roman"/>
                    <w:szCs w:val="18"/>
                  </w:rPr>
                </w:rPrChange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auto" w:fill="auto"/>
            <w:tcPrChange w:id="440" w:author="IEC960923" w:date="2013-05-08T12:59:00Z">
              <w:tcPr>
                <w:tcW w:w="720" w:type="dxa"/>
                <w:gridSpan w:val="2"/>
                <w:shd w:val="clear" w:color="auto" w:fill="00B050"/>
              </w:tcPr>
            </w:tcPrChange>
          </w:tcPr>
          <w:p w:rsidR="00E55C16" w:rsidRPr="00E55C16" w:rsidRDefault="00E55C16" w:rsidP="00665B78">
            <w:pPr>
              <w:jc w:val="left"/>
              <w:rPr>
                <w:ins w:id="441" w:author="IES11HV31" w:date="2013-04-22T16:13:00Z"/>
                <w:rFonts w:ascii="Arial" w:eastAsia="SimSun" w:hAnsi="Arial" w:cs="Times New Roman"/>
                <w:szCs w:val="18"/>
                <w:highlight w:val="yellow"/>
                <w:rPrChange w:id="442" w:author="IES11HV31" w:date="2013-04-22T16:14:00Z">
                  <w:rPr>
                    <w:ins w:id="443" w:author="IES11HV31" w:date="2013-04-22T16:13:00Z"/>
                    <w:rFonts w:ascii="Arial" w:eastAsia="SimSun" w:hAnsi="Arial" w:cs="Times New Roman"/>
                    <w:szCs w:val="18"/>
                  </w:rPr>
                </w:rPrChange>
              </w:rPr>
            </w:pPr>
            <w:ins w:id="444" w:author="IES11HV31" w:date="2013-04-22T16:13:00Z">
              <w:r w:rsidRPr="00E55C16">
                <w:rPr>
                  <w:rFonts w:ascii="Arial" w:eastAsia="SimSun" w:hAnsi="Arial" w:cs="Times New Roman" w:hint="eastAsia"/>
                  <w:szCs w:val="18"/>
                  <w:highlight w:val="yellow"/>
                  <w:rPrChange w:id="445" w:author="IES11HV31" w:date="2013-04-22T16:14:00Z">
                    <w:rPr>
                      <w:rFonts w:ascii="Arial" w:eastAsia="SimSun" w:hAnsi="Arial" w:cs="Times New Roman" w:hint="eastAsia"/>
                      <w:szCs w:val="18"/>
                    </w:rPr>
                  </w:rPrChange>
                </w:rPr>
                <w:t>卡站</w:t>
              </w:r>
            </w:ins>
          </w:p>
        </w:tc>
        <w:tc>
          <w:tcPr>
            <w:tcW w:w="1395" w:type="dxa"/>
            <w:tcBorders>
              <w:bottom w:val="single" w:sz="4" w:space="0" w:color="auto"/>
            </w:tcBorders>
            <w:shd w:val="clear" w:color="auto" w:fill="auto"/>
            <w:tcPrChange w:id="446" w:author="IEC960923" w:date="2013-05-08T12:59:00Z">
              <w:tcPr>
                <w:tcW w:w="1260" w:type="dxa"/>
                <w:gridSpan w:val="3"/>
                <w:shd w:val="clear" w:color="auto" w:fill="00B050"/>
              </w:tcPr>
            </w:tcPrChange>
          </w:tcPr>
          <w:p w:rsidR="00E55C16" w:rsidRPr="00E55C16" w:rsidRDefault="00E55C16" w:rsidP="00665B78">
            <w:pPr>
              <w:jc w:val="left"/>
              <w:rPr>
                <w:ins w:id="447" w:author="IES11HV31" w:date="2013-04-22T16:13:00Z"/>
                <w:rFonts w:ascii="Arial" w:eastAsia="SimSun" w:hAnsi="Arial" w:cs="Times New Roman"/>
                <w:szCs w:val="18"/>
                <w:highlight w:val="yellow"/>
                <w:rPrChange w:id="448" w:author="IES11HV31" w:date="2013-04-22T16:14:00Z">
                  <w:rPr>
                    <w:ins w:id="449" w:author="IES11HV31" w:date="2013-04-22T16:13:00Z"/>
                    <w:rFonts w:ascii="Arial" w:eastAsia="SimSun" w:hAnsi="Arial" w:cs="Times New Roman"/>
                    <w:szCs w:val="18"/>
                  </w:rPr>
                </w:rPrChange>
              </w:rPr>
            </w:pPr>
            <w:ins w:id="450" w:author="IES11HV31" w:date="2013-04-22T16:13:00Z">
              <w:r w:rsidRPr="00E55C16">
                <w:rPr>
                  <w:rFonts w:ascii="Arial" w:eastAsia="SimSun" w:hAnsi="Arial" w:cs="Times New Roman" w:hint="eastAsia"/>
                  <w:szCs w:val="18"/>
                  <w:highlight w:val="yellow"/>
                  <w:rPrChange w:id="451" w:author="IES11HV31" w:date="2013-04-22T16:14:00Z">
                    <w:rPr>
                      <w:rFonts w:ascii="Arial" w:eastAsia="SimSun" w:hAnsi="Arial" w:cs="Times New Roman" w:hint="eastAsia"/>
                      <w:szCs w:val="18"/>
                    </w:rPr>
                  </w:rPrChange>
                </w:rPr>
                <w:t>新需求</w:t>
              </w:r>
            </w:ins>
          </w:p>
        </w:tc>
        <w:tc>
          <w:tcPr>
            <w:tcW w:w="3465" w:type="dxa"/>
            <w:tcBorders>
              <w:bottom w:val="single" w:sz="4" w:space="0" w:color="auto"/>
            </w:tcBorders>
            <w:shd w:val="clear" w:color="auto" w:fill="auto"/>
            <w:tcPrChange w:id="452" w:author="IEC960923" w:date="2013-05-08T12:59:00Z">
              <w:tcPr>
                <w:tcW w:w="3600" w:type="dxa"/>
                <w:shd w:val="clear" w:color="auto" w:fill="00B050"/>
              </w:tcPr>
            </w:tcPrChange>
          </w:tcPr>
          <w:p w:rsidR="00E55C16" w:rsidRPr="00E55C16" w:rsidRDefault="00E55C16" w:rsidP="00A1100D">
            <w:pPr>
              <w:jc w:val="left"/>
              <w:rPr>
                <w:ins w:id="453" w:author="IES11HV31" w:date="2013-04-22T16:13:00Z"/>
                <w:rFonts w:ascii="Arial" w:eastAsia="SimSun" w:hAnsi="Arial" w:cs="Times New Roman"/>
                <w:szCs w:val="18"/>
                <w:highlight w:val="yellow"/>
                <w:rPrChange w:id="454" w:author="IES11HV31" w:date="2013-04-22T16:14:00Z">
                  <w:rPr>
                    <w:ins w:id="455" w:author="IES11HV31" w:date="2013-04-22T16:13:00Z"/>
                    <w:rFonts w:ascii="Arial" w:eastAsia="SimSun" w:hAnsi="Arial" w:cs="Times New Roman"/>
                    <w:szCs w:val="18"/>
                  </w:rPr>
                </w:rPrChange>
              </w:rPr>
            </w:pPr>
            <w:ins w:id="456" w:author="IES11HV31" w:date="2013-04-22T16:14:00Z">
              <w:r w:rsidRPr="00E55C16">
                <w:rPr>
                  <w:rFonts w:ascii="Arial" w:eastAsia="SimSun" w:hAnsi="Arial" w:cs="Times New Roman"/>
                  <w:szCs w:val="18"/>
                  <w:highlight w:val="yellow"/>
                  <w:rPrChange w:id="457" w:author="IES11HV31" w:date="2013-04-22T16:14:00Z">
                    <w:rPr>
                      <w:rFonts w:ascii="Arial" w:eastAsia="SimSun" w:hAnsi="Arial" w:cs="Times New Roman"/>
                      <w:szCs w:val="18"/>
                    </w:rPr>
                  </w:rPrChange>
                </w:rPr>
                <w:t xml:space="preserve">Mantis1724 </w:t>
              </w:r>
              <w:r w:rsidRPr="00E55C16">
                <w:rPr>
                  <w:rFonts w:ascii="Arial" w:eastAsia="SimSun" w:hAnsi="Arial" w:cs="Times New Roman" w:hint="eastAsia"/>
                  <w:szCs w:val="18"/>
                  <w:highlight w:val="yellow"/>
                  <w:rPrChange w:id="458" w:author="IES11HV31" w:date="2013-04-22T16:14:00Z">
                    <w:rPr>
                      <w:rFonts w:ascii="Arial" w:eastAsia="SimSun" w:hAnsi="Arial" w:cs="Times New Roman" w:hint="eastAsia"/>
                      <w:szCs w:val="18"/>
                    </w:rPr>
                  </w:rPrChange>
                </w:rPr>
                <w:t>修改安全螺丝的卡站</w:t>
              </w:r>
            </w:ins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tcPrChange w:id="459" w:author="IEC960923" w:date="2013-05-08T12:59:00Z">
              <w:tcPr>
                <w:tcW w:w="1350" w:type="dxa"/>
                <w:gridSpan w:val="4"/>
                <w:shd w:val="clear" w:color="auto" w:fill="00B050"/>
              </w:tcPr>
            </w:tcPrChange>
          </w:tcPr>
          <w:p w:rsidR="00E55C16" w:rsidRPr="00E55C16" w:rsidRDefault="00E55C16" w:rsidP="006E163E">
            <w:pPr>
              <w:jc w:val="left"/>
              <w:rPr>
                <w:ins w:id="460" w:author="IES11HV31" w:date="2013-04-22T16:13:00Z"/>
                <w:rFonts w:ascii="Arial" w:eastAsia="SimSun" w:hAnsi="Arial"/>
                <w:szCs w:val="18"/>
                <w:highlight w:val="yellow"/>
                <w:rPrChange w:id="461" w:author="IES11HV31" w:date="2013-04-22T16:14:00Z">
                  <w:rPr>
                    <w:ins w:id="462" w:author="IES11HV31" w:date="2013-04-22T16:13:00Z"/>
                    <w:rFonts w:ascii="Arial" w:eastAsia="SimSun" w:hAnsi="Arial"/>
                    <w:szCs w:val="18"/>
                  </w:rPr>
                </w:rPrChange>
              </w:rPr>
            </w:pPr>
            <w:ins w:id="463" w:author="IES11HV31" w:date="2013-04-22T16:14:00Z">
              <w:r w:rsidRPr="00E55C16">
                <w:rPr>
                  <w:rFonts w:ascii="Arial" w:eastAsia="SimSun" w:hAnsi="Arial"/>
                  <w:szCs w:val="18"/>
                  <w:highlight w:val="yellow"/>
                  <w:rPrChange w:id="464" w:author="IES11HV31" w:date="2013-04-22T16:14:00Z">
                    <w:rPr>
                      <w:rFonts w:ascii="Arial" w:eastAsia="SimSun" w:hAnsi="Arial"/>
                      <w:szCs w:val="18"/>
                    </w:rPr>
                  </w:rPrChange>
                </w:rPr>
                <w:t>2013-04-22</w:t>
              </w:r>
            </w:ins>
          </w:p>
        </w:tc>
        <w:tc>
          <w:tcPr>
            <w:tcW w:w="764" w:type="dxa"/>
            <w:tcBorders>
              <w:bottom w:val="single" w:sz="4" w:space="0" w:color="auto"/>
            </w:tcBorders>
            <w:shd w:val="clear" w:color="auto" w:fill="auto"/>
            <w:tcPrChange w:id="465" w:author="IEC960923" w:date="2013-05-08T12:59:00Z">
              <w:tcPr>
                <w:tcW w:w="764" w:type="dxa"/>
                <w:gridSpan w:val="2"/>
                <w:shd w:val="clear" w:color="auto" w:fill="00B050"/>
              </w:tcPr>
            </w:tcPrChange>
          </w:tcPr>
          <w:p w:rsidR="00E55C16" w:rsidRPr="00E55C16" w:rsidRDefault="00E55C16">
            <w:pPr>
              <w:jc w:val="left"/>
              <w:rPr>
                <w:ins w:id="466" w:author="IES11HV31" w:date="2013-04-22T16:13:00Z"/>
                <w:rFonts w:ascii="Arial" w:eastAsia="SimSun" w:hAnsi="Arial" w:cs="Times New Roman"/>
                <w:szCs w:val="18"/>
                <w:highlight w:val="yellow"/>
                <w:rPrChange w:id="467" w:author="IES11HV31" w:date="2013-04-22T16:14:00Z">
                  <w:rPr>
                    <w:ins w:id="468" w:author="IES11HV31" w:date="2013-04-22T16:13:00Z"/>
                    <w:rFonts w:ascii="Arial" w:eastAsia="SimSun" w:hAnsi="Arial" w:cs="Times New Roman"/>
                    <w:szCs w:val="18"/>
                  </w:rPr>
                </w:rPrChange>
              </w:rPr>
            </w:pPr>
          </w:p>
        </w:tc>
      </w:tr>
      <w:tr w:rsidR="0053296B" w:rsidRPr="0053296B" w:rsidTr="00A95463">
        <w:tblPrEx>
          <w:tblPrExChange w:id="469" w:author="IEC960923" w:date="2013-05-08T12:59:00Z">
            <w:tblPrEx>
              <w:tblW w:w="5000" w:type="pct"/>
              <w:tblLayout w:type="fixed"/>
            </w:tblPrEx>
          </w:tblPrExChange>
        </w:tblPrEx>
        <w:trPr>
          <w:jc w:val="center"/>
          <w:ins w:id="470" w:author="IEC960923" w:date="2013-04-30T14:17:00Z"/>
          <w:trPrChange w:id="471" w:author="IEC960923" w:date="2013-05-08T12:59:00Z">
            <w:trPr>
              <w:jc w:val="center"/>
            </w:trPr>
          </w:trPrChange>
        </w:trPr>
        <w:tc>
          <w:tcPr>
            <w:tcW w:w="828" w:type="dxa"/>
            <w:shd w:val="clear" w:color="auto" w:fill="FFFFFF" w:themeFill="background1"/>
            <w:tcPrChange w:id="472" w:author="IEC960923" w:date="2013-05-08T12:59:00Z">
              <w:tcPr>
                <w:tcW w:w="828" w:type="dxa"/>
                <w:gridSpan w:val="3"/>
                <w:shd w:val="clear" w:color="auto" w:fill="00B050"/>
              </w:tcPr>
            </w:tcPrChange>
          </w:tcPr>
          <w:p w:rsidR="0053296B" w:rsidRPr="00F14ABD" w:rsidRDefault="0053296B" w:rsidP="00665B78">
            <w:pPr>
              <w:jc w:val="left"/>
              <w:rPr>
                <w:ins w:id="473" w:author="IEC960923" w:date="2013-04-30T14:17:00Z"/>
                <w:rFonts w:ascii="Arial" w:eastAsia="SimSun" w:hAnsi="Arial" w:cs="Arial"/>
                <w:szCs w:val="18"/>
                <w:highlight w:val="cyan"/>
                <w:rPrChange w:id="474" w:author="IEC960923" w:date="2013-05-08T13:06:00Z">
                  <w:rPr>
                    <w:ins w:id="475" w:author="IEC960923" w:date="2013-04-30T14:17:00Z"/>
                    <w:rFonts w:ascii="Arial" w:eastAsia="SimSun" w:hAnsi="Arial" w:cs="Times New Roman"/>
                    <w:szCs w:val="18"/>
                    <w:highlight w:val="yellow"/>
                  </w:rPr>
                </w:rPrChange>
              </w:rPr>
            </w:pPr>
            <w:ins w:id="476" w:author="IEC960923" w:date="2013-04-30T14:18:00Z">
              <w:r w:rsidRPr="00F14ABD">
                <w:rPr>
                  <w:rFonts w:ascii="Arial" w:eastAsia="SimSun" w:hAnsi="Arial" w:cs="Arial" w:hint="eastAsia"/>
                  <w:szCs w:val="18"/>
                  <w:highlight w:val="cyan"/>
                  <w:rPrChange w:id="477" w:author="IEC960923" w:date="2013-05-08T13:06:00Z">
                    <w:rPr>
                      <w:rFonts w:ascii="Arial" w:eastAsia="SimSun" w:hAnsi="Arial" w:cs="Times New Roman" w:hint="eastAsia"/>
                      <w:szCs w:val="18"/>
                    </w:rPr>
                  </w:rPrChange>
                </w:rPr>
                <w:t>过程描述</w:t>
              </w:r>
            </w:ins>
          </w:p>
        </w:tc>
        <w:tc>
          <w:tcPr>
            <w:tcW w:w="720" w:type="dxa"/>
            <w:shd w:val="clear" w:color="auto" w:fill="FFFFFF" w:themeFill="background1"/>
            <w:tcPrChange w:id="478" w:author="IEC960923" w:date="2013-05-08T12:59:00Z">
              <w:tcPr>
                <w:tcW w:w="720" w:type="dxa"/>
                <w:gridSpan w:val="2"/>
                <w:shd w:val="clear" w:color="auto" w:fill="00B050"/>
              </w:tcPr>
            </w:tcPrChange>
          </w:tcPr>
          <w:p w:rsidR="0053296B" w:rsidRPr="00F14ABD" w:rsidRDefault="0053296B" w:rsidP="00665B78">
            <w:pPr>
              <w:jc w:val="left"/>
              <w:rPr>
                <w:ins w:id="479" w:author="IEC960923" w:date="2013-04-30T14:17:00Z"/>
                <w:rFonts w:ascii="Arial" w:eastAsia="SimSun" w:hAnsi="Arial" w:cs="Arial"/>
                <w:szCs w:val="18"/>
                <w:highlight w:val="cyan"/>
                <w:rPrChange w:id="480" w:author="IEC960923" w:date="2013-05-08T13:06:00Z">
                  <w:rPr>
                    <w:ins w:id="481" w:author="IEC960923" w:date="2013-04-30T14:17:00Z"/>
                    <w:rFonts w:ascii="Arial" w:eastAsia="SimSun" w:hAnsi="Arial" w:cs="Times New Roman"/>
                    <w:szCs w:val="18"/>
                    <w:highlight w:val="yellow"/>
                  </w:rPr>
                </w:rPrChange>
              </w:rPr>
            </w:pPr>
            <w:ins w:id="482" w:author="IEC960923" w:date="2013-04-30T14:18:00Z">
              <w:r w:rsidRPr="00F14ABD">
                <w:rPr>
                  <w:rFonts w:ascii="Arial" w:hAnsi="Arial" w:cs="Arial" w:hint="eastAsia"/>
                  <w:szCs w:val="18"/>
                  <w:highlight w:val="cyan"/>
                  <w:lang w:eastAsia="zh-TW"/>
                  <w:rPrChange w:id="483" w:author="IEC960923" w:date="2013-05-08T13:06:00Z">
                    <w:rPr>
                      <w:rFonts w:asciiTheme="minorEastAsia" w:hAnsiTheme="minorEastAsia" w:cs="Times New Roman" w:hint="eastAsia"/>
                      <w:szCs w:val="18"/>
                      <w:lang w:eastAsia="zh-TW"/>
                    </w:rPr>
                  </w:rPrChange>
                </w:rPr>
                <w:t>卡站</w:t>
              </w:r>
            </w:ins>
          </w:p>
        </w:tc>
        <w:tc>
          <w:tcPr>
            <w:tcW w:w="1395" w:type="dxa"/>
            <w:shd w:val="clear" w:color="auto" w:fill="FFFFFF" w:themeFill="background1"/>
            <w:tcPrChange w:id="484" w:author="IEC960923" w:date="2013-05-08T12:59:00Z">
              <w:tcPr>
                <w:tcW w:w="1260" w:type="dxa"/>
                <w:gridSpan w:val="3"/>
                <w:shd w:val="clear" w:color="auto" w:fill="00B050"/>
              </w:tcPr>
            </w:tcPrChange>
          </w:tcPr>
          <w:p w:rsidR="0053296B" w:rsidRPr="00F14ABD" w:rsidRDefault="0053296B" w:rsidP="00665B78">
            <w:pPr>
              <w:jc w:val="left"/>
              <w:rPr>
                <w:ins w:id="485" w:author="IEC960923" w:date="2013-04-30T14:17:00Z"/>
                <w:rFonts w:ascii="Arial" w:eastAsia="SimSun" w:hAnsi="Arial" w:cs="Arial"/>
                <w:szCs w:val="18"/>
                <w:highlight w:val="cyan"/>
                <w:rPrChange w:id="486" w:author="IEC960923" w:date="2013-05-08T13:06:00Z">
                  <w:rPr>
                    <w:ins w:id="487" w:author="IEC960923" w:date="2013-04-30T14:17:00Z"/>
                    <w:rFonts w:ascii="Arial" w:eastAsia="SimSun" w:hAnsi="Arial" w:cs="Times New Roman"/>
                    <w:szCs w:val="18"/>
                    <w:highlight w:val="yellow"/>
                  </w:rPr>
                </w:rPrChange>
              </w:rPr>
            </w:pPr>
            <w:ins w:id="488" w:author="IEC960923" w:date="2013-04-30T14:18:00Z"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489" w:author="IEC960923" w:date="2013-05-08T13:06:00Z">
                    <w:rPr>
                      <w:rFonts w:asciiTheme="minorEastAsia" w:hAnsiTheme="minorEastAsia" w:cs="Times New Roman"/>
                      <w:szCs w:val="18"/>
                      <w:lang w:eastAsia="zh-TW"/>
                    </w:rPr>
                  </w:rPrChange>
                </w:rPr>
                <w:t>ICC</w:t>
              </w:r>
            </w:ins>
            <w:ins w:id="490" w:author="IEC960923" w:date="2013-04-30T14:19:00Z"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491" w:author="IEC960923" w:date="2013-05-08T13:06:00Z">
                    <w:rPr>
                      <w:rFonts w:asciiTheme="minorEastAsia" w:hAnsiTheme="minorEastAsia" w:cs="Times New Roman"/>
                      <w:szCs w:val="18"/>
                      <w:lang w:eastAsia="zh-TW"/>
                    </w:rPr>
                  </w:rPrChange>
                </w:rPr>
                <w:t xml:space="preserve"> </w:t>
              </w:r>
              <w:proofErr w:type="spellStart"/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492" w:author="IEC960923" w:date="2013-05-08T13:06:00Z">
                    <w:rPr>
                      <w:rFonts w:asciiTheme="minorEastAsia" w:hAnsiTheme="minorEastAsia" w:cs="Times New Roman"/>
                      <w:szCs w:val="18"/>
                      <w:lang w:eastAsia="zh-TW"/>
                    </w:rPr>
                  </w:rPrChange>
                </w:rPr>
                <w:t>Maintis</w:t>
              </w:r>
              <w:proofErr w:type="spellEnd"/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493" w:author="IEC960923" w:date="2013-05-08T13:06:00Z">
                    <w:rPr>
                      <w:rFonts w:ascii="Verdana" w:hAnsi="Verdana"/>
                      <w:color w:val="000000"/>
                      <w:sz w:val="20"/>
                      <w:szCs w:val="20"/>
                      <w:shd w:val="clear" w:color="auto" w:fill="D8D8D8"/>
                    </w:rPr>
                  </w:rPrChange>
                </w:rPr>
                <w:t xml:space="preserve"> 0000022</w:t>
              </w:r>
            </w:ins>
          </w:p>
        </w:tc>
        <w:tc>
          <w:tcPr>
            <w:tcW w:w="3465" w:type="dxa"/>
            <w:shd w:val="clear" w:color="auto" w:fill="FFFFFF" w:themeFill="background1"/>
            <w:tcPrChange w:id="494" w:author="IEC960923" w:date="2013-05-08T12:59:00Z">
              <w:tcPr>
                <w:tcW w:w="3600" w:type="dxa"/>
                <w:shd w:val="clear" w:color="auto" w:fill="00B050"/>
              </w:tcPr>
            </w:tcPrChange>
          </w:tcPr>
          <w:p w:rsidR="0028247A" w:rsidRPr="00F14ABD" w:rsidRDefault="0028247A" w:rsidP="00A1100D">
            <w:pPr>
              <w:jc w:val="left"/>
              <w:rPr>
                <w:ins w:id="495" w:author="IEC960923" w:date="2013-05-08T11:38:00Z"/>
                <w:rFonts w:ascii="Arial" w:hAnsi="Arial" w:cs="Arial" w:hint="eastAsia"/>
                <w:szCs w:val="18"/>
                <w:highlight w:val="cyan"/>
                <w:lang w:eastAsia="zh-TW"/>
                <w:rPrChange w:id="496" w:author="IEC960923" w:date="2013-05-08T13:06:00Z">
                  <w:rPr>
                    <w:ins w:id="497" w:author="IEC960923" w:date="2013-05-08T11:38:00Z"/>
                    <w:rFonts w:ascii="Arial" w:hAnsi="Arial" w:cs="Arial" w:hint="eastAsia"/>
                    <w:szCs w:val="18"/>
                    <w:highlight w:val="cyan"/>
                    <w:lang w:eastAsia="zh-TW"/>
                  </w:rPr>
                </w:rPrChange>
              </w:rPr>
            </w:pPr>
            <w:ins w:id="498" w:author="IEC960923" w:date="2013-05-08T11:38:00Z">
              <w:r w:rsidRPr="00F14ABD">
                <w:rPr>
                  <w:rFonts w:ascii="Arial" w:hAnsi="Arial" w:cs="Arial" w:hint="eastAsia"/>
                  <w:szCs w:val="18"/>
                  <w:highlight w:val="cyan"/>
                  <w:lang w:eastAsia="zh-TW"/>
                  <w:rPrChange w:id="499" w:author="IEC960923" w:date="2013-05-08T13:06:00Z">
                    <w:rPr>
                      <w:rFonts w:ascii="Arial" w:hAnsi="Arial" w:cs="Arial" w:hint="eastAsia"/>
                      <w:szCs w:val="18"/>
                      <w:highlight w:val="cyan"/>
                      <w:lang w:eastAsia="zh-TW"/>
                    </w:rPr>
                  </w:rPrChange>
                </w:rPr>
                <w:t>For ICC only</w:t>
              </w:r>
              <w:r w:rsidRPr="00F14ABD">
                <w:rPr>
                  <w:rFonts w:ascii="Arial" w:hAnsi="Arial" w:cs="Arial" w:hint="eastAsia"/>
                  <w:szCs w:val="18"/>
                  <w:highlight w:val="cyan"/>
                  <w:lang w:eastAsia="zh-TW"/>
                  <w:rPrChange w:id="500" w:author="IEC960923" w:date="2013-05-08T13:06:00Z">
                    <w:rPr>
                      <w:rFonts w:ascii="Arial" w:hAnsi="Arial" w:cs="Arial" w:hint="eastAsia"/>
                      <w:szCs w:val="18"/>
                      <w:highlight w:val="cyan"/>
                      <w:lang w:eastAsia="zh-TW"/>
                    </w:rPr>
                  </w:rPrChange>
                </w:rPr>
                <w:t>：</w:t>
              </w:r>
            </w:ins>
          </w:p>
          <w:p w:rsidR="0053296B" w:rsidRPr="00F14ABD" w:rsidRDefault="0053296B" w:rsidP="00A1100D">
            <w:pPr>
              <w:jc w:val="left"/>
              <w:rPr>
                <w:ins w:id="501" w:author="IEC960923" w:date="2013-04-30T14:17:00Z"/>
                <w:rFonts w:ascii="Arial" w:hAnsi="Arial" w:cs="Arial"/>
                <w:szCs w:val="18"/>
                <w:highlight w:val="cyan"/>
                <w:lang w:eastAsia="zh-TW"/>
                <w:rPrChange w:id="502" w:author="IEC960923" w:date="2013-05-08T13:06:00Z">
                  <w:rPr>
                    <w:ins w:id="503" w:author="IEC960923" w:date="2013-04-30T14:17:00Z"/>
                    <w:rFonts w:ascii="Arial" w:eastAsia="SimSun" w:hAnsi="Arial" w:cs="Times New Roman"/>
                    <w:szCs w:val="18"/>
                    <w:highlight w:val="yellow"/>
                  </w:rPr>
                </w:rPrChange>
              </w:rPr>
            </w:pPr>
            <w:ins w:id="504" w:author="IEC960923" w:date="2013-04-30T14:19:00Z"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505" w:author="IEC960923" w:date="2013-05-08T13:06:00Z">
                    <w:rPr>
                      <w:rFonts w:ascii="Arial" w:hAnsi="Arial" w:cs="Times New Roman"/>
                      <w:szCs w:val="18"/>
                      <w:lang w:eastAsia="zh-TW"/>
                    </w:rPr>
                  </w:rPrChange>
                </w:rPr>
                <w:t>ICC Process</w:t>
              </w:r>
              <w:r w:rsidRPr="00F14ABD">
                <w:rPr>
                  <w:rFonts w:ascii="Arial" w:hAnsi="Arial" w:cs="Arial" w:hint="eastAsia"/>
                  <w:szCs w:val="18"/>
                  <w:highlight w:val="cyan"/>
                  <w:lang w:eastAsia="zh-TW"/>
                  <w:rPrChange w:id="506" w:author="IEC960923" w:date="2013-05-08T13:06:00Z">
                    <w:rPr>
                      <w:rFonts w:ascii="Arial" w:hAnsi="Arial" w:cs="Times New Roman" w:hint="eastAsia"/>
                      <w:szCs w:val="18"/>
                      <w:lang w:eastAsia="zh-TW"/>
                    </w:rPr>
                  </w:rPrChange>
                </w:rPr>
                <w:t>須先完成</w:t>
              </w:r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507" w:author="IEC960923" w:date="2013-05-08T13:06:00Z">
                    <w:rPr>
                      <w:rFonts w:ascii="Arial" w:hAnsi="Arial" w:cs="Times New Roman"/>
                      <w:szCs w:val="18"/>
                      <w:lang w:eastAsia="zh-TW"/>
                    </w:rPr>
                  </w:rPrChange>
                </w:rPr>
                <w:t>Image download</w:t>
              </w:r>
              <w:r w:rsidRPr="00F14ABD">
                <w:rPr>
                  <w:rFonts w:ascii="Arial" w:hAnsi="Arial" w:cs="Arial" w:hint="eastAsia"/>
                  <w:szCs w:val="18"/>
                  <w:highlight w:val="cyan"/>
                  <w:lang w:eastAsia="zh-TW"/>
                  <w:rPrChange w:id="508" w:author="IEC960923" w:date="2013-05-08T13:06:00Z">
                    <w:rPr>
                      <w:rFonts w:ascii="Arial" w:hAnsi="Arial" w:cs="Times New Roman" w:hint="eastAsia"/>
                      <w:szCs w:val="18"/>
                      <w:lang w:eastAsia="zh-TW"/>
                    </w:rPr>
                  </w:rPrChange>
                </w:rPr>
                <w:t>後再走</w:t>
              </w:r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509" w:author="IEC960923" w:date="2013-05-08T13:06:00Z">
                    <w:rPr>
                      <w:rFonts w:ascii="Arial" w:hAnsi="Arial" w:cs="Times New Roman"/>
                      <w:szCs w:val="18"/>
                      <w:lang w:eastAsia="zh-TW"/>
                    </w:rPr>
                  </w:rPrChange>
                </w:rPr>
                <w:t>AFT MAV</w:t>
              </w:r>
              <w:r w:rsidRPr="00F14ABD">
                <w:rPr>
                  <w:rFonts w:ascii="Arial" w:hAnsi="Arial" w:cs="Arial" w:hint="eastAsia"/>
                  <w:szCs w:val="18"/>
                  <w:highlight w:val="cyan"/>
                  <w:lang w:eastAsia="zh-TW"/>
                  <w:rPrChange w:id="510" w:author="IEC960923" w:date="2013-05-08T13:06:00Z">
                    <w:rPr>
                      <w:rFonts w:ascii="Arial" w:hAnsi="Arial" w:cs="Times New Roman" w:hint="eastAsia"/>
                      <w:szCs w:val="18"/>
                      <w:lang w:eastAsia="zh-TW"/>
                    </w:rPr>
                  </w:rPrChange>
                </w:rPr>
                <w:t>，</w:t>
              </w:r>
            </w:ins>
            <w:ins w:id="511" w:author="IEC960923" w:date="2013-04-30T14:20:00Z">
              <w:r w:rsidRPr="00F14ABD">
                <w:rPr>
                  <w:rFonts w:ascii="Arial" w:hAnsi="Arial" w:cs="Arial" w:hint="eastAsia"/>
                  <w:szCs w:val="18"/>
                  <w:highlight w:val="cyan"/>
                  <w:lang w:eastAsia="zh-TW"/>
                  <w:rPrChange w:id="512" w:author="IEC960923" w:date="2013-05-08T13:06:00Z">
                    <w:rPr>
                      <w:rFonts w:ascii="Arial" w:hAnsi="Arial" w:cs="Times New Roman" w:hint="eastAsia"/>
                      <w:szCs w:val="18"/>
                      <w:lang w:eastAsia="zh-TW"/>
                    </w:rPr>
                  </w:rPrChange>
                </w:rPr>
                <w:t>需在此站檢查</w:t>
              </w:r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513" w:author="IEC960923" w:date="2013-05-08T13:06:00Z">
                    <w:rPr>
                      <w:rFonts w:ascii="Arial" w:hAnsi="Arial" w:cs="Times New Roman"/>
                      <w:szCs w:val="18"/>
                      <w:lang w:eastAsia="zh-TW"/>
                    </w:rPr>
                  </w:rPrChange>
                </w:rPr>
                <w:t xml:space="preserve"> </w:t>
              </w:r>
              <w:proofErr w:type="spellStart"/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514" w:author="IEC960923" w:date="2013-05-08T13:06:00Z">
                    <w:rPr>
                      <w:rFonts w:ascii="Arial" w:hAnsi="Arial" w:cs="Times New Roman"/>
                      <w:szCs w:val="18"/>
                      <w:lang w:eastAsia="zh-TW"/>
                    </w:rPr>
                  </w:rPrChange>
                </w:rPr>
                <w:t>ProductLog</w:t>
              </w:r>
              <w:proofErr w:type="spellEnd"/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515" w:author="IEC960923" w:date="2013-05-08T13:06:00Z">
                    <w:rPr>
                      <w:rFonts w:ascii="Arial" w:hAnsi="Arial" w:cs="Times New Roman"/>
                      <w:szCs w:val="18"/>
                      <w:lang w:eastAsia="zh-TW"/>
                    </w:rPr>
                  </w:rPrChange>
                </w:rPr>
                <w:t xml:space="preserve"> 6P station</w:t>
              </w:r>
              <w:r w:rsidRPr="00F14ABD">
                <w:rPr>
                  <w:rFonts w:ascii="Arial" w:hAnsi="Arial" w:cs="Arial" w:hint="eastAsia"/>
                  <w:szCs w:val="18"/>
                  <w:highlight w:val="cyan"/>
                  <w:lang w:eastAsia="zh-TW"/>
                  <w:rPrChange w:id="516" w:author="IEC960923" w:date="2013-05-08T13:06:00Z">
                    <w:rPr>
                      <w:rFonts w:ascii="Arial" w:hAnsi="Arial" w:cs="Times New Roman" w:hint="eastAsia"/>
                      <w:szCs w:val="18"/>
                      <w:lang w:eastAsia="zh-TW"/>
                    </w:rPr>
                  </w:rPrChange>
                </w:rPr>
                <w:t>。</w:t>
              </w:r>
            </w:ins>
          </w:p>
        </w:tc>
        <w:tc>
          <w:tcPr>
            <w:tcW w:w="1350" w:type="dxa"/>
            <w:shd w:val="clear" w:color="auto" w:fill="FFFFFF" w:themeFill="background1"/>
            <w:tcPrChange w:id="517" w:author="IEC960923" w:date="2013-05-08T12:59:00Z">
              <w:tcPr>
                <w:tcW w:w="1350" w:type="dxa"/>
                <w:gridSpan w:val="4"/>
                <w:shd w:val="clear" w:color="auto" w:fill="00B050"/>
              </w:tcPr>
            </w:tcPrChange>
          </w:tcPr>
          <w:p w:rsidR="0053296B" w:rsidRPr="00F14ABD" w:rsidRDefault="0053296B" w:rsidP="006E163E">
            <w:pPr>
              <w:jc w:val="left"/>
              <w:rPr>
                <w:ins w:id="518" w:author="IEC960923" w:date="2013-04-30T14:17:00Z"/>
                <w:rFonts w:ascii="Arial" w:hAnsi="Arial" w:cs="Arial"/>
                <w:szCs w:val="18"/>
                <w:highlight w:val="cyan"/>
                <w:lang w:eastAsia="zh-TW"/>
                <w:rPrChange w:id="519" w:author="IEC960923" w:date="2013-05-08T13:06:00Z">
                  <w:rPr>
                    <w:ins w:id="520" w:author="IEC960923" w:date="2013-04-30T14:17:00Z"/>
                    <w:rFonts w:ascii="Arial" w:eastAsia="SimSun" w:hAnsi="Arial"/>
                    <w:szCs w:val="18"/>
                    <w:highlight w:val="yellow"/>
                  </w:rPr>
                </w:rPrChange>
              </w:rPr>
            </w:pPr>
            <w:ins w:id="521" w:author="IEC960923" w:date="2013-04-30T14:20:00Z"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522" w:author="IEC960923" w:date="2013-05-08T13:06:00Z">
                    <w:rPr>
                      <w:rFonts w:ascii="Arial" w:hAnsi="Arial"/>
                      <w:szCs w:val="18"/>
                      <w:lang w:eastAsia="zh-TW"/>
                    </w:rPr>
                  </w:rPrChange>
                </w:rPr>
                <w:t>2013-04-30</w:t>
              </w:r>
            </w:ins>
          </w:p>
        </w:tc>
        <w:tc>
          <w:tcPr>
            <w:tcW w:w="764" w:type="dxa"/>
            <w:shd w:val="clear" w:color="auto" w:fill="FFFFFF" w:themeFill="background1"/>
            <w:tcPrChange w:id="523" w:author="IEC960923" w:date="2013-05-08T12:59:00Z">
              <w:tcPr>
                <w:tcW w:w="764" w:type="dxa"/>
                <w:gridSpan w:val="2"/>
                <w:shd w:val="clear" w:color="auto" w:fill="00B050"/>
              </w:tcPr>
            </w:tcPrChange>
          </w:tcPr>
          <w:p w:rsidR="0053296B" w:rsidRPr="0053296B" w:rsidRDefault="0053296B">
            <w:pPr>
              <w:jc w:val="left"/>
              <w:rPr>
                <w:ins w:id="524" w:author="IEC960923" w:date="2013-04-30T14:17:00Z"/>
                <w:rFonts w:ascii="Arial" w:hAnsi="Arial" w:cs="Arial"/>
                <w:szCs w:val="18"/>
                <w:lang w:eastAsia="zh-TW"/>
                <w:rPrChange w:id="525" w:author="IEC960923" w:date="2013-04-30T14:20:00Z">
                  <w:rPr>
                    <w:ins w:id="526" w:author="IEC960923" w:date="2013-04-30T14:17:00Z"/>
                    <w:rFonts w:ascii="Arial" w:eastAsia="SimSun" w:hAnsi="Arial" w:cs="Times New Roman"/>
                    <w:szCs w:val="18"/>
                    <w:highlight w:val="yellow"/>
                  </w:rPr>
                </w:rPrChange>
              </w:rPr>
            </w:pPr>
            <w:ins w:id="527" w:author="IEC960923" w:date="2013-04-30T14:20:00Z">
              <w:r w:rsidRPr="00F14ABD">
                <w:rPr>
                  <w:rFonts w:ascii="Arial" w:hAnsi="Arial" w:cs="Arial"/>
                  <w:szCs w:val="18"/>
                  <w:highlight w:val="cyan"/>
                  <w:lang w:eastAsia="zh-TW"/>
                  <w:rPrChange w:id="528" w:author="IEC960923" w:date="2013-05-08T13:06:00Z">
                    <w:rPr>
                      <w:rFonts w:ascii="Arial" w:hAnsi="Arial" w:cs="Times New Roman"/>
                      <w:szCs w:val="18"/>
                      <w:lang w:eastAsia="zh-TW"/>
                    </w:rPr>
                  </w:rPrChange>
                </w:rPr>
                <w:t>0.06a</w:t>
              </w:r>
            </w:ins>
          </w:p>
        </w:tc>
      </w:tr>
      <w:tr w:rsidR="00A95463" w:rsidRPr="0053296B" w:rsidTr="00A95463">
        <w:tblPrEx>
          <w:tblPrExChange w:id="529" w:author="IEC960923" w:date="2013-05-08T12:59:00Z">
            <w:tblPrEx>
              <w:tblW w:w="5000" w:type="pct"/>
              <w:tblLayout w:type="fixed"/>
            </w:tblPrEx>
          </w:tblPrExChange>
        </w:tblPrEx>
        <w:trPr>
          <w:jc w:val="center"/>
          <w:ins w:id="530" w:author="IEC960923" w:date="2013-05-08T12:58:00Z"/>
          <w:trPrChange w:id="531" w:author="IEC960923" w:date="2013-05-08T12:59:00Z">
            <w:trPr>
              <w:jc w:val="center"/>
            </w:trPr>
          </w:trPrChange>
        </w:trPr>
        <w:tc>
          <w:tcPr>
            <w:tcW w:w="828" w:type="dxa"/>
            <w:shd w:val="clear" w:color="auto" w:fill="FFFFFF" w:themeFill="background1"/>
            <w:tcPrChange w:id="532" w:author="IEC960923" w:date="2013-05-08T12:59:00Z">
              <w:tcPr>
                <w:tcW w:w="828" w:type="dxa"/>
                <w:gridSpan w:val="3"/>
                <w:shd w:val="clear" w:color="auto" w:fill="FFFFFF" w:themeFill="background1"/>
              </w:tcPr>
            </w:tcPrChange>
          </w:tcPr>
          <w:p w:rsidR="00A95463" w:rsidRPr="0028247A" w:rsidRDefault="00A95463" w:rsidP="00665B78">
            <w:pPr>
              <w:jc w:val="left"/>
              <w:rPr>
                <w:ins w:id="533" w:author="IEC960923" w:date="2013-05-08T12:58:00Z"/>
                <w:rFonts w:ascii="Arial" w:eastAsia="SimSun" w:hAnsi="Arial" w:cs="Arial" w:hint="eastAsia"/>
                <w:szCs w:val="18"/>
                <w:highlight w:val="lightGray"/>
                <w:rPrChange w:id="534" w:author="IEC960923" w:date="2013-05-08T11:38:00Z">
                  <w:rPr>
                    <w:ins w:id="535" w:author="IEC960923" w:date="2013-05-08T12:58:00Z"/>
                    <w:rFonts w:ascii="Arial" w:eastAsia="SimSun" w:hAnsi="Arial" w:cs="Arial" w:hint="eastAsia"/>
                    <w:szCs w:val="18"/>
                    <w:highlight w:val="lightGray"/>
                  </w:rPr>
                </w:rPrChange>
              </w:rPr>
            </w:pPr>
            <w:ins w:id="536" w:author="IEC960923" w:date="2013-05-08T12:59:00Z">
              <w:r>
                <w:rPr>
                  <w:rFonts w:asciiTheme="minorEastAsia" w:hAnsiTheme="minorEastAsia" w:cs="Arial" w:hint="eastAsia"/>
                  <w:szCs w:val="18"/>
                  <w:highlight w:val="lightGray"/>
                  <w:lang w:eastAsia="zh-TW"/>
                </w:rPr>
                <w:t>業務規則</w:t>
              </w:r>
            </w:ins>
          </w:p>
        </w:tc>
        <w:tc>
          <w:tcPr>
            <w:tcW w:w="720" w:type="dxa"/>
            <w:shd w:val="clear" w:color="auto" w:fill="FFFFFF" w:themeFill="background1"/>
            <w:tcPrChange w:id="537" w:author="IEC960923" w:date="2013-05-08T12:59:00Z">
              <w:tcPr>
                <w:tcW w:w="720" w:type="dxa"/>
                <w:gridSpan w:val="2"/>
                <w:shd w:val="clear" w:color="auto" w:fill="FFFFFF" w:themeFill="background1"/>
              </w:tcPr>
            </w:tcPrChange>
          </w:tcPr>
          <w:p w:rsidR="00A95463" w:rsidRPr="0028247A" w:rsidRDefault="00A95463" w:rsidP="00665B78">
            <w:pPr>
              <w:jc w:val="left"/>
              <w:rPr>
                <w:ins w:id="538" w:author="IEC960923" w:date="2013-05-08T12:58:00Z"/>
                <w:rFonts w:ascii="Arial" w:hAnsi="Arial" w:cs="Arial" w:hint="eastAsia"/>
                <w:szCs w:val="18"/>
                <w:highlight w:val="lightGray"/>
                <w:lang w:eastAsia="zh-TW"/>
                <w:rPrChange w:id="539" w:author="IEC960923" w:date="2013-05-08T11:38:00Z">
                  <w:rPr>
                    <w:ins w:id="540" w:author="IEC960923" w:date="2013-05-08T12:58:00Z"/>
                    <w:rFonts w:ascii="Arial" w:hAnsi="Arial" w:cs="Arial" w:hint="eastAsia"/>
                    <w:szCs w:val="18"/>
                    <w:highlight w:val="lightGray"/>
                    <w:lang w:eastAsia="zh-TW"/>
                  </w:rPr>
                </w:rPrChange>
              </w:rPr>
            </w:pPr>
            <w:ins w:id="541" w:author="IEC960923" w:date="2013-05-08T12:59:00Z">
              <w:r>
                <w:rPr>
                  <w:rFonts w:eastAsia="SimSun" w:hint="eastAsia"/>
                </w:rPr>
                <w:t>按照抽检设定作抽检</w:t>
              </w:r>
            </w:ins>
          </w:p>
        </w:tc>
        <w:tc>
          <w:tcPr>
            <w:tcW w:w="1395" w:type="dxa"/>
            <w:shd w:val="clear" w:color="auto" w:fill="FFFFFF" w:themeFill="background1"/>
            <w:tcPrChange w:id="542" w:author="IEC960923" w:date="2013-05-08T12:59:00Z">
              <w:tcPr>
                <w:tcW w:w="1260" w:type="dxa"/>
                <w:gridSpan w:val="3"/>
                <w:shd w:val="clear" w:color="auto" w:fill="FFFFFF" w:themeFill="background1"/>
              </w:tcPr>
            </w:tcPrChange>
          </w:tcPr>
          <w:p w:rsidR="00A95463" w:rsidRPr="0028247A" w:rsidRDefault="00A95463" w:rsidP="00665B78">
            <w:pPr>
              <w:jc w:val="left"/>
              <w:rPr>
                <w:ins w:id="543" w:author="IEC960923" w:date="2013-05-08T12:58:00Z"/>
                <w:rFonts w:ascii="Arial" w:hAnsi="Arial" w:cs="Arial"/>
                <w:szCs w:val="18"/>
                <w:highlight w:val="lightGray"/>
                <w:lang w:eastAsia="zh-TW"/>
                <w:rPrChange w:id="544" w:author="IEC960923" w:date="2013-05-08T11:38:00Z">
                  <w:rPr>
                    <w:ins w:id="545" w:author="IEC960923" w:date="2013-05-08T12:58:00Z"/>
                    <w:rFonts w:ascii="Arial" w:hAnsi="Arial" w:cs="Arial"/>
                    <w:szCs w:val="18"/>
                    <w:highlight w:val="lightGray"/>
                    <w:lang w:eastAsia="zh-TW"/>
                  </w:rPr>
                </w:rPrChange>
              </w:rPr>
            </w:pPr>
            <w:ins w:id="546" w:author="IEC960923" w:date="2013-05-08T12:59:00Z">
              <w:r w:rsidRPr="00C54C15">
                <w:rPr>
                  <w:rFonts w:ascii="Arial" w:hAnsi="Arial" w:cs="Arial"/>
                  <w:szCs w:val="18"/>
                  <w:highlight w:val="lightGray"/>
                  <w:lang w:eastAsia="zh-TW"/>
                </w:rPr>
                <w:t xml:space="preserve">ICC </w:t>
              </w:r>
              <w:proofErr w:type="spellStart"/>
              <w:r w:rsidRPr="00C54C15">
                <w:rPr>
                  <w:rFonts w:ascii="Arial" w:hAnsi="Arial" w:cs="Arial"/>
                  <w:szCs w:val="18"/>
                  <w:highlight w:val="lightGray"/>
                  <w:lang w:eastAsia="zh-TW"/>
                </w:rPr>
                <w:t>Maintis</w:t>
              </w:r>
              <w:proofErr w:type="spellEnd"/>
              <w:r>
                <w:rPr>
                  <w:rFonts w:ascii="Arial" w:hAnsi="Arial" w:cs="Arial"/>
                  <w:szCs w:val="18"/>
                  <w:highlight w:val="lightGray"/>
                  <w:lang w:eastAsia="zh-TW"/>
                </w:rPr>
                <w:t xml:space="preserve"> 00000</w:t>
              </w:r>
              <w:r>
                <w:rPr>
                  <w:rFonts w:ascii="Arial" w:hAnsi="Arial" w:cs="Arial" w:hint="eastAsia"/>
                  <w:szCs w:val="18"/>
                  <w:highlight w:val="lightGray"/>
                  <w:lang w:eastAsia="zh-TW"/>
                </w:rPr>
                <w:t>48</w:t>
              </w:r>
            </w:ins>
          </w:p>
        </w:tc>
        <w:tc>
          <w:tcPr>
            <w:tcW w:w="3465" w:type="dxa"/>
            <w:shd w:val="clear" w:color="auto" w:fill="FFFFFF" w:themeFill="background1"/>
            <w:tcPrChange w:id="547" w:author="IEC960923" w:date="2013-05-08T12:59:00Z">
              <w:tcPr>
                <w:tcW w:w="3600" w:type="dxa"/>
                <w:shd w:val="clear" w:color="auto" w:fill="FFFFFF" w:themeFill="background1"/>
              </w:tcPr>
            </w:tcPrChange>
          </w:tcPr>
          <w:p w:rsidR="00A95463" w:rsidRPr="0028247A" w:rsidRDefault="00A95463" w:rsidP="00A1100D">
            <w:pPr>
              <w:jc w:val="left"/>
              <w:rPr>
                <w:ins w:id="548" w:author="IEC960923" w:date="2013-05-08T12:58:00Z"/>
                <w:rFonts w:ascii="Arial" w:hAnsi="Arial" w:cs="Arial" w:hint="eastAsia"/>
                <w:szCs w:val="18"/>
                <w:highlight w:val="lightGray"/>
                <w:lang w:eastAsia="zh-TW"/>
                <w:rPrChange w:id="549" w:author="IEC960923" w:date="2013-05-08T11:38:00Z">
                  <w:rPr>
                    <w:ins w:id="550" w:author="IEC960923" w:date="2013-05-08T12:58:00Z"/>
                    <w:rFonts w:ascii="Arial" w:hAnsi="Arial" w:cs="Arial" w:hint="eastAsia"/>
                    <w:szCs w:val="18"/>
                    <w:highlight w:val="lightGray"/>
                    <w:lang w:eastAsia="zh-TW"/>
                  </w:rPr>
                </w:rPrChange>
              </w:rPr>
            </w:pPr>
            <w:ins w:id="551" w:author="IEC960923" w:date="2013-05-08T12:59:00Z">
              <w:r>
                <w:rPr>
                  <w:rFonts w:ascii="Arial" w:hAnsi="Arial" w:cs="Arial" w:hint="eastAsia"/>
                  <w:szCs w:val="18"/>
                  <w:highlight w:val="lightGray"/>
                  <w:lang w:eastAsia="zh-TW"/>
                </w:rPr>
                <w:t>判別廠別，呼叫不同</w:t>
              </w:r>
              <w:proofErr w:type="spellStart"/>
              <w:r>
                <w:rPr>
                  <w:rFonts w:ascii="Arial" w:hAnsi="Arial" w:cs="Arial" w:hint="eastAsia"/>
                  <w:szCs w:val="18"/>
                  <w:highlight w:val="lightGray"/>
                  <w:lang w:eastAsia="zh-TW"/>
                </w:rPr>
                <w:t>sp</w:t>
              </w:r>
              <w:proofErr w:type="spellEnd"/>
              <w:r>
                <w:rPr>
                  <w:rFonts w:ascii="Arial" w:hAnsi="Arial" w:cs="Arial" w:hint="eastAsia"/>
                  <w:szCs w:val="18"/>
                  <w:highlight w:val="lightGray"/>
                  <w:lang w:eastAsia="zh-TW"/>
                </w:rPr>
                <w:t>判斷</w:t>
              </w:r>
              <w:r>
                <w:rPr>
                  <w:rFonts w:ascii="Arial" w:hAnsi="Arial" w:cs="Arial" w:hint="eastAsia"/>
                  <w:szCs w:val="18"/>
                  <w:highlight w:val="lightGray"/>
                  <w:lang w:eastAsia="zh-TW"/>
                </w:rPr>
                <w:t>EPIA</w:t>
              </w:r>
              <w:r>
                <w:rPr>
                  <w:rFonts w:ascii="Arial" w:hAnsi="Arial" w:cs="Arial" w:hint="eastAsia"/>
                  <w:szCs w:val="18"/>
                  <w:highlight w:val="lightGray"/>
                  <w:lang w:eastAsia="zh-TW"/>
                </w:rPr>
                <w:t>抽檢。</w:t>
              </w:r>
            </w:ins>
          </w:p>
        </w:tc>
        <w:tc>
          <w:tcPr>
            <w:tcW w:w="1350" w:type="dxa"/>
            <w:shd w:val="clear" w:color="auto" w:fill="FFFFFF" w:themeFill="background1"/>
            <w:tcPrChange w:id="552" w:author="IEC960923" w:date="2013-05-08T12:59:00Z">
              <w:tcPr>
                <w:tcW w:w="1350" w:type="dxa"/>
                <w:gridSpan w:val="4"/>
                <w:shd w:val="clear" w:color="auto" w:fill="FFFFFF" w:themeFill="background1"/>
              </w:tcPr>
            </w:tcPrChange>
          </w:tcPr>
          <w:p w:rsidR="00A95463" w:rsidRPr="0028247A" w:rsidRDefault="00A95463" w:rsidP="006E163E">
            <w:pPr>
              <w:jc w:val="left"/>
              <w:rPr>
                <w:ins w:id="553" w:author="IEC960923" w:date="2013-05-08T12:58:00Z"/>
                <w:rFonts w:ascii="Arial" w:hAnsi="Arial" w:cs="Arial"/>
                <w:szCs w:val="18"/>
                <w:highlight w:val="lightGray"/>
                <w:lang w:eastAsia="zh-TW"/>
                <w:rPrChange w:id="554" w:author="IEC960923" w:date="2013-05-08T11:38:00Z">
                  <w:rPr>
                    <w:ins w:id="555" w:author="IEC960923" w:date="2013-05-08T12:58:00Z"/>
                    <w:rFonts w:ascii="Arial" w:hAnsi="Arial" w:cs="Arial"/>
                    <w:szCs w:val="18"/>
                    <w:highlight w:val="lightGray"/>
                    <w:lang w:eastAsia="zh-TW"/>
                  </w:rPr>
                </w:rPrChange>
              </w:rPr>
            </w:pPr>
            <w:ins w:id="556" w:author="IEC960923" w:date="2013-05-08T13:00:00Z">
              <w:r>
                <w:rPr>
                  <w:rFonts w:ascii="Arial" w:hAnsi="Arial" w:cs="Arial" w:hint="eastAsia"/>
                  <w:szCs w:val="18"/>
                  <w:highlight w:val="lightGray"/>
                  <w:lang w:eastAsia="zh-TW"/>
                </w:rPr>
                <w:t>2013-05-08</w:t>
              </w:r>
            </w:ins>
          </w:p>
        </w:tc>
        <w:tc>
          <w:tcPr>
            <w:tcW w:w="764" w:type="dxa"/>
            <w:shd w:val="clear" w:color="auto" w:fill="FFFFFF" w:themeFill="background1"/>
            <w:tcPrChange w:id="557" w:author="IEC960923" w:date="2013-05-08T12:59:00Z">
              <w:tcPr>
                <w:tcW w:w="764" w:type="dxa"/>
                <w:gridSpan w:val="2"/>
                <w:shd w:val="clear" w:color="auto" w:fill="FFFFFF" w:themeFill="background1"/>
              </w:tcPr>
            </w:tcPrChange>
          </w:tcPr>
          <w:p w:rsidR="00A95463" w:rsidRPr="0028247A" w:rsidRDefault="00A95463">
            <w:pPr>
              <w:jc w:val="left"/>
              <w:rPr>
                <w:ins w:id="558" w:author="IEC960923" w:date="2013-05-08T12:58:00Z"/>
                <w:rFonts w:ascii="Arial" w:hAnsi="Arial" w:cs="Arial"/>
                <w:szCs w:val="18"/>
                <w:highlight w:val="lightGray"/>
                <w:lang w:eastAsia="zh-TW"/>
                <w:rPrChange w:id="559" w:author="IEC960923" w:date="2013-05-08T11:38:00Z">
                  <w:rPr>
                    <w:ins w:id="560" w:author="IEC960923" w:date="2013-05-08T12:58:00Z"/>
                    <w:rFonts w:ascii="Arial" w:hAnsi="Arial" w:cs="Arial"/>
                    <w:szCs w:val="18"/>
                    <w:highlight w:val="lightGray"/>
                    <w:lang w:eastAsia="zh-TW"/>
                  </w:rPr>
                </w:rPrChange>
              </w:rPr>
            </w:pPr>
            <w:ins w:id="561" w:author="IEC960923" w:date="2013-05-08T13:00:00Z">
              <w:r>
                <w:rPr>
                  <w:rFonts w:ascii="Arial" w:hAnsi="Arial" w:cs="Arial" w:hint="eastAsia"/>
                  <w:szCs w:val="18"/>
                  <w:highlight w:val="lightGray"/>
                  <w:lang w:eastAsia="zh-TW"/>
                </w:rPr>
                <w:t>0.06a</w:t>
              </w:r>
            </w:ins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4D1477" w:rsidRDefault="00450B81">
      <w:pPr>
        <w:pStyle w:val="11"/>
        <w:tabs>
          <w:tab w:val="left" w:pos="420"/>
          <w:tab w:val="right" w:leader="dot" w:pos="8296"/>
        </w:tabs>
        <w:rPr>
          <w:ins w:id="562" w:author="IEC960923" w:date="2013-04-30T14:40:00Z"/>
          <w:noProof/>
          <w:sz w:val="24"/>
          <w:lang w:eastAsia="zh-TW"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ins w:id="563" w:author="IEC960923" w:date="2013-04-30T14:40:00Z">
        <w:r w:rsidR="004D1477" w:rsidRPr="004D715D">
          <w:rPr>
            <w:rStyle w:val="aa"/>
            <w:noProof/>
          </w:rPr>
          <w:fldChar w:fldCharType="begin"/>
        </w:r>
        <w:r w:rsidR="004D1477" w:rsidRPr="004D715D">
          <w:rPr>
            <w:rStyle w:val="aa"/>
            <w:noProof/>
          </w:rPr>
          <w:instrText xml:space="preserve"> </w:instrText>
        </w:r>
        <w:r w:rsidR="004D1477">
          <w:rPr>
            <w:noProof/>
          </w:rPr>
          <w:instrText>HYPERLINK \l "_Toc355096157"</w:instrText>
        </w:r>
        <w:r w:rsidR="004D1477" w:rsidRPr="004D715D">
          <w:rPr>
            <w:rStyle w:val="aa"/>
            <w:noProof/>
          </w:rPr>
          <w:instrText xml:space="preserve"> </w:instrText>
        </w:r>
        <w:r w:rsidR="004D1477" w:rsidRPr="004D715D">
          <w:rPr>
            <w:rStyle w:val="aa"/>
            <w:noProof/>
          </w:rPr>
          <w:fldChar w:fldCharType="separate"/>
        </w:r>
        <w:r w:rsidR="004D1477" w:rsidRPr="004D715D">
          <w:rPr>
            <w:rStyle w:val="aa"/>
            <w:rFonts w:ascii="Times New Roman" w:eastAsia="SimHei" w:hAnsi="Times New Roman" w:cs="Times New Roman"/>
            <w:noProof/>
          </w:rPr>
          <w:t>0</w:t>
        </w:r>
        <w:r w:rsidR="004D1477">
          <w:rPr>
            <w:noProof/>
            <w:sz w:val="24"/>
            <w:lang w:eastAsia="zh-TW"/>
          </w:rPr>
          <w:tab/>
        </w:r>
        <w:r w:rsidR="004D1477" w:rsidRPr="004D715D">
          <w:rPr>
            <w:rStyle w:val="aa"/>
            <w:rFonts w:ascii="Times New Roman" w:eastAsia="SimHei" w:hint="eastAsia"/>
            <w:noProof/>
          </w:rPr>
          <w:t>前言</w:t>
        </w:r>
        <w:r w:rsidR="004D1477">
          <w:rPr>
            <w:noProof/>
            <w:webHidden/>
          </w:rPr>
          <w:tab/>
        </w:r>
        <w:r w:rsidR="004D1477">
          <w:rPr>
            <w:noProof/>
            <w:webHidden/>
          </w:rPr>
          <w:fldChar w:fldCharType="begin"/>
        </w:r>
        <w:r w:rsidR="004D1477">
          <w:rPr>
            <w:noProof/>
            <w:webHidden/>
          </w:rPr>
          <w:instrText xml:space="preserve"> PAGEREF _Toc355096157 \h </w:instrText>
        </w:r>
      </w:ins>
      <w:r w:rsidR="004D1477">
        <w:rPr>
          <w:noProof/>
          <w:webHidden/>
        </w:rPr>
      </w:r>
      <w:r w:rsidR="004D1477">
        <w:rPr>
          <w:noProof/>
          <w:webHidden/>
        </w:rPr>
        <w:fldChar w:fldCharType="separate"/>
      </w:r>
      <w:ins w:id="564" w:author="IEC960923" w:date="2013-04-30T14:40:00Z">
        <w:r w:rsidR="004D1477">
          <w:rPr>
            <w:noProof/>
            <w:webHidden/>
          </w:rPr>
          <w:t>7</w:t>
        </w:r>
        <w:r w:rsidR="004D1477">
          <w:rPr>
            <w:noProof/>
            <w:webHidden/>
          </w:rPr>
          <w:fldChar w:fldCharType="end"/>
        </w:r>
        <w:r w:rsidR="004D1477" w:rsidRPr="004D715D">
          <w:rPr>
            <w:rStyle w:val="aa"/>
            <w:noProof/>
          </w:rPr>
          <w:fldChar w:fldCharType="end"/>
        </w:r>
      </w:ins>
    </w:p>
    <w:p w:rsidR="004D1477" w:rsidRDefault="004D1477">
      <w:pPr>
        <w:pStyle w:val="21"/>
        <w:tabs>
          <w:tab w:val="left" w:pos="1200"/>
          <w:tab w:val="right" w:leader="dot" w:pos="8296"/>
        </w:tabs>
        <w:rPr>
          <w:ins w:id="565" w:author="IEC960923" w:date="2013-04-30T14:40:00Z"/>
          <w:noProof/>
          <w:sz w:val="24"/>
          <w:lang w:eastAsia="zh-TW"/>
        </w:rPr>
      </w:pPr>
      <w:ins w:id="566" w:author="IEC960923" w:date="2013-04-30T14:40:00Z">
        <w:r w:rsidRPr="004D715D">
          <w:rPr>
            <w:rStyle w:val="aa"/>
            <w:noProof/>
          </w:rPr>
          <w:fldChar w:fldCharType="begin"/>
        </w:r>
        <w:r w:rsidRPr="004D715D">
          <w:rPr>
            <w:rStyle w:val="aa"/>
            <w:noProof/>
          </w:rPr>
          <w:instrText xml:space="preserve"> </w:instrText>
        </w:r>
        <w:r>
          <w:rPr>
            <w:noProof/>
          </w:rPr>
          <w:instrText>HYPERLINK \l "_Toc355096158"</w:instrText>
        </w:r>
        <w:r w:rsidRPr="004D715D">
          <w:rPr>
            <w:rStyle w:val="aa"/>
            <w:noProof/>
          </w:rPr>
          <w:instrText xml:space="preserve"> </w:instrText>
        </w:r>
        <w:r w:rsidRPr="004D715D">
          <w:rPr>
            <w:rStyle w:val="aa"/>
            <w:noProof/>
          </w:rPr>
          <w:fldChar w:fldCharType="separate"/>
        </w:r>
        <w:r w:rsidRPr="004D715D">
          <w:rPr>
            <w:rStyle w:val="aa"/>
            <w:rFonts w:ascii="Times New Roman" w:eastAsia="SimHei" w:hAnsi="Times New Roman" w:cs="Times New Roman"/>
            <w:noProof/>
          </w:rPr>
          <w:t>0.1</w:t>
        </w:r>
        <w:r>
          <w:rPr>
            <w:noProof/>
            <w:sz w:val="24"/>
            <w:lang w:eastAsia="zh-TW"/>
          </w:rPr>
          <w:tab/>
        </w:r>
        <w:r w:rsidRPr="004D715D">
          <w:rPr>
            <w:rStyle w:val="aa"/>
            <w:rFonts w:ascii="Times New Roman" w:eastAsia="SimHei" w:hAnsi="Times New Roman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_Toc355096158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67" w:author="IEC960923" w:date="2013-04-30T14:40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4D715D">
          <w:rPr>
            <w:rStyle w:val="aa"/>
            <w:noProof/>
          </w:rPr>
          <w:fldChar w:fldCharType="end"/>
        </w:r>
      </w:ins>
    </w:p>
    <w:p w:rsidR="004D1477" w:rsidRDefault="004D1477">
      <w:pPr>
        <w:pStyle w:val="21"/>
        <w:tabs>
          <w:tab w:val="left" w:pos="1200"/>
          <w:tab w:val="right" w:leader="dot" w:pos="8296"/>
        </w:tabs>
        <w:rPr>
          <w:ins w:id="568" w:author="IEC960923" w:date="2013-04-30T14:40:00Z"/>
          <w:noProof/>
          <w:sz w:val="24"/>
          <w:lang w:eastAsia="zh-TW"/>
        </w:rPr>
      </w:pPr>
      <w:ins w:id="569" w:author="IEC960923" w:date="2013-04-30T14:40:00Z">
        <w:r w:rsidRPr="004D715D">
          <w:rPr>
            <w:rStyle w:val="aa"/>
            <w:noProof/>
          </w:rPr>
          <w:fldChar w:fldCharType="begin"/>
        </w:r>
        <w:r w:rsidRPr="004D715D">
          <w:rPr>
            <w:rStyle w:val="aa"/>
            <w:noProof/>
          </w:rPr>
          <w:instrText xml:space="preserve"> </w:instrText>
        </w:r>
        <w:r>
          <w:rPr>
            <w:noProof/>
          </w:rPr>
          <w:instrText>HYPERLINK \l "_Toc355096159"</w:instrText>
        </w:r>
        <w:r w:rsidRPr="004D715D">
          <w:rPr>
            <w:rStyle w:val="aa"/>
            <w:noProof/>
          </w:rPr>
          <w:instrText xml:space="preserve"> </w:instrText>
        </w:r>
        <w:r w:rsidRPr="004D715D">
          <w:rPr>
            <w:rStyle w:val="aa"/>
            <w:noProof/>
          </w:rPr>
          <w:fldChar w:fldCharType="separate"/>
        </w:r>
        <w:r w:rsidRPr="004D715D">
          <w:rPr>
            <w:rStyle w:val="aa"/>
            <w:rFonts w:ascii="Times New Roman" w:eastAsia="SimHei" w:hAnsi="Times New Roman" w:cs="Times New Roman"/>
            <w:noProof/>
          </w:rPr>
          <w:t>0.2</w:t>
        </w:r>
        <w:r>
          <w:rPr>
            <w:noProof/>
            <w:sz w:val="24"/>
            <w:lang w:eastAsia="zh-TW"/>
          </w:rPr>
          <w:tab/>
        </w:r>
        <w:r w:rsidRPr="004D715D">
          <w:rPr>
            <w:rStyle w:val="aa"/>
            <w:rFonts w:ascii="Times New Roman" w:eastAsia="SimHei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_Toc355096159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70" w:author="IEC960923" w:date="2013-04-30T14:40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4D715D">
          <w:rPr>
            <w:rStyle w:val="aa"/>
            <w:noProof/>
          </w:rPr>
          <w:fldChar w:fldCharType="end"/>
        </w:r>
      </w:ins>
    </w:p>
    <w:p w:rsidR="004D1477" w:rsidRDefault="004D1477">
      <w:pPr>
        <w:pStyle w:val="11"/>
        <w:tabs>
          <w:tab w:val="left" w:pos="420"/>
          <w:tab w:val="right" w:leader="dot" w:pos="8296"/>
        </w:tabs>
        <w:rPr>
          <w:ins w:id="571" w:author="IEC960923" w:date="2013-04-30T14:40:00Z"/>
          <w:noProof/>
          <w:sz w:val="24"/>
          <w:lang w:eastAsia="zh-TW"/>
        </w:rPr>
      </w:pPr>
      <w:ins w:id="572" w:author="IEC960923" w:date="2013-04-30T14:40:00Z">
        <w:r w:rsidRPr="004D715D">
          <w:rPr>
            <w:rStyle w:val="aa"/>
            <w:noProof/>
          </w:rPr>
          <w:fldChar w:fldCharType="begin"/>
        </w:r>
        <w:r w:rsidRPr="004D715D">
          <w:rPr>
            <w:rStyle w:val="aa"/>
            <w:noProof/>
          </w:rPr>
          <w:instrText xml:space="preserve"> </w:instrText>
        </w:r>
        <w:r>
          <w:rPr>
            <w:noProof/>
          </w:rPr>
          <w:instrText>HYPERLINK \l "_Toc355096160"</w:instrText>
        </w:r>
        <w:r w:rsidRPr="004D715D">
          <w:rPr>
            <w:rStyle w:val="aa"/>
            <w:noProof/>
          </w:rPr>
          <w:instrText xml:space="preserve"> </w:instrText>
        </w:r>
        <w:r w:rsidRPr="004D715D">
          <w:rPr>
            <w:rStyle w:val="aa"/>
            <w:noProof/>
          </w:rPr>
          <w:fldChar w:fldCharType="separate"/>
        </w:r>
        <w:r w:rsidRPr="004D715D">
          <w:rPr>
            <w:rStyle w:val="aa"/>
            <w:rFonts w:ascii="Times New Roman" w:eastAsia="SimHei" w:hAnsi="Times New Roman" w:cs="Times New Roman"/>
            <w:noProof/>
          </w:rPr>
          <w:t>1</w:t>
        </w:r>
        <w:r>
          <w:rPr>
            <w:noProof/>
            <w:sz w:val="24"/>
            <w:lang w:eastAsia="zh-TW"/>
          </w:rPr>
          <w:tab/>
        </w:r>
        <w:r w:rsidRPr="004D715D">
          <w:rPr>
            <w:rStyle w:val="aa"/>
            <w:rFonts w:ascii="Times New Roman" w:eastAsia="SimHei"/>
            <w:noProof/>
          </w:rPr>
          <w:t>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_Toc355096160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73" w:author="IEC960923" w:date="2013-04-30T14:40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4D715D">
          <w:rPr>
            <w:rStyle w:val="aa"/>
            <w:noProof/>
          </w:rPr>
          <w:fldChar w:fldCharType="end"/>
        </w:r>
      </w:ins>
    </w:p>
    <w:p w:rsidR="004D1477" w:rsidRDefault="004D1477">
      <w:pPr>
        <w:pStyle w:val="21"/>
        <w:tabs>
          <w:tab w:val="left" w:pos="1200"/>
          <w:tab w:val="right" w:leader="dot" w:pos="8296"/>
        </w:tabs>
        <w:rPr>
          <w:ins w:id="574" w:author="IEC960923" w:date="2013-04-30T14:40:00Z"/>
          <w:noProof/>
          <w:sz w:val="24"/>
          <w:lang w:eastAsia="zh-TW"/>
        </w:rPr>
      </w:pPr>
      <w:ins w:id="575" w:author="IEC960923" w:date="2013-04-30T14:40:00Z">
        <w:r w:rsidRPr="004D715D">
          <w:rPr>
            <w:rStyle w:val="aa"/>
            <w:noProof/>
          </w:rPr>
          <w:fldChar w:fldCharType="begin"/>
        </w:r>
        <w:r w:rsidRPr="004D715D">
          <w:rPr>
            <w:rStyle w:val="aa"/>
            <w:noProof/>
          </w:rPr>
          <w:instrText xml:space="preserve"> </w:instrText>
        </w:r>
        <w:r>
          <w:rPr>
            <w:noProof/>
          </w:rPr>
          <w:instrText>HYPERLINK \l "_Toc355096161"</w:instrText>
        </w:r>
        <w:r w:rsidRPr="004D715D">
          <w:rPr>
            <w:rStyle w:val="aa"/>
            <w:noProof/>
          </w:rPr>
          <w:instrText xml:space="preserve"> </w:instrText>
        </w:r>
        <w:r w:rsidRPr="004D715D">
          <w:rPr>
            <w:rStyle w:val="aa"/>
            <w:noProof/>
          </w:rPr>
          <w:fldChar w:fldCharType="separate"/>
        </w:r>
        <w:r w:rsidRPr="004D715D">
          <w:rPr>
            <w:rStyle w:val="aa"/>
            <w:rFonts w:ascii="Times New Roman" w:eastAsia="SimHei" w:hAnsi="Times New Roman" w:cs="Times New Roman"/>
            <w:noProof/>
          </w:rPr>
          <w:t>1.1</w:t>
        </w:r>
        <w:r>
          <w:rPr>
            <w:noProof/>
            <w:sz w:val="24"/>
            <w:lang w:eastAsia="zh-TW"/>
          </w:rPr>
          <w:tab/>
        </w:r>
        <w:r w:rsidRPr="004D715D">
          <w:rPr>
            <w:rStyle w:val="aa"/>
            <w:rFonts w:ascii="Times New Roman" w:eastAsia="SimHei" w:hAnsi="Times New Roman"/>
            <w:noProof/>
          </w:rPr>
          <w:t>AFT</w:t>
        </w:r>
        <w:r w:rsidRPr="004D715D">
          <w:rPr>
            <w:rStyle w:val="aa"/>
            <w:rFonts w:ascii="Times New Roman" w:eastAsia="SimHei" w:hAnsi="Times New Roman" w:hint="eastAsia"/>
            <w:noProof/>
          </w:rPr>
          <w:t xml:space="preserve">　</w:t>
        </w:r>
        <w:r w:rsidRPr="004D715D">
          <w:rPr>
            <w:rStyle w:val="aa"/>
            <w:rFonts w:ascii="Times New Roman" w:eastAsia="SimHei" w:hAnsi="Times New Roman"/>
            <w:noProof/>
          </w:rPr>
          <w:t>MVS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_Toc355096161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76" w:author="IEC960923" w:date="2013-04-30T14:40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4D715D">
          <w:rPr>
            <w:rStyle w:val="aa"/>
            <w:noProof/>
          </w:rPr>
          <w:fldChar w:fldCharType="end"/>
        </w:r>
      </w:ins>
    </w:p>
    <w:p w:rsidR="004D1477" w:rsidRDefault="004D1477">
      <w:pPr>
        <w:pStyle w:val="11"/>
        <w:tabs>
          <w:tab w:val="left" w:pos="420"/>
          <w:tab w:val="right" w:leader="dot" w:pos="8296"/>
        </w:tabs>
        <w:rPr>
          <w:ins w:id="577" w:author="IEC960923" w:date="2013-04-30T14:40:00Z"/>
          <w:noProof/>
          <w:sz w:val="24"/>
          <w:lang w:eastAsia="zh-TW"/>
        </w:rPr>
      </w:pPr>
      <w:ins w:id="578" w:author="IEC960923" w:date="2013-04-30T14:40:00Z">
        <w:r w:rsidRPr="004D715D">
          <w:rPr>
            <w:rStyle w:val="aa"/>
            <w:noProof/>
          </w:rPr>
          <w:fldChar w:fldCharType="begin"/>
        </w:r>
        <w:r w:rsidRPr="004D715D">
          <w:rPr>
            <w:rStyle w:val="aa"/>
            <w:noProof/>
          </w:rPr>
          <w:instrText xml:space="preserve"> </w:instrText>
        </w:r>
        <w:r>
          <w:rPr>
            <w:noProof/>
          </w:rPr>
          <w:instrText>HYPERLINK \l "_Toc355096162"</w:instrText>
        </w:r>
        <w:r w:rsidRPr="004D715D">
          <w:rPr>
            <w:rStyle w:val="aa"/>
            <w:noProof/>
          </w:rPr>
          <w:instrText xml:space="preserve"> </w:instrText>
        </w:r>
        <w:r w:rsidRPr="004D715D">
          <w:rPr>
            <w:rStyle w:val="aa"/>
            <w:noProof/>
          </w:rPr>
          <w:fldChar w:fldCharType="separate"/>
        </w:r>
        <w:r w:rsidRPr="004D715D">
          <w:rPr>
            <w:rStyle w:val="aa"/>
            <w:rFonts w:ascii="Times New Roman" w:eastAsia="SimSun" w:hAnsi="Times New Roman" w:cs="Times New Roman"/>
            <w:noProof/>
          </w:rPr>
          <w:t>2</w:t>
        </w:r>
        <w:r>
          <w:rPr>
            <w:noProof/>
            <w:sz w:val="24"/>
            <w:lang w:eastAsia="zh-TW"/>
          </w:rPr>
          <w:tab/>
        </w:r>
        <w:r w:rsidRPr="004D715D">
          <w:rPr>
            <w:rStyle w:val="aa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_Toc355096162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79" w:author="IEC960923" w:date="2013-04-30T14:40:00Z"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  <w:r w:rsidRPr="004D715D">
          <w:rPr>
            <w:rStyle w:val="aa"/>
            <w:noProof/>
          </w:rPr>
          <w:fldChar w:fldCharType="end"/>
        </w:r>
      </w:ins>
    </w:p>
    <w:p w:rsidR="004D1477" w:rsidRDefault="004D1477">
      <w:pPr>
        <w:pStyle w:val="21"/>
        <w:tabs>
          <w:tab w:val="left" w:pos="1200"/>
          <w:tab w:val="right" w:leader="dot" w:pos="8296"/>
        </w:tabs>
        <w:rPr>
          <w:ins w:id="580" w:author="IEC960923" w:date="2013-04-30T14:40:00Z"/>
          <w:noProof/>
          <w:sz w:val="24"/>
          <w:lang w:eastAsia="zh-TW"/>
        </w:rPr>
      </w:pPr>
      <w:ins w:id="581" w:author="IEC960923" w:date="2013-04-30T14:40:00Z">
        <w:r w:rsidRPr="004D715D">
          <w:rPr>
            <w:rStyle w:val="aa"/>
            <w:noProof/>
          </w:rPr>
          <w:fldChar w:fldCharType="begin"/>
        </w:r>
        <w:r w:rsidRPr="004D715D">
          <w:rPr>
            <w:rStyle w:val="aa"/>
            <w:noProof/>
          </w:rPr>
          <w:instrText xml:space="preserve"> </w:instrText>
        </w:r>
        <w:r>
          <w:rPr>
            <w:noProof/>
          </w:rPr>
          <w:instrText>HYPERLINK \l "_Toc355096163"</w:instrText>
        </w:r>
        <w:r w:rsidRPr="004D715D">
          <w:rPr>
            <w:rStyle w:val="aa"/>
            <w:noProof/>
          </w:rPr>
          <w:instrText xml:space="preserve"> </w:instrText>
        </w:r>
        <w:r w:rsidRPr="004D715D">
          <w:rPr>
            <w:rStyle w:val="aa"/>
            <w:noProof/>
          </w:rPr>
          <w:fldChar w:fldCharType="separate"/>
        </w:r>
        <w:r w:rsidRPr="004D715D">
          <w:rPr>
            <w:rStyle w:val="aa"/>
            <w:rFonts w:ascii="Times New Roman" w:hAnsi="Times New Roman" w:cs="Times New Roman"/>
            <w:noProof/>
          </w:rPr>
          <w:t>2.1</w:t>
        </w:r>
        <w:r>
          <w:rPr>
            <w:noProof/>
            <w:sz w:val="24"/>
            <w:lang w:eastAsia="zh-TW"/>
          </w:rPr>
          <w:tab/>
        </w:r>
        <w:r w:rsidRPr="004D715D">
          <w:rPr>
            <w:rStyle w:val="aa"/>
            <w:rFonts w:hint="eastAsia"/>
            <w:noProof/>
          </w:rPr>
          <w:t>工作说明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_Toc355096163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82" w:author="IEC960923" w:date="2013-04-30T14:40:00Z"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  <w:r w:rsidRPr="004D715D">
          <w:rPr>
            <w:rStyle w:val="aa"/>
            <w:noProof/>
          </w:rPr>
          <w:fldChar w:fldCharType="end"/>
        </w:r>
      </w:ins>
    </w:p>
    <w:p w:rsidR="004D1477" w:rsidRDefault="004D1477">
      <w:pPr>
        <w:pStyle w:val="31"/>
        <w:tabs>
          <w:tab w:val="left" w:pos="1200"/>
          <w:tab w:val="right" w:leader="dot" w:pos="8296"/>
        </w:tabs>
        <w:rPr>
          <w:ins w:id="583" w:author="IEC960923" w:date="2013-04-30T14:40:00Z"/>
          <w:noProof/>
          <w:sz w:val="24"/>
          <w:lang w:eastAsia="zh-TW"/>
        </w:rPr>
      </w:pPr>
      <w:ins w:id="584" w:author="IEC960923" w:date="2013-04-30T14:40:00Z">
        <w:r w:rsidRPr="004D715D">
          <w:rPr>
            <w:rStyle w:val="aa"/>
            <w:noProof/>
          </w:rPr>
          <w:fldChar w:fldCharType="begin"/>
        </w:r>
        <w:r w:rsidRPr="004D715D">
          <w:rPr>
            <w:rStyle w:val="aa"/>
            <w:noProof/>
          </w:rPr>
          <w:instrText xml:space="preserve"> </w:instrText>
        </w:r>
        <w:r>
          <w:rPr>
            <w:noProof/>
          </w:rPr>
          <w:instrText>HYPERLINK \l "_Toc355096164"</w:instrText>
        </w:r>
        <w:r w:rsidRPr="004D715D">
          <w:rPr>
            <w:rStyle w:val="aa"/>
            <w:noProof/>
          </w:rPr>
          <w:instrText xml:space="preserve"> </w:instrText>
        </w:r>
        <w:r w:rsidRPr="004D715D">
          <w:rPr>
            <w:rStyle w:val="aa"/>
            <w:noProof/>
          </w:rPr>
          <w:fldChar w:fldCharType="separate"/>
        </w:r>
        <w:r w:rsidRPr="004D715D">
          <w:rPr>
            <w:rStyle w:val="aa"/>
            <w:noProof/>
          </w:rPr>
          <w:t>2.1.1</w:t>
        </w:r>
        <w:r>
          <w:rPr>
            <w:noProof/>
            <w:sz w:val="24"/>
            <w:lang w:eastAsia="zh-TW"/>
          </w:rPr>
          <w:tab/>
        </w:r>
        <w:r w:rsidRPr="004D715D">
          <w:rPr>
            <w:rStyle w:val="aa"/>
            <w:rFonts w:hint="eastAsia"/>
            <w:noProof/>
          </w:rPr>
          <w:t>检验计划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_Toc355096164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85" w:author="IEC960923" w:date="2013-04-30T14:40:00Z"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  <w:r w:rsidRPr="004D715D">
          <w:rPr>
            <w:rStyle w:val="aa"/>
            <w:noProof/>
          </w:rPr>
          <w:fldChar w:fldCharType="end"/>
        </w:r>
      </w:ins>
    </w:p>
    <w:p w:rsidR="004D1477" w:rsidRDefault="004D1477">
      <w:pPr>
        <w:pStyle w:val="42"/>
        <w:tabs>
          <w:tab w:val="left" w:pos="1680"/>
          <w:tab w:val="right" w:leader="dot" w:pos="8296"/>
        </w:tabs>
        <w:rPr>
          <w:ins w:id="586" w:author="IEC960923" w:date="2013-04-30T14:40:00Z"/>
          <w:noProof/>
          <w:sz w:val="24"/>
          <w:lang w:eastAsia="zh-TW"/>
        </w:rPr>
      </w:pPr>
      <w:ins w:id="587" w:author="IEC960923" w:date="2013-04-30T14:40:00Z">
        <w:r w:rsidRPr="004D715D">
          <w:rPr>
            <w:rStyle w:val="aa"/>
            <w:noProof/>
          </w:rPr>
          <w:fldChar w:fldCharType="begin"/>
        </w:r>
        <w:r w:rsidRPr="004D715D">
          <w:rPr>
            <w:rStyle w:val="aa"/>
            <w:noProof/>
          </w:rPr>
          <w:instrText xml:space="preserve"> </w:instrText>
        </w:r>
        <w:r>
          <w:rPr>
            <w:noProof/>
          </w:rPr>
          <w:instrText>HYPERLINK \l "_Toc355096165"</w:instrText>
        </w:r>
        <w:r w:rsidRPr="004D715D">
          <w:rPr>
            <w:rStyle w:val="aa"/>
            <w:noProof/>
          </w:rPr>
          <w:instrText xml:space="preserve"> </w:instrText>
        </w:r>
        <w:r w:rsidRPr="004D715D">
          <w:rPr>
            <w:rStyle w:val="aa"/>
            <w:noProof/>
          </w:rPr>
          <w:fldChar w:fldCharType="separate"/>
        </w:r>
        <w:r w:rsidRPr="004D715D">
          <w:rPr>
            <w:rStyle w:val="aa"/>
            <w:noProof/>
          </w:rPr>
          <w:t>2.1.1.1</w:t>
        </w:r>
        <w:r>
          <w:rPr>
            <w:noProof/>
            <w:sz w:val="24"/>
            <w:lang w:eastAsia="zh-TW"/>
          </w:rPr>
          <w:tab/>
        </w:r>
        <w:r w:rsidRPr="004D715D">
          <w:rPr>
            <w:rStyle w:val="aa"/>
            <w:noProof/>
          </w:rPr>
          <w:t>EPIA</w:t>
        </w:r>
        <w:r w:rsidRPr="004D715D">
          <w:rPr>
            <w:rStyle w:val="aa"/>
            <w:rFonts w:hint="eastAsia"/>
            <w:noProof/>
          </w:rPr>
          <w:t>抽验计划（整机出货）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_Toc355096165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88" w:author="IEC960923" w:date="2013-04-30T14:40:00Z"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  <w:r w:rsidRPr="004D715D">
          <w:rPr>
            <w:rStyle w:val="aa"/>
            <w:noProof/>
          </w:rPr>
          <w:fldChar w:fldCharType="end"/>
        </w:r>
      </w:ins>
    </w:p>
    <w:p w:rsidR="004D1477" w:rsidRDefault="004D1477">
      <w:pPr>
        <w:pStyle w:val="42"/>
        <w:tabs>
          <w:tab w:val="left" w:pos="1680"/>
          <w:tab w:val="right" w:leader="dot" w:pos="8296"/>
        </w:tabs>
        <w:rPr>
          <w:ins w:id="589" w:author="IEC960923" w:date="2013-04-30T14:40:00Z"/>
          <w:noProof/>
          <w:sz w:val="24"/>
          <w:lang w:eastAsia="zh-TW"/>
        </w:rPr>
      </w:pPr>
      <w:ins w:id="590" w:author="IEC960923" w:date="2013-04-30T14:40:00Z">
        <w:r w:rsidRPr="004D715D">
          <w:rPr>
            <w:rStyle w:val="aa"/>
            <w:noProof/>
          </w:rPr>
          <w:fldChar w:fldCharType="begin"/>
        </w:r>
        <w:r w:rsidRPr="004D715D">
          <w:rPr>
            <w:rStyle w:val="aa"/>
            <w:noProof/>
          </w:rPr>
          <w:instrText xml:space="preserve"> </w:instrText>
        </w:r>
        <w:r>
          <w:rPr>
            <w:noProof/>
          </w:rPr>
          <w:instrText>HYPERLINK \l "_Toc355096166"</w:instrText>
        </w:r>
        <w:r w:rsidRPr="004D715D">
          <w:rPr>
            <w:rStyle w:val="aa"/>
            <w:noProof/>
          </w:rPr>
          <w:instrText xml:space="preserve"> </w:instrText>
        </w:r>
        <w:r w:rsidRPr="004D715D">
          <w:rPr>
            <w:rStyle w:val="aa"/>
            <w:noProof/>
          </w:rPr>
          <w:fldChar w:fldCharType="separate"/>
        </w:r>
        <w:r w:rsidRPr="004D715D">
          <w:rPr>
            <w:rStyle w:val="aa"/>
            <w:noProof/>
          </w:rPr>
          <w:t>2.1.1.2</w:t>
        </w:r>
        <w:r>
          <w:rPr>
            <w:noProof/>
            <w:sz w:val="24"/>
            <w:lang w:eastAsia="zh-TW"/>
          </w:rPr>
          <w:tab/>
        </w:r>
        <w:r w:rsidRPr="004D715D">
          <w:rPr>
            <w:rStyle w:val="aa"/>
            <w:noProof/>
          </w:rPr>
          <w:t>PAQC</w:t>
        </w:r>
        <w:r w:rsidRPr="004D715D">
          <w:rPr>
            <w:rStyle w:val="aa"/>
            <w:rFonts w:hint="eastAsia"/>
            <w:noProof/>
          </w:rPr>
          <w:t>抽验计划（整机出货）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_Toc355096166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91" w:author="IEC960923" w:date="2013-04-30T14:40:00Z"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  <w:r w:rsidRPr="004D715D">
          <w:rPr>
            <w:rStyle w:val="aa"/>
            <w:noProof/>
          </w:rPr>
          <w:fldChar w:fldCharType="end"/>
        </w:r>
      </w:ins>
    </w:p>
    <w:p w:rsidR="004D7F98" w:rsidDel="00844562" w:rsidRDefault="004D7F98">
      <w:pPr>
        <w:pStyle w:val="11"/>
        <w:tabs>
          <w:tab w:val="left" w:pos="420"/>
          <w:tab w:val="right" w:leader="dot" w:pos="8296"/>
        </w:tabs>
        <w:rPr>
          <w:del w:id="592" w:author="IEC960923" w:date="2013-04-30T14:35:00Z"/>
          <w:noProof/>
        </w:rPr>
      </w:pPr>
      <w:del w:id="593" w:author="IEC960923" w:date="2013-04-30T14:35:00Z">
        <w:r w:rsidRPr="00844562" w:rsidDel="00844562">
          <w:rPr>
            <w:rPrChange w:id="594" w:author="IEC960923" w:date="2013-04-30T14:35:00Z">
              <w:rPr>
                <w:rStyle w:val="aa"/>
                <w:rFonts w:ascii="Times New Roman" w:eastAsia="SimHei" w:hAnsi="Times New Roman" w:cs="Times New Roman"/>
                <w:noProof/>
              </w:rPr>
            </w:rPrChange>
          </w:rPr>
          <w:delText>0</w:delText>
        </w:r>
        <w:r w:rsidDel="00844562">
          <w:rPr>
            <w:noProof/>
          </w:rPr>
          <w:tab/>
        </w:r>
        <w:r w:rsidRPr="00844562" w:rsidDel="00844562">
          <w:rPr>
            <w:rFonts w:hint="eastAsia"/>
            <w:rPrChange w:id="595" w:author="IEC960923" w:date="2013-04-30T14:35:00Z">
              <w:rPr>
                <w:rStyle w:val="aa"/>
                <w:rFonts w:ascii="Times New Roman" w:eastAsia="SimHei" w:hint="eastAsia"/>
                <w:noProof/>
              </w:rPr>
            </w:rPrChange>
          </w:rPr>
          <w:delText>前言</w:delText>
        </w:r>
        <w:r w:rsidDel="00844562">
          <w:rPr>
            <w:noProof/>
            <w:webHidden/>
          </w:rPr>
          <w:tab/>
          <w:delText>4</w:delText>
        </w:r>
      </w:del>
    </w:p>
    <w:p w:rsidR="004D7F98" w:rsidDel="00844562" w:rsidRDefault="004D7F98">
      <w:pPr>
        <w:pStyle w:val="21"/>
        <w:tabs>
          <w:tab w:val="left" w:pos="1050"/>
          <w:tab w:val="right" w:leader="dot" w:pos="8296"/>
        </w:tabs>
        <w:rPr>
          <w:del w:id="596" w:author="IEC960923" w:date="2013-04-30T14:35:00Z"/>
          <w:noProof/>
        </w:rPr>
      </w:pPr>
      <w:del w:id="597" w:author="IEC960923" w:date="2013-04-30T14:35:00Z">
        <w:r w:rsidRPr="00844562" w:rsidDel="00844562">
          <w:rPr>
            <w:rPrChange w:id="598" w:author="IEC960923" w:date="2013-04-30T14:35:00Z">
              <w:rPr>
                <w:rStyle w:val="aa"/>
                <w:rFonts w:ascii="Times New Roman" w:eastAsia="SimHei" w:hAnsi="Times New Roman" w:cs="Times New Roman"/>
                <w:noProof/>
              </w:rPr>
            </w:rPrChange>
          </w:rPr>
          <w:delText>0.1</w:delText>
        </w:r>
        <w:r w:rsidDel="00844562">
          <w:rPr>
            <w:noProof/>
          </w:rPr>
          <w:tab/>
        </w:r>
        <w:r w:rsidRPr="00844562" w:rsidDel="00844562">
          <w:rPr>
            <w:rPrChange w:id="599" w:author="IEC960923" w:date="2013-04-30T14:35:00Z">
              <w:rPr>
                <w:rStyle w:val="aa"/>
                <w:rFonts w:ascii="Times New Roman" w:eastAsia="SimHei" w:hAnsi="Times New Roman"/>
                <w:noProof/>
              </w:rPr>
            </w:rPrChange>
          </w:rPr>
          <w:delText>Introduction</w:delText>
        </w:r>
        <w:r w:rsidDel="00844562">
          <w:rPr>
            <w:noProof/>
            <w:webHidden/>
          </w:rPr>
          <w:tab/>
          <w:delText>4</w:delText>
        </w:r>
      </w:del>
    </w:p>
    <w:p w:rsidR="004D7F98" w:rsidDel="00844562" w:rsidRDefault="004D7F98">
      <w:pPr>
        <w:pStyle w:val="21"/>
        <w:tabs>
          <w:tab w:val="left" w:pos="1050"/>
          <w:tab w:val="right" w:leader="dot" w:pos="8296"/>
        </w:tabs>
        <w:rPr>
          <w:del w:id="600" w:author="IEC960923" w:date="2013-04-30T14:35:00Z"/>
          <w:noProof/>
        </w:rPr>
      </w:pPr>
      <w:del w:id="601" w:author="IEC960923" w:date="2013-04-30T14:35:00Z">
        <w:r w:rsidRPr="00844562" w:rsidDel="00844562">
          <w:rPr>
            <w:rPrChange w:id="602" w:author="IEC960923" w:date="2013-04-30T14:35:00Z">
              <w:rPr>
                <w:rStyle w:val="aa"/>
                <w:rFonts w:ascii="Times New Roman" w:eastAsia="SimHei" w:hAnsi="Times New Roman" w:cs="Times New Roman"/>
                <w:noProof/>
              </w:rPr>
            </w:rPrChange>
          </w:rPr>
          <w:delText>0.2</w:delText>
        </w:r>
        <w:r w:rsidDel="00844562">
          <w:rPr>
            <w:noProof/>
          </w:rPr>
          <w:tab/>
        </w:r>
        <w:r w:rsidRPr="00844562" w:rsidDel="00844562">
          <w:rPr>
            <w:rPrChange w:id="603" w:author="IEC960923" w:date="2013-04-30T14:35:00Z">
              <w:rPr>
                <w:rStyle w:val="aa"/>
                <w:rFonts w:ascii="Times New Roman" w:eastAsia="SimHei" w:hAnsi="Times New Roman"/>
                <w:noProof/>
              </w:rPr>
            </w:rPrChange>
          </w:rPr>
          <w:delText>References</w:delText>
        </w:r>
        <w:r w:rsidDel="00844562">
          <w:rPr>
            <w:noProof/>
            <w:webHidden/>
          </w:rPr>
          <w:tab/>
          <w:delText>4</w:delText>
        </w:r>
      </w:del>
    </w:p>
    <w:p w:rsidR="004D7F98" w:rsidDel="00844562" w:rsidRDefault="004D7F98">
      <w:pPr>
        <w:pStyle w:val="11"/>
        <w:tabs>
          <w:tab w:val="left" w:pos="420"/>
          <w:tab w:val="right" w:leader="dot" w:pos="8296"/>
        </w:tabs>
        <w:rPr>
          <w:del w:id="604" w:author="IEC960923" w:date="2013-04-30T14:35:00Z"/>
          <w:noProof/>
        </w:rPr>
      </w:pPr>
      <w:del w:id="605" w:author="IEC960923" w:date="2013-04-30T14:35:00Z">
        <w:r w:rsidRPr="00844562" w:rsidDel="00844562">
          <w:rPr>
            <w:rPrChange w:id="606" w:author="IEC960923" w:date="2013-04-30T14:35:00Z">
              <w:rPr>
                <w:rStyle w:val="aa"/>
                <w:rFonts w:ascii="Times New Roman" w:eastAsia="SimHei" w:hAnsi="Times New Roman" w:cs="Times New Roman"/>
                <w:noProof/>
              </w:rPr>
            </w:rPrChange>
          </w:rPr>
          <w:delText>1</w:delText>
        </w:r>
        <w:r w:rsidDel="00844562">
          <w:rPr>
            <w:noProof/>
          </w:rPr>
          <w:tab/>
        </w:r>
        <w:r w:rsidRPr="00844562" w:rsidDel="00844562">
          <w:rPr>
            <w:rPrChange w:id="607" w:author="IEC960923" w:date="2013-04-30T14:35:00Z">
              <w:rPr>
                <w:rStyle w:val="aa"/>
                <w:rFonts w:ascii="Times New Roman" w:eastAsia="SimHei"/>
                <w:noProof/>
              </w:rPr>
            </w:rPrChange>
          </w:rPr>
          <w:delText>Use Cases</w:delText>
        </w:r>
        <w:r w:rsidDel="00844562">
          <w:rPr>
            <w:noProof/>
            <w:webHidden/>
          </w:rPr>
          <w:tab/>
          <w:delText>4</w:delText>
        </w:r>
      </w:del>
    </w:p>
    <w:p w:rsidR="004D7F98" w:rsidDel="00844562" w:rsidRDefault="004D7F98">
      <w:pPr>
        <w:pStyle w:val="21"/>
        <w:tabs>
          <w:tab w:val="left" w:pos="1050"/>
          <w:tab w:val="right" w:leader="dot" w:pos="8296"/>
        </w:tabs>
        <w:rPr>
          <w:del w:id="608" w:author="IEC960923" w:date="2013-04-30T14:35:00Z"/>
          <w:noProof/>
        </w:rPr>
      </w:pPr>
      <w:del w:id="609" w:author="IEC960923" w:date="2013-04-30T14:35:00Z">
        <w:r w:rsidRPr="00844562" w:rsidDel="00844562">
          <w:rPr>
            <w:rPrChange w:id="610" w:author="IEC960923" w:date="2013-04-30T14:35:00Z">
              <w:rPr>
                <w:rStyle w:val="aa"/>
                <w:rFonts w:ascii="Times New Roman" w:eastAsia="SimHei" w:hAnsi="Times New Roman" w:cs="Times New Roman"/>
                <w:noProof/>
              </w:rPr>
            </w:rPrChange>
          </w:rPr>
          <w:delText>1.1</w:delText>
        </w:r>
        <w:r w:rsidDel="00844562">
          <w:rPr>
            <w:noProof/>
          </w:rPr>
          <w:tab/>
        </w:r>
        <w:r w:rsidRPr="00844562" w:rsidDel="00844562">
          <w:rPr>
            <w:rPrChange w:id="611" w:author="IEC960923" w:date="2013-04-30T14:35:00Z">
              <w:rPr>
                <w:rStyle w:val="aa"/>
                <w:rFonts w:ascii="Times New Roman" w:eastAsia="SimHei" w:hAnsi="Times New Roman"/>
                <w:noProof/>
              </w:rPr>
            </w:rPrChange>
          </w:rPr>
          <w:delText>AFT</w:delText>
        </w:r>
        <w:r w:rsidRPr="00844562" w:rsidDel="00844562">
          <w:rPr>
            <w:rFonts w:hint="eastAsia"/>
            <w:rPrChange w:id="612" w:author="IEC960923" w:date="2013-04-30T14:35:00Z">
              <w:rPr>
                <w:rStyle w:val="aa"/>
                <w:rFonts w:ascii="Times New Roman" w:eastAsia="SimHei" w:hAnsi="Times New Roman" w:hint="eastAsia"/>
                <w:noProof/>
              </w:rPr>
            </w:rPrChange>
          </w:rPr>
          <w:delText xml:space="preserve">　</w:delText>
        </w:r>
        <w:r w:rsidRPr="00844562" w:rsidDel="00844562">
          <w:rPr>
            <w:rPrChange w:id="613" w:author="IEC960923" w:date="2013-04-30T14:35:00Z">
              <w:rPr>
                <w:rStyle w:val="aa"/>
                <w:rFonts w:ascii="Times New Roman" w:eastAsia="SimHei" w:hAnsi="Times New Roman"/>
                <w:noProof/>
              </w:rPr>
            </w:rPrChange>
          </w:rPr>
          <w:delText>MVS</w:delText>
        </w:r>
        <w:r w:rsidDel="00844562">
          <w:rPr>
            <w:noProof/>
            <w:webHidden/>
          </w:rPr>
          <w:tab/>
          <w:delText>4</w:delText>
        </w:r>
      </w:del>
    </w:p>
    <w:p w:rsidR="004D7F98" w:rsidDel="00844562" w:rsidRDefault="004D7F98">
      <w:pPr>
        <w:pStyle w:val="11"/>
        <w:tabs>
          <w:tab w:val="left" w:pos="420"/>
          <w:tab w:val="right" w:leader="dot" w:pos="8296"/>
        </w:tabs>
        <w:rPr>
          <w:del w:id="614" w:author="IEC960923" w:date="2013-04-30T14:35:00Z"/>
          <w:noProof/>
        </w:rPr>
      </w:pPr>
      <w:del w:id="615" w:author="IEC960923" w:date="2013-04-30T14:35:00Z">
        <w:r w:rsidRPr="00844562" w:rsidDel="00844562">
          <w:rPr>
            <w:rPrChange w:id="616" w:author="IEC960923" w:date="2013-04-30T14:35:00Z">
              <w:rPr>
                <w:rStyle w:val="aa"/>
                <w:rFonts w:ascii="Times New Roman" w:eastAsia="SimSun" w:hAnsi="Times New Roman" w:cs="Times New Roman"/>
                <w:noProof/>
              </w:rPr>
            </w:rPrChange>
          </w:rPr>
          <w:delText>2</w:delText>
        </w:r>
        <w:r w:rsidDel="00844562">
          <w:rPr>
            <w:noProof/>
          </w:rPr>
          <w:tab/>
        </w:r>
        <w:r w:rsidRPr="00844562" w:rsidDel="00844562">
          <w:rPr>
            <w:rPrChange w:id="617" w:author="IEC960923" w:date="2013-04-30T14:35:00Z">
              <w:rPr>
                <w:rStyle w:val="aa"/>
                <w:noProof/>
              </w:rPr>
            </w:rPrChange>
          </w:rPr>
          <w:delText>Appendix</w:delText>
        </w:r>
        <w:r w:rsidDel="00844562">
          <w:rPr>
            <w:noProof/>
            <w:webHidden/>
          </w:rPr>
          <w:tab/>
          <w:delText>6</w:delText>
        </w:r>
      </w:del>
    </w:p>
    <w:p w:rsidR="00243F16" w:rsidRDefault="00450B81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SimHei" w:hAnsi="Times New Roman"/>
          <w:sz w:val="30"/>
        </w:rPr>
      </w:pPr>
      <w:bookmarkStart w:id="618" w:name="_Toc355096157"/>
      <w:r w:rsidRPr="00AC5EBB">
        <w:rPr>
          <w:rFonts w:ascii="Times New Roman" w:eastAsia="SimHei" w:hint="eastAsia"/>
          <w:sz w:val="30"/>
        </w:rPr>
        <w:lastRenderedPageBreak/>
        <w:t>前言</w:t>
      </w:r>
      <w:bookmarkEnd w:id="618"/>
    </w:p>
    <w:p w:rsidR="00AE1638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619" w:name="_Toc355096158"/>
      <w:r w:rsidRPr="00AC5EBB">
        <w:rPr>
          <w:rFonts w:ascii="Times New Roman" w:eastAsia="SimHei" w:hAnsi="Times New Roman"/>
          <w:sz w:val="28"/>
          <w:szCs w:val="28"/>
        </w:rPr>
        <w:t>Introduction</w:t>
      </w:r>
      <w:bookmarkEnd w:id="619"/>
    </w:p>
    <w:p w:rsidR="0030459F" w:rsidRPr="00AC5EBB" w:rsidRDefault="0030459F" w:rsidP="0030459F">
      <w:pPr>
        <w:ind w:firstLineChars="200" w:firstLine="420"/>
        <w:jc w:val="left"/>
        <w:rPr>
          <w:rFonts w:ascii="Arial" w:eastAsia="SimSun" w:hAnsi="Arial"/>
        </w:rPr>
      </w:pPr>
      <w:r w:rsidRPr="00AC5EBB">
        <w:rPr>
          <w:rFonts w:ascii="Arial" w:eastAsia="SimSun" w:hAnsi="Arial" w:hint="eastAsia"/>
        </w:rPr>
        <w:t>本文档用于定义</w:t>
      </w:r>
      <w:r w:rsidRPr="00AC5EBB">
        <w:rPr>
          <w:rFonts w:ascii="Arial" w:eastAsia="SimSun" w:hAnsi="Arial" w:hint="eastAsia"/>
        </w:rPr>
        <w:t>[</w:t>
      </w:r>
      <w:r w:rsidR="00490DFE">
        <w:rPr>
          <w:rFonts w:ascii="Arial" w:eastAsia="SimSun" w:hAnsi="Arial" w:hint="eastAsia"/>
        </w:rPr>
        <w:t>AFT MVS</w:t>
      </w:r>
      <w:r w:rsidRPr="00AC5EBB">
        <w:rPr>
          <w:rFonts w:ascii="Arial" w:eastAsia="SimSun" w:hAnsi="Arial" w:hint="eastAsia"/>
        </w:rPr>
        <w:t xml:space="preserve">] </w:t>
      </w:r>
      <w:r w:rsidRPr="00AC5EBB">
        <w:rPr>
          <w:rFonts w:ascii="Arial" w:eastAsia="SimSun" w:hAnsi="Arial" w:hint="eastAsia"/>
        </w:rPr>
        <w:t>部分的业务需求，作为规格设计与程序设计的依据；读者为</w:t>
      </w:r>
      <w:proofErr w:type="spellStart"/>
      <w:r w:rsidRPr="00AC5EBB">
        <w:rPr>
          <w:rFonts w:ascii="Arial" w:eastAsia="SimSun" w:hAnsi="Arial" w:hint="eastAsia"/>
        </w:rPr>
        <w:t>iMES</w:t>
      </w:r>
      <w:proofErr w:type="spellEnd"/>
      <w:r w:rsidRPr="00AC5EBB">
        <w:rPr>
          <w:rFonts w:ascii="Arial" w:eastAsia="SimSun" w:hAnsi="Arial" w:hint="eastAsia"/>
        </w:rPr>
        <w:t xml:space="preserve"> </w:t>
      </w:r>
      <w:r w:rsidRPr="00AC5EBB">
        <w:rPr>
          <w:rFonts w:ascii="Arial" w:eastAsia="SimSun" w:hAnsi="Arial" w:hint="eastAsia"/>
        </w:rPr>
        <w:t>项目的用户，设计人员，开发人员和质检人员。</w:t>
      </w:r>
    </w:p>
    <w:p w:rsidR="00082077" w:rsidRPr="00A2173B" w:rsidRDefault="00082077" w:rsidP="00AC5EBB">
      <w:pPr>
        <w:ind w:firstLineChars="200" w:firstLine="420"/>
        <w:jc w:val="left"/>
        <w:rPr>
          <w:rFonts w:ascii="Arial" w:eastAsia="SimSun" w:hAnsi="Arial"/>
        </w:rPr>
      </w:pP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620" w:name="_Toc355096159"/>
      <w:r w:rsidRPr="00AC5EBB">
        <w:rPr>
          <w:rFonts w:ascii="Times New Roman" w:eastAsia="SimHei" w:hAnsi="Times New Roman"/>
          <w:sz w:val="28"/>
          <w:szCs w:val="28"/>
        </w:rPr>
        <w:t>References</w:t>
      </w:r>
      <w:bookmarkEnd w:id="620"/>
    </w:p>
    <w:p w:rsidR="00AC5EBB" w:rsidRDefault="00AC5EBB" w:rsidP="00AC5EBB">
      <w:pPr>
        <w:ind w:firstLineChars="200" w:firstLine="420"/>
        <w:jc w:val="left"/>
        <w:rPr>
          <w:rFonts w:ascii="Arial" w:eastAsia="SimSun" w:hAnsi="Arial"/>
        </w:rPr>
      </w:pPr>
    </w:p>
    <w:p w:rsidR="00F10213" w:rsidRDefault="00F10213" w:rsidP="00AC5EBB">
      <w:pPr>
        <w:ind w:firstLineChars="200" w:firstLine="420"/>
        <w:jc w:val="left"/>
        <w:rPr>
          <w:rFonts w:ascii="Arial" w:eastAsia="SimSun" w:hAnsi="Arial"/>
        </w:rPr>
      </w:pPr>
    </w:p>
    <w:p w:rsidR="00B87D2D" w:rsidRDefault="00B87D2D" w:rsidP="00B87D2D">
      <w:pPr>
        <w:pStyle w:val="1"/>
        <w:spacing w:before="0" w:after="0" w:line="240" w:lineRule="auto"/>
        <w:ind w:left="567" w:hanging="567"/>
        <w:rPr>
          <w:rFonts w:ascii="Times New Roman" w:eastAsia="SimHei"/>
          <w:sz w:val="30"/>
        </w:rPr>
      </w:pPr>
      <w:bookmarkStart w:id="621" w:name="_Toc355096160"/>
      <w:r w:rsidRPr="009739C9">
        <w:rPr>
          <w:rFonts w:ascii="Times New Roman" w:eastAsia="SimHei" w:hint="eastAsia"/>
          <w:sz w:val="30"/>
        </w:rPr>
        <w:t>Use Cases</w:t>
      </w:r>
      <w:bookmarkEnd w:id="621"/>
    </w:p>
    <w:p w:rsidR="00F10213" w:rsidRDefault="00F10213" w:rsidP="00F10213">
      <w:pPr>
        <w:ind w:firstLineChars="200" w:firstLine="420"/>
        <w:jc w:val="left"/>
        <w:rPr>
          <w:rFonts w:ascii="Arial" w:eastAsia="SimSun" w:hAnsi="Arial"/>
        </w:rPr>
      </w:pPr>
    </w:p>
    <w:p w:rsidR="00F10213" w:rsidRPr="00AC5EBB" w:rsidRDefault="00F10213" w:rsidP="00AC5EBB">
      <w:pPr>
        <w:ind w:firstLineChars="200" w:firstLine="420"/>
        <w:jc w:val="left"/>
        <w:rPr>
          <w:rFonts w:ascii="Arial" w:eastAsia="SimSun" w:hAnsi="Arial"/>
        </w:rPr>
      </w:pPr>
    </w:p>
    <w:p w:rsidR="0055625A" w:rsidRPr="00A00E0F" w:rsidRDefault="00A73AD5" w:rsidP="0055625A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622" w:name="_Toc355096161"/>
      <w:r>
        <w:rPr>
          <w:rFonts w:ascii="Times New Roman" w:eastAsia="SimHei" w:hAnsi="Times New Roman" w:hint="eastAsia"/>
          <w:sz w:val="28"/>
          <w:szCs w:val="28"/>
        </w:rPr>
        <w:t>AFT</w:t>
      </w:r>
      <w:r>
        <w:rPr>
          <w:rFonts w:ascii="Times New Roman" w:eastAsia="SimHei" w:hAnsi="Times New Roman" w:hint="eastAsia"/>
          <w:sz w:val="28"/>
          <w:szCs w:val="28"/>
        </w:rPr>
        <w:t xml:space="preserve">　</w:t>
      </w:r>
      <w:r>
        <w:rPr>
          <w:rFonts w:ascii="Times New Roman" w:eastAsia="SimHei" w:hAnsi="Times New Roman" w:hint="eastAsia"/>
          <w:sz w:val="28"/>
          <w:szCs w:val="28"/>
        </w:rPr>
        <w:t>MVS</w:t>
      </w:r>
      <w:bookmarkEnd w:id="622"/>
    </w:p>
    <w:p w:rsidR="0055625A" w:rsidRPr="003345BD" w:rsidRDefault="0055625A" w:rsidP="0055625A">
      <w:pPr>
        <w:ind w:firstLineChars="200" w:firstLine="420"/>
        <w:jc w:val="left"/>
        <w:rPr>
          <w:rFonts w:ascii="Arial" w:eastAsia="SimSun" w:hAnsi="Arial"/>
        </w:rPr>
      </w:pPr>
    </w:p>
    <w:p w:rsidR="0055625A" w:rsidRPr="00A8187C" w:rsidRDefault="0055625A" w:rsidP="0055625A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功能及目标</w:t>
      </w:r>
    </w:p>
    <w:p w:rsidR="0055625A" w:rsidRDefault="00065721" w:rsidP="0055625A">
      <w:pPr>
        <w:ind w:left="420"/>
        <w:jc w:val="left"/>
        <w:rPr>
          <w:rFonts w:ascii="Arial" w:eastAsia="SimSun" w:hAnsi="Arial"/>
        </w:rPr>
      </w:pPr>
      <w:r w:rsidRPr="00065721">
        <w:rPr>
          <w:rFonts w:ascii="Arial" w:eastAsia="SimSun" w:hAnsi="Arial" w:hint="eastAsia"/>
        </w:rPr>
        <w:t>刷入整机</w:t>
      </w:r>
      <w:proofErr w:type="spellStart"/>
      <w:r w:rsidRPr="00065721">
        <w:rPr>
          <w:rFonts w:ascii="Arial" w:eastAsia="SimSun" w:hAnsi="Arial"/>
        </w:rPr>
        <w:t>PrdId</w:t>
      </w:r>
      <w:proofErr w:type="spellEnd"/>
      <w:r w:rsidRPr="00065721">
        <w:rPr>
          <w:rFonts w:ascii="Arial" w:eastAsia="SimSun" w:hAnsi="Arial" w:hint="eastAsia"/>
        </w:rPr>
        <w:t>，实现整机移转进</w:t>
      </w:r>
      <w:r w:rsidR="00490DFE">
        <w:rPr>
          <w:rFonts w:ascii="Arial" w:eastAsia="SimSun" w:hAnsi="Arial" w:hint="eastAsia"/>
        </w:rPr>
        <w:t>PIA/EPIA</w:t>
      </w:r>
      <w:r w:rsidRPr="00065721">
        <w:rPr>
          <w:rFonts w:ascii="Arial" w:eastAsia="SimSun" w:hAnsi="Arial" w:hint="eastAsia"/>
        </w:rPr>
        <w:t>检验作业</w:t>
      </w:r>
      <w:r w:rsidR="00D00487">
        <w:rPr>
          <w:rFonts w:ascii="Arial" w:eastAsia="SimSun" w:hAnsi="Arial" w:hint="eastAsia"/>
        </w:rPr>
        <w:t>。</w:t>
      </w:r>
    </w:p>
    <w:p w:rsidR="00C835F7" w:rsidRPr="00F8499C" w:rsidRDefault="00C835F7" w:rsidP="0055625A">
      <w:pPr>
        <w:ind w:left="420"/>
        <w:jc w:val="left"/>
        <w:rPr>
          <w:rFonts w:ascii="Arial" w:eastAsia="SimSun" w:hAnsi="Arial"/>
        </w:rPr>
      </w:pPr>
      <w:r>
        <w:rPr>
          <w:rFonts w:ascii="Arial" w:eastAsia="SimSun" w:hAnsi="Arial" w:hint="eastAsia"/>
        </w:rPr>
        <w:t>目的：</w:t>
      </w:r>
      <w:r w:rsidR="00065721" w:rsidRPr="00065721">
        <w:rPr>
          <w:rFonts w:ascii="Arial" w:eastAsia="SimSun" w:hAnsi="Arial" w:hint="eastAsia"/>
        </w:rPr>
        <w:t>实现整机从成制组装作业到</w:t>
      </w:r>
      <w:r w:rsidR="00490DFE">
        <w:rPr>
          <w:rFonts w:ascii="Arial" w:eastAsia="SimSun" w:hAnsi="Arial" w:hint="eastAsia"/>
        </w:rPr>
        <w:t>PIA/EPIA</w:t>
      </w:r>
      <w:r w:rsidR="00065721" w:rsidRPr="00065721">
        <w:rPr>
          <w:rFonts w:ascii="Arial" w:eastAsia="SimSun" w:hAnsi="Arial" w:hint="eastAsia"/>
        </w:rPr>
        <w:t>检验作业的交接</w:t>
      </w:r>
    </w:p>
    <w:p w:rsidR="0055625A" w:rsidRPr="00A00E0F" w:rsidRDefault="0055625A" w:rsidP="0055625A">
      <w:pPr>
        <w:ind w:firstLineChars="200" w:firstLine="420"/>
        <w:jc w:val="left"/>
        <w:rPr>
          <w:rFonts w:ascii="Arial" w:eastAsia="SimSun" w:hAnsi="Arial"/>
        </w:rPr>
      </w:pPr>
    </w:p>
    <w:p w:rsidR="0055625A" w:rsidRPr="00A8187C" w:rsidRDefault="0055625A" w:rsidP="0055625A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前置条件</w:t>
      </w:r>
    </w:p>
    <w:p w:rsidR="00E63A2C" w:rsidRPr="00E63A2C" w:rsidRDefault="00E63A2C" w:rsidP="00665B78">
      <w:pPr>
        <w:ind w:firstLineChars="200" w:firstLine="420"/>
        <w:jc w:val="left"/>
        <w:rPr>
          <w:rFonts w:ascii="Arial" w:eastAsia="SimSun" w:hAnsi="Arial"/>
        </w:rPr>
      </w:pPr>
      <w:r w:rsidRPr="00E63A2C">
        <w:rPr>
          <w:rFonts w:ascii="Arial" w:eastAsia="SimSun" w:hAnsi="Arial" w:hint="eastAsia"/>
        </w:rPr>
        <w:t>1.</w:t>
      </w:r>
      <w:r w:rsidRPr="00E63A2C">
        <w:t xml:space="preserve"> </w:t>
      </w:r>
      <w:r w:rsidR="00065721" w:rsidRPr="00065721">
        <w:rPr>
          <w:rFonts w:ascii="Arial" w:eastAsia="SimSun" w:hAnsi="Arial" w:hint="eastAsia"/>
        </w:rPr>
        <w:t>整机后段测试通过</w:t>
      </w:r>
    </w:p>
    <w:p w:rsidR="0055625A" w:rsidRPr="00A00E0F" w:rsidRDefault="0055625A" w:rsidP="0055625A">
      <w:pPr>
        <w:ind w:firstLineChars="200" w:firstLine="420"/>
        <w:jc w:val="left"/>
        <w:rPr>
          <w:rFonts w:ascii="Arial" w:eastAsia="SimSun" w:hAnsi="Arial"/>
        </w:rPr>
      </w:pPr>
    </w:p>
    <w:p w:rsidR="0055625A" w:rsidRPr="00A8187C" w:rsidRDefault="0055625A" w:rsidP="0055625A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后置条件</w:t>
      </w:r>
    </w:p>
    <w:p w:rsidR="001B7139" w:rsidRDefault="00490DFE" w:rsidP="00EF3001">
      <w:pPr>
        <w:ind w:firstLineChars="200" w:firstLine="420"/>
        <w:jc w:val="left"/>
        <w:rPr>
          <w:rFonts w:ascii="Arial" w:eastAsia="SimSun" w:hAnsi="Arial"/>
        </w:rPr>
      </w:pPr>
      <w:r>
        <w:rPr>
          <w:rFonts w:ascii="Arial" w:eastAsia="SimSun" w:hAnsi="Arial" w:hint="eastAsia"/>
        </w:rPr>
        <w:t>PIA/EPIA</w:t>
      </w:r>
      <w:r w:rsidR="00065721" w:rsidRPr="00065721">
        <w:rPr>
          <w:rFonts w:ascii="Arial" w:eastAsia="SimSun" w:hAnsi="Arial" w:hint="eastAsia"/>
        </w:rPr>
        <w:t>检验作业</w:t>
      </w:r>
    </w:p>
    <w:p w:rsidR="00DC580C" w:rsidRPr="00A00E0F" w:rsidRDefault="00DC580C" w:rsidP="0055625A">
      <w:pPr>
        <w:ind w:firstLineChars="200" w:firstLine="420"/>
        <w:jc w:val="left"/>
        <w:rPr>
          <w:rFonts w:ascii="Arial" w:eastAsia="SimSun" w:hAnsi="Arial"/>
        </w:rPr>
      </w:pPr>
    </w:p>
    <w:p w:rsidR="0055625A" w:rsidRPr="00CA1EBD" w:rsidRDefault="0055625A" w:rsidP="0055625A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过程描述</w:t>
      </w:r>
    </w:p>
    <w:tbl>
      <w:tblPr>
        <w:tblW w:w="4965" w:type="pct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41"/>
        <w:gridCol w:w="6521"/>
      </w:tblGrid>
      <w:tr w:rsidR="0055625A" w:rsidRPr="0082600C" w:rsidTr="00665B78">
        <w:trPr>
          <w:trHeight w:val="194"/>
        </w:trPr>
        <w:tc>
          <w:tcPr>
            <w:tcW w:w="1147" w:type="pct"/>
            <w:shd w:val="clear" w:color="auto" w:fill="CCFFCC"/>
          </w:tcPr>
          <w:p w:rsidR="0055625A" w:rsidRPr="0082600C" w:rsidRDefault="0055625A" w:rsidP="00665B78">
            <w:pPr>
              <w:rPr>
                <w:rFonts w:ascii="Arial" w:hAnsi="Arial"/>
                <w:sz w:val="22"/>
              </w:rPr>
            </w:pPr>
            <w:r w:rsidRPr="0082600C">
              <w:rPr>
                <w:rFonts w:ascii="Arial" w:hAnsi="Arial" w:hint="eastAsia"/>
                <w:sz w:val="22"/>
              </w:rPr>
              <w:t>操作人员</w:t>
            </w:r>
          </w:p>
        </w:tc>
        <w:tc>
          <w:tcPr>
            <w:tcW w:w="3853" w:type="pct"/>
            <w:shd w:val="clear" w:color="auto" w:fill="CCFFCC"/>
          </w:tcPr>
          <w:p w:rsidR="0055625A" w:rsidRPr="0082600C" w:rsidRDefault="0055625A" w:rsidP="00665B78">
            <w:pPr>
              <w:rPr>
                <w:rFonts w:ascii="Arial" w:hAnsi="Arial"/>
                <w:sz w:val="22"/>
              </w:rPr>
            </w:pPr>
            <w:r w:rsidRPr="0082600C">
              <w:rPr>
                <w:rFonts w:ascii="Arial" w:hAnsi="Arial" w:hint="eastAsia"/>
                <w:sz w:val="22"/>
              </w:rPr>
              <w:t>系统</w:t>
            </w:r>
          </w:p>
        </w:tc>
      </w:tr>
      <w:tr w:rsidR="00993CEB" w:rsidRPr="0082600C" w:rsidTr="00665B78">
        <w:trPr>
          <w:trHeight w:val="194"/>
        </w:trPr>
        <w:tc>
          <w:tcPr>
            <w:tcW w:w="1147" w:type="pct"/>
          </w:tcPr>
          <w:p w:rsidR="00993CEB" w:rsidRPr="008C464C" w:rsidRDefault="00993CEB" w:rsidP="000431B3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 xml:space="preserve">Input </w:t>
            </w:r>
            <w:proofErr w:type="spellStart"/>
            <w:r w:rsidR="000431B3">
              <w:rPr>
                <w:rFonts w:eastAsia="SimSun" w:hint="eastAsia"/>
              </w:rPr>
              <w:t>ProdId</w:t>
            </w:r>
            <w:proofErr w:type="spellEnd"/>
          </w:p>
        </w:tc>
        <w:tc>
          <w:tcPr>
            <w:tcW w:w="3853" w:type="pct"/>
            <w:shd w:val="clear" w:color="auto" w:fill="auto"/>
          </w:tcPr>
          <w:p w:rsidR="00993CEB" w:rsidRPr="00484AD4" w:rsidRDefault="00993CEB" w:rsidP="00484AD4">
            <w:pPr>
              <w:jc w:val="left"/>
              <w:rPr>
                <w:rFonts w:eastAsia="SimSun"/>
              </w:rPr>
            </w:pPr>
          </w:p>
        </w:tc>
      </w:tr>
      <w:tr w:rsidR="006505A4" w:rsidRPr="001A5301" w:rsidTr="00665B78">
        <w:trPr>
          <w:trHeight w:val="194"/>
        </w:trPr>
        <w:tc>
          <w:tcPr>
            <w:tcW w:w="1147" w:type="pct"/>
          </w:tcPr>
          <w:p w:rsidR="006505A4" w:rsidRPr="003F11BF" w:rsidRDefault="006505A4" w:rsidP="001A3A17">
            <w:pPr>
              <w:jc w:val="left"/>
              <w:rPr>
                <w:rFonts w:eastAsia="SimSun"/>
              </w:rPr>
            </w:pPr>
          </w:p>
        </w:tc>
        <w:tc>
          <w:tcPr>
            <w:tcW w:w="3853" w:type="pct"/>
            <w:shd w:val="clear" w:color="auto" w:fill="auto"/>
          </w:tcPr>
          <w:p w:rsidR="006505A4" w:rsidRDefault="006505A4" w:rsidP="00993CEB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卡站</w:t>
            </w:r>
          </w:p>
          <w:p w:rsidR="00400A15" w:rsidRDefault="006505A4" w:rsidP="00E452A0">
            <w:pPr>
              <w:pStyle w:val="ab"/>
              <w:ind w:left="360" w:firstLineChars="0" w:firstLine="0"/>
              <w:jc w:val="left"/>
              <w:rPr>
                <w:rFonts w:eastAsia="SimSun"/>
                <w:sz w:val="22"/>
              </w:rPr>
            </w:pPr>
            <w:r w:rsidRPr="00C96668">
              <w:rPr>
                <w:rFonts w:eastAsia="SimSun" w:hint="eastAsia"/>
                <w:sz w:val="22"/>
              </w:rPr>
              <w:t>参见</w:t>
            </w:r>
            <w:r w:rsidRPr="00C96668">
              <w:rPr>
                <w:rFonts w:eastAsia="SimSun" w:hint="eastAsia"/>
                <w:sz w:val="22"/>
              </w:rPr>
              <w:t>[</w:t>
            </w:r>
            <w:r w:rsidRPr="00C96668">
              <w:rPr>
                <w:rFonts w:eastAsia="SimSun"/>
                <w:sz w:val="22"/>
              </w:rPr>
              <w:t>CI-MES-SPEC-000-SFC.docx</w:t>
            </w:r>
            <w:r w:rsidRPr="00C96668">
              <w:rPr>
                <w:rFonts w:eastAsia="SimSun" w:hint="eastAsia"/>
                <w:sz w:val="22"/>
              </w:rPr>
              <w:t>]</w:t>
            </w:r>
            <w:r w:rsidR="00E452A0">
              <w:rPr>
                <w:rFonts w:eastAsia="SimSun" w:hint="eastAsia"/>
                <w:sz w:val="22"/>
              </w:rPr>
              <w:t>，</w:t>
            </w:r>
          </w:p>
          <w:p w:rsidR="006505A4" w:rsidRDefault="00E452A0" w:rsidP="00E452A0">
            <w:pPr>
              <w:pStyle w:val="ab"/>
              <w:ind w:left="360" w:firstLineChars="0" w:firstLine="0"/>
              <w:jc w:val="left"/>
              <w:rPr>
                <w:rFonts w:eastAsia="SimSun"/>
                <w:color w:val="FF0000"/>
                <w:sz w:val="22"/>
              </w:rPr>
            </w:pPr>
            <w:r w:rsidRPr="00E452A0">
              <w:rPr>
                <w:rFonts w:eastAsia="SimSun" w:hint="eastAsia"/>
                <w:color w:val="FF0000"/>
                <w:sz w:val="22"/>
              </w:rPr>
              <w:t>此</w:t>
            </w:r>
            <w:r>
              <w:rPr>
                <w:rFonts w:eastAsia="SimSun" w:hint="eastAsia"/>
                <w:color w:val="FF0000"/>
                <w:sz w:val="22"/>
              </w:rPr>
              <w:t>站</w:t>
            </w:r>
            <w:r w:rsidRPr="00E452A0">
              <w:rPr>
                <w:rFonts w:eastAsia="SimSun" w:hint="eastAsia"/>
                <w:color w:val="FF0000"/>
                <w:sz w:val="22"/>
              </w:rPr>
              <w:t>卡资产标签</w:t>
            </w:r>
          </w:p>
          <w:p w:rsidR="00BA4E9B" w:rsidRDefault="00BA4E9B">
            <w:pPr>
              <w:jc w:val="left"/>
              <w:rPr>
                <w:del w:id="623" w:author="Gao, Guan-Wei (高貫偉 ITC)" w:date="2012-04-13T16:21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  <w:pPrChange w:id="624" w:author="Gao, Guan-Wei (高貫偉 ITC)" w:date="2012-04-13T16:21:00Z">
                <w:pPr>
                  <w:pStyle w:val="ab"/>
                  <w:ind w:left="720" w:firstLineChars="0" w:firstLine="0"/>
                  <w:jc w:val="left"/>
                </w:pPr>
              </w:pPrChange>
            </w:pPr>
          </w:p>
          <w:p w:rsidR="00BA4E9B" w:rsidRDefault="00BA4E9B">
            <w:pPr>
              <w:jc w:val="left"/>
              <w:rPr>
                <w:ins w:id="625" w:author="Gao, Guan-Wei (高貫偉 ITC)" w:date="2012-04-13T16:21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  <w:pPrChange w:id="626" w:author="Gao, Guan-Wei (高貫偉 ITC)" w:date="2012-04-13T16:21:00Z">
                <w:pPr>
                  <w:pStyle w:val="ab"/>
                  <w:ind w:left="720" w:firstLineChars="0" w:firstLine="0"/>
                  <w:jc w:val="left"/>
                </w:pPr>
              </w:pPrChange>
            </w:pPr>
          </w:p>
          <w:p w:rsidR="00BA4E9B" w:rsidRDefault="001D6AD1">
            <w:pPr>
              <w:pStyle w:val="ab"/>
              <w:numPr>
                <w:ilvl w:val="0"/>
                <w:numId w:val="26"/>
              </w:numPr>
              <w:spacing w:before="240"/>
              <w:ind w:firstLineChars="0" w:firstLine="0"/>
              <w:jc w:val="left"/>
              <w:rPr>
                <w:ins w:id="627" w:author="Gao, Guan-Wei (高貫偉 ITC)" w:date="2012-04-13T16:27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  <w:pPrChange w:id="628" w:author="Gao, Guan-Wei (高貫偉 ITC)" w:date="2012-04-13T16:28:00Z">
                <w:pPr>
                  <w:pStyle w:val="ab"/>
                  <w:ind w:left="720" w:firstLineChars="0" w:firstLine="0"/>
                  <w:jc w:val="left"/>
                </w:pPr>
              </w:pPrChange>
            </w:pPr>
            <w:ins w:id="629" w:author="Gao, Guan-Wei (高貫偉 ITC)" w:date="2012-04-13T16:21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如果</w:t>
              </w:r>
            </w:ins>
            <w:ins w:id="630" w:author="Gao, Guan-Wei (高貫偉 ITC)" w:date="2012-04-13T16:22:00Z">
              <w:r w:rsidR="00450B81" w:rsidRPr="00450B81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  <w:lang w:val="es-ES"/>
                  <w:rPrChange w:id="631" w:author="Gao, Guan-Wei (高貫偉 ITC)" w:date="2012-04-13T16:32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bom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的下阶存在</w:t>
              </w:r>
              <w:r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</w:rPr>
                <w:t xml:space="preserve">BomNodeType=’AT’ and Descr </w:t>
              </w:r>
            </w:ins>
            <w:ins w:id="632" w:author="Gao, Guan-Wei (高貫偉 ITC)" w:date="2012-04-13T16:23:00Z">
              <w:r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=’ATSN1’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，则检查</w:t>
              </w:r>
              <w:r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Product_Part</w:t>
              </w:r>
            </w:ins>
            <w:ins w:id="633" w:author="Gao, Guan-Wei (高貫偉 ITC)" w:date="2012-04-13T16:24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是否已经结合</w:t>
              </w:r>
            </w:ins>
            <w:ins w:id="634" w:author="Gao, Guan-Wei (高貫偉 ITC)" w:date="2012-04-13T16:23:00Z">
              <w:r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ATSN1</w:t>
              </w:r>
            </w:ins>
            <w:ins w:id="635" w:author="Gao, Guan-Wei (高貫偉 ITC)" w:date="2012-04-13T16:24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的</w:t>
              </w:r>
              <w:r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AST</w:t>
              </w:r>
            </w:ins>
            <w:ins w:id="636" w:author="Gao, Guan-Wei (高貫偉 ITC)" w:date="2012-04-13T16:27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。</w:t>
              </w:r>
            </w:ins>
          </w:p>
          <w:p w:rsidR="00BA4E9B" w:rsidRDefault="00596628">
            <w:pPr>
              <w:pStyle w:val="ab"/>
              <w:spacing w:before="240"/>
              <w:ind w:left="720" w:firstLineChars="0" w:firstLine="0"/>
              <w:jc w:val="left"/>
              <w:rPr>
                <w:ins w:id="637" w:author="Gao, Guan-Wei (高貫偉 ITC)" w:date="2012-04-13T16:26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  <w:pPrChange w:id="638" w:author="Gao, Guan-Wei (高貫偉 ITC)" w:date="2012-04-13T16:27:00Z">
                <w:pPr>
                  <w:pStyle w:val="ab"/>
                  <w:ind w:left="720" w:firstLineChars="0" w:firstLine="0"/>
                  <w:jc w:val="left"/>
                </w:pPr>
              </w:pPrChange>
            </w:pPr>
            <w:ins w:id="639" w:author="Gao, Guan-Wei (高貫偉 ITC)" w:date="2012-04-13T16:24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若取得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Product_Part.P</w:t>
              </w:r>
            </w:ins>
            <w:ins w:id="640" w:author="Gao, Guan-Wei (高貫偉 ITC)" w:date="2012-04-13T16:25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artSn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为空，则提示：“</w:t>
              </w:r>
              <w:r>
                <w:rPr>
                  <w:rFonts w:ascii="SimSun" w:eastAsia="SimSun" w:cs="SimSun" w:hint="eastAsia"/>
                  <w:color w:val="FF0000"/>
                  <w:kern w:val="0"/>
                  <w:sz w:val="20"/>
                  <w:szCs w:val="20"/>
                  <w:lang w:val="zh-CN"/>
                </w:rPr>
                <w:t>这</w:t>
              </w:r>
              <w:r>
                <w:rPr>
                  <w:rFonts w:ascii="新細明體" w:eastAsia="新細明體" w:cs="新細明體" w:hint="eastAsia"/>
                  <w:noProof/>
                  <w:color w:val="FF0000"/>
                  <w:kern w:val="0"/>
                  <w:sz w:val="20"/>
                  <w:szCs w:val="20"/>
                  <w:lang w:val="zh-CN"/>
                </w:rPr>
                <w:t>台机器</w:t>
              </w:r>
              <w:r>
                <w:rPr>
                  <w:rFonts w:ascii="SimSun" w:eastAsia="SimSun" w:cs="SimSun" w:hint="eastAsia"/>
                  <w:color w:val="FF0000"/>
                  <w:kern w:val="0"/>
                  <w:sz w:val="20"/>
                  <w:szCs w:val="20"/>
                  <w:lang w:val="zh-CN"/>
                </w:rPr>
                <w:t>结</w:t>
              </w:r>
              <w:r>
                <w:rPr>
                  <w:rFonts w:ascii="新細明體" w:eastAsia="新細明體" w:cs="新細明體" w:hint="eastAsia"/>
                  <w:noProof/>
                  <w:color w:val="FF0000"/>
                  <w:kern w:val="0"/>
                  <w:sz w:val="20"/>
                  <w:szCs w:val="20"/>
                  <w:lang w:val="zh-CN"/>
                </w:rPr>
                <w:t>合的</w:t>
              </w:r>
              <w:r>
                <w:rPr>
                  <w:rFonts w:ascii="Courier New" w:eastAsia="新細明體" w:hAnsi="Courier New" w:cs="Courier New"/>
                  <w:color w:val="FF0000"/>
                  <w:kern w:val="0"/>
                  <w:sz w:val="20"/>
                  <w:szCs w:val="20"/>
                </w:rPr>
                <w:t>AST</w:t>
              </w:r>
              <w:r>
                <w:rPr>
                  <w:rFonts w:ascii="新細明體" w:eastAsia="新細明體" w:hAnsi="Courier New" w:cs="新細明體" w:hint="eastAsia"/>
                  <w:noProof/>
                  <w:color w:val="FF0000"/>
                  <w:kern w:val="0"/>
                  <w:sz w:val="20"/>
                  <w:szCs w:val="20"/>
                </w:rPr>
                <w:t>不完全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”；若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Product_Part</w:t>
              </w:r>
            </w:ins>
            <w:ins w:id="641" w:author="Gao, Guan-Wei (高貫偉 ITC)" w:date="2012-04-13T16:26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不存在</w:t>
              </w:r>
            </w:ins>
            <w:ins w:id="642" w:author="Gao, Guan-Wei (高貫偉 ITC)" w:date="2012-04-13T16:33:00Z">
              <w:r w:rsidR="00DD4B6E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ATSN1</w:t>
              </w:r>
              <w:r w:rsidR="00DD4B6E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的结合</w:t>
              </w:r>
            </w:ins>
            <w:ins w:id="643" w:author="Gao, Guan-Wei (高貫偉 ITC)" w:date="2012-04-13T16:26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记录，则提示：“</w:t>
              </w:r>
              <w:r>
                <w:rPr>
                  <w:rFonts w:ascii="SimSun" w:eastAsia="SimSun" w:cs="SimSun" w:hint="eastAsia"/>
                  <w:color w:val="FF0000"/>
                  <w:kern w:val="0"/>
                  <w:sz w:val="20"/>
                  <w:szCs w:val="20"/>
                  <w:lang w:val="zh-CN"/>
                </w:rPr>
                <w:t>这台机器没有结合</w:t>
              </w:r>
              <w:r w:rsidR="00450B81" w:rsidRPr="00450B81">
                <w:rPr>
                  <w:rFonts w:ascii="SimSun" w:eastAsia="SimSun" w:cs="SimSun"/>
                  <w:color w:val="FF0000"/>
                  <w:kern w:val="0"/>
                  <w:sz w:val="20"/>
                  <w:szCs w:val="20"/>
                  <w:rPrChange w:id="644" w:author="Gao, Guan-Wei (高貫偉 ITC)" w:date="2012-04-13T16:26:00Z">
                    <w:rPr>
                      <w:rFonts w:ascii="SimSun" w:eastAsia="SimSun" w:cs="SimSun"/>
                      <w:color w:val="FF0000"/>
                      <w:kern w:val="0"/>
                      <w:sz w:val="20"/>
                      <w:szCs w:val="20"/>
                      <w:lang w:val="zh-CN"/>
                    </w:rPr>
                  </w:rPrChange>
                </w:rPr>
                <w:t>ATSN1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”</w:t>
              </w:r>
            </w:ins>
          </w:p>
          <w:p w:rsidR="00596628" w:rsidRDefault="00596628" w:rsidP="00596628">
            <w:pPr>
              <w:pStyle w:val="ab"/>
              <w:numPr>
                <w:ilvl w:val="0"/>
                <w:numId w:val="26"/>
              </w:numPr>
              <w:spacing w:before="240"/>
              <w:ind w:firstLineChars="0"/>
              <w:jc w:val="left"/>
              <w:rPr>
                <w:ins w:id="645" w:author="Gao, Guan-Wei (高貫偉 ITC)" w:date="2012-04-13T16:28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646" w:author="Gao, Guan-Wei (高貫偉 ITC)" w:date="2012-04-13T16:26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lastRenderedPageBreak/>
                <w:t>如果</w:t>
              </w:r>
              <w:r w:rsidRPr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</w:rPr>
                <w:t>bom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的下阶存在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BomNodeType=</w:t>
              </w:r>
              <w:r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’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AT</w:t>
              </w:r>
              <w:r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’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 xml:space="preserve"> and Descr =</w:t>
              </w:r>
              <w:r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’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ATSN3</w:t>
              </w:r>
              <w:r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’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，则检查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Product_Part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是否已经结合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ATSN3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的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AST</w:t>
              </w:r>
            </w:ins>
            <w:ins w:id="647" w:author="Gao, Guan-Wei (高貫偉 ITC)" w:date="2012-04-13T16:28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。</w:t>
              </w:r>
            </w:ins>
          </w:p>
          <w:p w:rsidR="00BA4E9B" w:rsidRDefault="00596628">
            <w:pPr>
              <w:pStyle w:val="ab"/>
              <w:spacing w:before="240"/>
              <w:ind w:left="720" w:firstLineChars="0" w:firstLine="0"/>
              <w:jc w:val="left"/>
              <w:rPr>
                <w:ins w:id="648" w:author="Gao, Guan-Wei (高貫偉 ITC)" w:date="2012-04-13T16:32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  <w:pPrChange w:id="649" w:author="Gao, Guan-Wei (高貫偉 ITC)" w:date="2012-04-13T16:28:00Z">
                <w:pPr>
                  <w:pStyle w:val="ab"/>
                  <w:numPr>
                    <w:numId w:val="26"/>
                  </w:numPr>
                  <w:spacing w:before="240"/>
                  <w:ind w:left="720" w:firstLineChars="0" w:hanging="360"/>
                  <w:jc w:val="left"/>
                </w:pPr>
              </w:pPrChange>
            </w:pPr>
            <w:ins w:id="650" w:author="Gao, Guan-Wei (高貫偉 ITC)" w:date="2012-04-13T16:26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若取得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Product_Part.PartSn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为空，则提示：“</w:t>
              </w:r>
              <w:r>
                <w:rPr>
                  <w:rFonts w:ascii="SimSun" w:eastAsia="SimSun" w:cs="SimSun" w:hint="eastAsia"/>
                  <w:color w:val="FF0000"/>
                  <w:kern w:val="0"/>
                  <w:sz w:val="20"/>
                  <w:szCs w:val="20"/>
                  <w:lang w:val="zh-CN"/>
                </w:rPr>
                <w:t>这</w:t>
              </w:r>
              <w:r>
                <w:rPr>
                  <w:rFonts w:ascii="新細明體" w:eastAsia="新細明體" w:cs="新細明體" w:hint="eastAsia"/>
                  <w:noProof/>
                  <w:color w:val="FF0000"/>
                  <w:kern w:val="0"/>
                  <w:sz w:val="20"/>
                  <w:szCs w:val="20"/>
                  <w:lang w:val="zh-CN"/>
                </w:rPr>
                <w:t>台机器</w:t>
              </w:r>
              <w:r>
                <w:rPr>
                  <w:rFonts w:ascii="SimSun" w:eastAsia="SimSun" w:cs="SimSun" w:hint="eastAsia"/>
                  <w:color w:val="FF0000"/>
                  <w:kern w:val="0"/>
                  <w:sz w:val="20"/>
                  <w:szCs w:val="20"/>
                  <w:lang w:val="zh-CN"/>
                </w:rPr>
                <w:t>结</w:t>
              </w:r>
              <w:r>
                <w:rPr>
                  <w:rFonts w:ascii="新細明體" w:eastAsia="新細明體" w:cs="新細明體" w:hint="eastAsia"/>
                  <w:noProof/>
                  <w:color w:val="FF0000"/>
                  <w:kern w:val="0"/>
                  <w:sz w:val="20"/>
                  <w:szCs w:val="20"/>
                  <w:lang w:val="zh-CN"/>
                </w:rPr>
                <w:t>合的</w:t>
              </w:r>
              <w:r>
                <w:rPr>
                  <w:rFonts w:ascii="Courier New" w:eastAsia="新細明體" w:hAnsi="Courier New" w:cs="Courier New"/>
                  <w:color w:val="FF0000"/>
                  <w:kern w:val="0"/>
                  <w:sz w:val="20"/>
                  <w:szCs w:val="20"/>
                </w:rPr>
                <w:t>AST</w:t>
              </w:r>
              <w:r>
                <w:rPr>
                  <w:rFonts w:ascii="新細明體" w:eastAsia="新細明體" w:hAnsi="Courier New" w:cs="新細明體" w:hint="eastAsia"/>
                  <w:noProof/>
                  <w:color w:val="FF0000"/>
                  <w:kern w:val="0"/>
                  <w:sz w:val="20"/>
                  <w:szCs w:val="20"/>
                </w:rPr>
                <w:t>不完全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”；若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Product_Part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不存在</w:t>
              </w:r>
            </w:ins>
            <w:ins w:id="651" w:author="Gao, Guan-Wei (高貫偉 ITC)" w:date="2012-04-13T16:33:00Z">
              <w:r w:rsidR="00DD4B6E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ATSN3</w:t>
              </w:r>
              <w:r w:rsidR="00DD4B6E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的结合</w:t>
              </w:r>
            </w:ins>
            <w:ins w:id="652" w:author="Gao, Guan-Wei (高貫偉 ITC)" w:date="2012-04-13T16:26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记录，则提示：“</w:t>
              </w:r>
              <w:r>
                <w:rPr>
                  <w:rFonts w:ascii="SimSun" w:eastAsia="SimSun" w:cs="SimSun" w:hint="eastAsia"/>
                  <w:color w:val="FF0000"/>
                  <w:kern w:val="0"/>
                  <w:sz w:val="20"/>
                  <w:szCs w:val="20"/>
                  <w:lang w:val="zh-CN"/>
                </w:rPr>
                <w:t>这台机器没有结合</w:t>
              </w:r>
              <w:r w:rsidRPr="00596628">
                <w:rPr>
                  <w:rFonts w:ascii="SimSun" w:eastAsia="SimSun" w:cs="SimSun" w:hint="eastAsia"/>
                  <w:color w:val="FF0000"/>
                  <w:kern w:val="0"/>
                  <w:sz w:val="20"/>
                  <w:szCs w:val="20"/>
                </w:rPr>
                <w:t>ATSN</w:t>
              </w:r>
              <w:r>
                <w:rPr>
                  <w:rFonts w:ascii="SimSun" w:eastAsia="SimSun" w:cs="SimSun" w:hint="eastAsia"/>
                  <w:color w:val="FF0000"/>
                  <w:kern w:val="0"/>
                  <w:sz w:val="20"/>
                  <w:szCs w:val="20"/>
                </w:rPr>
                <w:t>3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”</w:t>
              </w:r>
            </w:ins>
          </w:p>
          <w:p w:rsidR="00BA4E9B" w:rsidRDefault="00DD4B6E">
            <w:pPr>
              <w:spacing w:before="240"/>
              <w:jc w:val="left"/>
              <w:rPr>
                <w:ins w:id="653" w:author="Gao, Guan-Wei (高貫偉 ITC)" w:date="2012-04-13T16:34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  <w:pPrChange w:id="654" w:author="Gao, Guan-Wei (高貫偉 ITC)" w:date="2012-04-13T16:32:00Z">
                <w:pPr>
                  <w:pStyle w:val="ab"/>
                  <w:numPr>
                    <w:numId w:val="26"/>
                  </w:numPr>
                  <w:spacing w:before="240"/>
                  <w:ind w:left="720" w:firstLineChars="0" w:hanging="360"/>
                  <w:jc w:val="left"/>
                </w:pPr>
              </w:pPrChange>
            </w:pPr>
            <w:ins w:id="655" w:author="Gao, Guan-Wei (高貫偉 ITC)" w:date="2012-04-13T16:33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取得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Product_Part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的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AST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结合记录</w:t>
              </w:r>
            </w:ins>
            <w:ins w:id="656" w:author="Gao, Guan-Wei (高貫偉 ITC)" w:date="2012-04-13T16:34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：</w:t>
              </w:r>
            </w:ins>
          </w:p>
          <w:p w:rsidR="00DD4B6E" w:rsidRDefault="00DD4B6E" w:rsidP="00DD4B6E">
            <w:pPr>
              <w:autoSpaceDE w:val="0"/>
              <w:autoSpaceDN w:val="0"/>
              <w:adjustRightInd w:val="0"/>
              <w:jc w:val="left"/>
              <w:rPr>
                <w:ins w:id="657" w:author="Gao, Guan-Wei (高貫偉 ITC)" w:date="2012-04-13T16:41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ins w:id="658" w:author="Gao, Guan-Wei (高貫偉 ITC)" w:date="2012-04-13T16:41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Declare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@PrdID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varchar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9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DD4B6E" w:rsidRDefault="00DD4B6E" w:rsidP="00DD4B6E">
            <w:pPr>
              <w:autoSpaceDE w:val="0"/>
              <w:autoSpaceDN w:val="0"/>
              <w:adjustRightInd w:val="0"/>
              <w:jc w:val="left"/>
              <w:rPr>
                <w:ins w:id="659" w:author="Gao, Guan-Wei (高貫偉 ITC)" w:date="2012-04-13T16:41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660" w:author="Gao, Guan-Wei (高貫偉 ITC)" w:date="2012-04-13T16:41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@PrdID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''</w:t>
              </w:r>
            </w:ins>
          </w:p>
          <w:p w:rsidR="00DD4B6E" w:rsidRDefault="00DD4B6E" w:rsidP="00DD4B6E">
            <w:pPr>
              <w:autoSpaceDE w:val="0"/>
              <w:autoSpaceDN w:val="0"/>
              <w:adjustRightInd w:val="0"/>
              <w:jc w:val="left"/>
              <w:rPr>
                <w:ins w:id="661" w:author="Gao, Guan-Wei (高貫偉 ITC)" w:date="2012-04-13T16:41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ins w:id="662" w:author="Gao, Guan-Wei (高貫偉 ITC)" w:date="2012-04-13T16:41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Declare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@Model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varchar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12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DD4B6E" w:rsidRDefault="00DD4B6E" w:rsidP="00DD4B6E">
            <w:pPr>
              <w:autoSpaceDE w:val="0"/>
              <w:autoSpaceDN w:val="0"/>
              <w:adjustRightInd w:val="0"/>
              <w:jc w:val="left"/>
              <w:rPr>
                <w:ins w:id="663" w:author="Gao, Guan-Wei (高貫偉 ITC)" w:date="2012-04-13T16:4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664" w:author="Gao, Guan-Wei (高貫偉 ITC)" w:date="2012-04-13T16:41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@Model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Product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ProductID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@PrdID</w:t>
              </w:r>
            </w:ins>
          </w:p>
          <w:p w:rsidR="00DD4B6E" w:rsidRDefault="00DD4B6E" w:rsidP="00DD4B6E">
            <w:pPr>
              <w:autoSpaceDE w:val="0"/>
              <w:autoSpaceDN w:val="0"/>
              <w:adjustRightInd w:val="0"/>
              <w:jc w:val="left"/>
              <w:rPr>
                <w:ins w:id="665" w:author="Gao, Guan-Wei (高貫偉 ITC)" w:date="2012-04-13T16:4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666" w:author="Gao, Guan-Wei (高貫偉 ITC)" w:date="2012-04-13T16:41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PartSn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Product_Part </w:t>
              </w:r>
            </w:ins>
          </w:p>
          <w:p w:rsidR="00DD4B6E" w:rsidRDefault="00DD4B6E" w:rsidP="00DD4B6E">
            <w:pPr>
              <w:autoSpaceDE w:val="0"/>
              <w:autoSpaceDN w:val="0"/>
              <w:adjustRightInd w:val="0"/>
              <w:jc w:val="left"/>
              <w:rPr>
                <w:ins w:id="667" w:author="Gao, Guan-Wei (高貫偉 ITC)" w:date="2012-04-13T16:4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668" w:author="Gao, Guan-Wei (高貫偉 ITC)" w:date="2012-04-13T16:41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ProductID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@PrdID </w:t>
              </w:r>
            </w:ins>
          </w:p>
          <w:p w:rsidR="00DD4B6E" w:rsidRDefault="00DD4B6E" w:rsidP="00DD4B6E">
            <w:pPr>
              <w:autoSpaceDE w:val="0"/>
              <w:autoSpaceDN w:val="0"/>
              <w:adjustRightInd w:val="0"/>
              <w:jc w:val="left"/>
              <w:rPr>
                <w:ins w:id="669" w:author="Gao, Guan-Wei (高貫偉 ITC)" w:date="2012-04-13T16:4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670" w:author="Gao, Guan-Wei (高貫偉 ITC)" w:date="2012-04-13T16:41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PartNo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in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ModelBOM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 b</w:t>
              </w:r>
            </w:ins>
          </w:p>
          <w:p w:rsidR="00DD4B6E" w:rsidRDefault="00DD4B6E" w:rsidP="00DD4B6E">
            <w:pPr>
              <w:autoSpaceDE w:val="0"/>
              <w:autoSpaceDN w:val="0"/>
              <w:adjustRightInd w:val="0"/>
              <w:jc w:val="left"/>
              <w:rPr>
                <w:ins w:id="671" w:author="Gao, Guan-Wei (高貫偉 ITC)" w:date="2012-04-13T16:4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672" w:author="Gao, Guan-Wei (高貫偉 ITC)" w:date="2012-04-13T16:41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    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@Model</w:t>
              </w:r>
            </w:ins>
          </w:p>
          <w:p w:rsidR="00DD4B6E" w:rsidRDefault="00DD4B6E" w:rsidP="00DD4B6E">
            <w:pPr>
              <w:autoSpaceDE w:val="0"/>
              <w:autoSpaceDN w:val="0"/>
              <w:adjustRightInd w:val="0"/>
              <w:jc w:val="left"/>
              <w:rPr>
                <w:ins w:id="673" w:author="Gao, Guan-Wei (高貫偉 ITC)" w:date="2012-04-13T16:4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674" w:author="Gao, Guan-Wei (高貫偉 ITC)" w:date="2012-04-13T16:41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 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Component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</w:ins>
          </w:p>
          <w:p w:rsidR="00DD4B6E" w:rsidRDefault="00DD4B6E" w:rsidP="00DD4B6E">
            <w:pPr>
              <w:autoSpaceDE w:val="0"/>
              <w:autoSpaceDN w:val="0"/>
              <w:adjustRightInd w:val="0"/>
              <w:jc w:val="left"/>
              <w:rPr>
                <w:ins w:id="675" w:author="Gao, Guan-Wei (高貫偉 ITC)" w:date="2012-04-13T16:41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676" w:author="Gao, Guan-Wei (高貫偉 ITC)" w:date="2012-04-13T16:41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 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BomNodeType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'AT'</w:t>
              </w:r>
            </w:ins>
          </w:p>
          <w:p w:rsidR="00DD4B6E" w:rsidRDefault="00DD4B6E" w:rsidP="00DD4B6E">
            <w:pPr>
              <w:autoSpaceDE w:val="0"/>
              <w:autoSpaceDN w:val="0"/>
              <w:adjustRightInd w:val="0"/>
              <w:jc w:val="left"/>
              <w:rPr>
                <w:ins w:id="677" w:author="Gao, Guan-Wei (高貫偉 ITC)" w:date="2012-04-13T16:41:00Z"/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ins w:id="678" w:author="Gao, Guan-Wei (高貫偉 ITC)" w:date="2012-04-13T16:41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 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Descr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'ATSN1'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</w:rPr>
                <w:t>--'ATSN3'</w:t>
              </w:r>
            </w:ins>
          </w:p>
          <w:p w:rsidR="00BA4E9B" w:rsidRDefault="00DD4B6E">
            <w:pPr>
              <w:jc w:val="left"/>
              <w:rPr>
                <w:ins w:id="679" w:author="Gao, Guan-Wei (高貫偉 ITC)" w:date="2012-04-13T16:42:00Z"/>
                <w:rFonts w:ascii="Courier New" w:eastAsia="SimSun" w:hAnsi="Courier New" w:cs="Courier New"/>
                <w:noProof/>
                <w:color w:val="808080"/>
                <w:kern w:val="0"/>
                <w:sz w:val="20"/>
                <w:szCs w:val="20"/>
              </w:rPr>
              <w:pPrChange w:id="680" w:author="Gao, Guan-Wei (高貫偉 ITC)" w:date="2012-04-13T15:47:00Z">
                <w:pPr>
                  <w:pStyle w:val="ab"/>
                  <w:ind w:left="720" w:firstLineChars="0" w:firstLine="0"/>
                  <w:jc w:val="left"/>
                </w:pPr>
              </w:pPrChange>
            </w:pPr>
            <w:ins w:id="681" w:author="Gao, Guan-Wei (高貫偉 ITC)" w:date="2012-04-13T16:41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BA4E9B" w:rsidRDefault="00DD4B6E">
            <w:pPr>
              <w:jc w:val="left"/>
              <w:rPr>
                <w:del w:id="682" w:author="Gao, Guan-Wei (高貫偉 ITC)" w:date="2012-04-13T16:28:00Z"/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  <w:pPrChange w:id="683" w:author="Gao, Guan-Wei (高貫偉 ITC)" w:date="2012-04-13T16:21:00Z">
                <w:pPr>
                  <w:pStyle w:val="ab"/>
                  <w:ind w:left="720" w:firstLineChars="0" w:firstLine="0"/>
                  <w:jc w:val="left"/>
                </w:pPr>
              </w:pPrChange>
            </w:pPr>
            <w:ins w:id="684" w:author="Gao, Guan-Wei (高貫偉 ITC)" w:date="2012-04-13T16:39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若不存在记录</w:t>
              </w:r>
            </w:ins>
            <w:ins w:id="685" w:author="Gao, Guan-Wei (高貫偉 ITC)" w:date="2012-04-13T16:42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（取不到数据）</w:t>
              </w:r>
            </w:ins>
            <w:ins w:id="686" w:author="Gao, Guan-Wei (高貫偉 ITC)" w:date="2012-04-13T16:39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，则表示</w:t>
              </w:r>
            </w:ins>
            <w:ins w:id="687" w:author="Gao, Guan-Wei (高貫偉 ITC)" w:date="2012-04-13T16:40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Prd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没有结合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ATSN1/ATSN3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，若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PartSn=</w:t>
              </w:r>
              <w:r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’’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，则表示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Prd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结合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ATSN1/ATSN3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不完整</w:t>
              </w:r>
            </w:ins>
            <w:del w:id="688" w:author="Gao, Guan-Wei (高貫偉 ITC)" w:date="2012-04-13T16:21:00Z">
              <w:r w:rsidR="00450B81" w:rsidRPr="00450B81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689" w:author="Gao, Guan-Wei (高貫偉 ITC)" w:date="2012-04-13T16:21:00Z">
                    <w:rPr>
                      <w:noProof/>
                      <w:kern w:val="0"/>
                    </w:rPr>
                  </w:rPrChange>
                </w:rPr>
                <w:delText xml:space="preserve"> </w:delText>
              </w:r>
            </w:del>
          </w:p>
          <w:p w:rsidR="00446716" w:rsidDel="00596628" w:rsidRDefault="00446716" w:rsidP="00152F9A">
            <w:pPr>
              <w:pStyle w:val="ab"/>
              <w:numPr>
                <w:ilvl w:val="0"/>
                <w:numId w:val="26"/>
              </w:numPr>
              <w:ind w:firstLineChars="0"/>
              <w:jc w:val="left"/>
              <w:rPr>
                <w:del w:id="690" w:author="Gao, Guan-Wei (高貫偉 ITC)" w:date="2012-04-13T16:20:00Z"/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del w:id="691" w:author="Gao, Guan-Wei (高貫偉 ITC)" w:date="2012-04-13T16:20:00Z">
              <w:r w:rsidDel="00596628">
                <w:rPr>
                  <w:rFonts w:eastAsia="SimSun" w:hint="eastAsia"/>
                  <w:color w:val="FF0000"/>
                  <w:sz w:val="22"/>
                </w:rPr>
                <w:delText>检查是否需要检查</w:delText>
              </w:r>
              <w:r w:rsidRPr="0087132F" w:rsidDel="00596628">
                <w:rPr>
                  <w:rFonts w:eastAsia="SimSun" w:hint="eastAsia"/>
                  <w:color w:val="FF0000"/>
                  <w:sz w:val="22"/>
                  <w:lang w:val="es-ES"/>
                </w:rPr>
                <w:delText xml:space="preserve"> </w:delText>
              </w:r>
              <w:r w:rsidRPr="0021144C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通过</w:delText>
              </w:r>
              <w:r w:rsidRPr="0021144C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 xml:space="preserve">Model 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检查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 xml:space="preserve"> </w:delText>
              </w:r>
              <w:r w:rsidRPr="0087132F" w:rsidDel="00596628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delText>bom</w:delText>
              </w:r>
              <w:r w:rsidDel="00596628">
                <w:rPr>
                  <w:rFonts w:ascii="Arial" w:hAnsi="Arial" w:cs="Arial" w:hint="eastAsia"/>
                  <w:noProof/>
                  <w:kern w:val="0"/>
                  <w:szCs w:val="21"/>
                </w:rPr>
                <w:delText>中</w:delText>
              </w:r>
              <w:r w:rsidRPr="0087132F" w:rsidDel="00596628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delText>BomNodeType=</w:delText>
              </w:r>
              <w:r w:rsidRPr="0087132F" w:rsidDel="00596628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delText>’</w:delText>
              </w:r>
              <w:r w:rsidRPr="0087132F" w:rsidDel="00596628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delText>AT</w:delText>
              </w:r>
              <w:r w:rsidRPr="0087132F" w:rsidDel="00596628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delText>’</w:delText>
              </w:r>
              <w:r w:rsidRPr="0087132F" w:rsidDel="00596628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delText xml:space="preserve"> 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 xml:space="preserve"> 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（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Descr=</w:delText>
              </w:r>
              <w:r w:rsidDel="00596628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delText>’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ATSN1</w:delText>
              </w:r>
              <w:r w:rsidDel="00596628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delText>’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 xml:space="preserve"> Or Descr=</w:delText>
              </w:r>
              <w:r w:rsidDel="00596628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delText>’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ATSN</w:delText>
              </w:r>
              <w:r w:rsidR="00C1541D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3</w:delText>
              </w:r>
              <w:r w:rsidDel="00596628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delText>’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）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 xml:space="preserve"> 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判断是否有存在</w:delText>
              </w:r>
              <w:r w:rsidRPr="0087132F" w:rsidDel="00596628">
                <w:rPr>
                  <w:rFonts w:eastAsia="SimSun" w:hint="eastAsia"/>
                  <w:color w:val="FF0000"/>
                  <w:sz w:val="22"/>
                  <w:lang w:val="es-ES"/>
                </w:rPr>
                <w:delText>ATSN1</w:delText>
              </w:r>
              <w:r w:rsidDel="00596628">
                <w:rPr>
                  <w:rFonts w:eastAsia="SimSun" w:hint="eastAsia"/>
                  <w:color w:val="FF0000"/>
                  <w:sz w:val="22"/>
                  <w:lang w:val="es-ES"/>
                </w:rPr>
                <w:delText>,</w:delText>
              </w:r>
              <w:r w:rsidRPr="0087132F" w:rsidDel="00596628">
                <w:rPr>
                  <w:rFonts w:eastAsia="SimSun" w:hint="eastAsia"/>
                  <w:color w:val="FF0000"/>
                  <w:sz w:val="22"/>
                  <w:lang w:val="es-ES"/>
                </w:rPr>
                <w:delText xml:space="preserve"> ATSN</w:delText>
              </w:r>
              <w:r w:rsidDel="00596628">
                <w:rPr>
                  <w:rFonts w:eastAsia="SimSun" w:hint="eastAsia"/>
                  <w:color w:val="FF0000"/>
                  <w:sz w:val="22"/>
                  <w:lang w:val="es-ES"/>
                </w:rPr>
                <w:delText>3</w:delText>
              </w:r>
            </w:del>
          </w:p>
          <w:p w:rsidR="00CD4A3B" w:rsidDel="00596628" w:rsidRDefault="00CD4A3B" w:rsidP="00152F9A">
            <w:pPr>
              <w:pStyle w:val="ab"/>
              <w:numPr>
                <w:ilvl w:val="0"/>
                <w:numId w:val="26"/>
              </w:numPr>
              <w:ind w:firstLineChars="0"/>
              <w:jc w:val="left"/>
              <w:rPr>
                <w:del w:id="692" w:author="Gao, Guan-Wei (高貫偉 ITC)" w:date="2012-04-13T16:20:00Z"/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del w:id="693" w:author="Gao, Guan-Wei (高貫偉 ITC)" w:date="2012-04-13T16:20:00Z"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判断是否有存在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,</w:delText>
              </w:r>
              <w:r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如不存在，则不需要卡资产标签</w:delText>
              </w:r>
              <w:r w:rsidR="001D254C" w:rsidRPr="001D254C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shd w:val="pct15" w:color="auto" w:fill="FFFFFF"/>
                  <w:lang w:val="es-ES"/>
                </w:rPr>
                <w:delText xml:space="preserve">ATSN1 </w:delText>
              </w:r>
              <w:r w:rsidR="001D254C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shd w:val="pct15" w:color="auto" w:fill="FFFFFF"/>
                  <w:lang w:val="es-ES"/>
                </w:rPr>
                <w:delText>或</w:delText>
              </w:r>
              <w:r w:rsidR="001D254C" w:rsidRPr="001D254C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shd w:val="pct15" w:color="auto" w:fill="FFFFFF"/>
                  <w:lang w:val="es-ES"/>
                </w:rPr>
                <w:delText>ATSN3</w:delText>
              </w:r>
              <w:r w:rsidR="001D254C" w:rsidRPr="001D254C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shd w:val="pct15" w:color="auto" w:fill="FFFFFF"/>
                  <w:lang w:val="es-ES"/>
                </w:rPr>
                <w:delText>资产标签</w:delText>
              </w:r>
            </w:del>
          </w:p>
          <w:p w:rsidR="00C1541D" w:rsidRPr="00C1541D" w:rsidDel="00596628" w:rsidRDefault="00CD4A3B" w:rsidP="00152F9A">
            <w:pPr>
              <w:pStyle w:val="ab"/>
              <w:numPr>
                <w:ilvl w:val="0"/>
                <w:numId w:val="26"/>
              </w:numPr>
              <w:ind w:firstLineChars="0"/>
              <w:jc w:val="left"/>
              <w:rPr>
                <w:del w:id="694" w:author="Gao, Guan-Wei (高貫偉 ITC)" w:date="2012-04-13T16:20:00Z"/>
                <w:rFonts w:ascii="Arial" w:hAnsi="Arial" w:cs="Arial"/>
                <w:noProof/>
                <w:kern w:val="0"/>
                <w:szCs w:val="21"/>
                <w:lang w:val="es-ES"/>
              </w:rPr>
            </w:pPr>
            <w:del w:id="695" w:author="Gao, Guan-Wei (高貫偉 ITC)" w:date="2012-04-13T16:20:00Z">
              <w:r w:rsidRPr="00C1541D" w:rsidDel="00596628">
                <w:rPr>
                  <w:rFonts w:eastAsia="SimSun" w:hint="eastAsia"/>
                  <w:color w:val="FF0000"/>
                  <w:sz w:val="22"/>
                </w:rPr>
                <w:delText>如有</w:delText>
              </w:r>
              <w:r w:rsidRPr="00C1541D" w:rsidDel="00596628">
                <w:rPr>
                  <w:rFonts w:eastAsia="SimSun" w:hint="eastAsia"/>
                  <w:color w:val="FF0000"/>
                  <w:sz w:val="22"/>
                  <w:lang w:val="es-ES"/>
                </w:rPr>
                <w:delText>1</w:delText>
              </w:r>
              <w:r w:rsidRPr="00C1541D" w:rsidDel="00596628">
                <w:rPr>
                  <w:rFonts w:eastAsia="SimSun" w:hint="eastAsia"/>
                  <w:color w:val="FF0000"/>
                  <w:sz w:val="22"/>
                  <w:lang w:val="es-ES"/>
                </w:rPr>
                <w:delText>）</w:delText>
              </w:r>
              <w:r w:rsidRPr="00C1541D" w:rsidDel="00596628">
                <w:rPr>
                  <w:rFonts w:eastAsia="SimSun" w:hint="eastAsia"/>
                  <w:color w:val="FF0000"/>
                  <w:sz w:val="22"/>
                </w:rPr>
                <w:delText>有资产标签存在</w:delText>
              </w:r>
              <w:r w:rsidRPr="00C1541D" w:rsidDel="00596628">
                <w:rPr>
                  <w:rFonts w:eastAsia="SimSun" w:hint="eastAsia"/>
                  <w:color w:val="FF0000"/>
                  <w:sz w:val="22"/>
                  <w:lang w:val="es-ES"/>
                </w:rPr>
                <w:delText>，</w:delText>
              </w:r>
              <w:r w:rsidR="00400A15" w:rsidRPr="00C1541D" w:rsidDel="00596628">
                <w:rPr>
                  <w:rFonts w:eastAsia="SimSun" w:hint="eastAsia"/>
                  <w:color w:val="FF0000"/>
                  <w:sz w:val="22"/>
                </w:rPr>
                <w:delText>是否需要检查</w:delText>
              </w:r>
              <w:r w:rsidRPr="00C1541D" w:rsidDel="00596628">
                <w:rPr>
                  <w:rFonts w:eastAsia="SimSun" w:hint="eastAsia"/>
                  <w:color w:val="FF0000"/>
                  <w:sz w:val="22"/>
                </w:rPr>
                <w:delText>相应的</w:delText>
              </w:r>
              <w:r w:rsidRPr="00C1541D" w:rsidDel="00596628">
                <w:rPr>
                  <w:rFonts w:eastAsia="SimSun" w:hint="eastAsia"/>
                  <w:color w:val="FF0000"/>
                  <w:sz w:val="22"/>
                  <w:lang w:val="es-ES"/>
                </w:rPr>
                <w:delText>AST</w:delText>
              </w:r>
              <w:r w:rsidRPr="00C1541D" w:rsidDel="00596628">
                <w:rPr>
                  <w:rFonts w:eastAsia="SimSun" w:hint="eastAsia"/>
                  <w:color w:val="FF0000"/>
                  <w:sz w:val="22"/>
                </w:rPr>
                <w:delText>是否结合</w:delText>
              </w:r>
            </w:del>
          </w:p>
          <w:p w:rsidR="00446716" w:rsidRPr="00C1541D" w:rsidDel="00596628" w:rsidRDefault="00446716" w:rsidP="00C1541D">
            <w:pPr>
              <w:pStyle w:val="ab"/>
              <w:ind w:left="720" w:firstLineChars="0" w:firstLine="0"/>
              <w:jc w:val="left"/>
              <w:rPr>
                <w:del w:id="696" w:author="Gao, Guan-Wei (高貫偉 ITC)" w:date="2012-04-13T16:20:00Z"/>
                <w:rFonts w:ascii="Arial" w:hAnsi="Arial" w:cs="Arial"/>
                <w:noProof/>
                <w:kern w:val="0"/>
                <w:szCs w:val="21"/>
                <w:lang w:val="es-ES"/>
              </w:rPr>
            </w:pPr>
            <w:del w:id="697" w:author="Gao, Guan-Wei (高貫偉 ITC)" w:date="2012-04-13T16:20:00Z">
              <w:r w:rsidRPr="00C1541D" w:rsidDel="00596628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delText>Product_Part.</w:delText>
              </w:r>
              <w:r w:rsidR="002F27BD" w:rsidRPr="002F27BD" w:rsidDel="00596628">
                <w:rPr>
                  <w:color w:val="000000"/>
                  <w:sz w:val="22"/>
                  <w:lang w:val="es-ES"/>
                </w:rPr>
                <w:delText xml:space="preserve"> PartSn</w:delText>
              </w:r>
              <w:r w:rsidR="002F27BD" w:rsidRPr="002F27BD" w:rsidDel="00596628">
                <w:rPr>
                  <w:rFonts w:hint="eastAsia"/>
                  <w:color w:val="000000"/>
                  <w:sz w:val="22"/>
                  <w:lang w:val="es-ES"/>
                </w:rPr>
                <w:delText xml:space="preserve"> </w:delText>
              </w:r>
              <w:r w:rsidRPr="00C1541D" w:rsidDel="00596628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delText>where ProductID=@prdid and PartNo in (bom</w:delText>
              </w:r>
              <w:r w:rsidRPr="00C1541D" w:rsidDel="00596628">
                <w:rPr>
                  <w:rFonts w:ascii="Arial" w:hAnsi="Arial" w:cs="Arial" w:hint="eastAsia"/>
                  <w:noProof/>
                  <w:kern w:val="0"/>
                  <w:szCs w:val="21"/>
                </w:rPr>
                <w:delText>中</w:delText>
              </w:r>
              <w:r w:rsidRPr="00C1541D" w:rsidDel="00596628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delText>BomNodeType=</w:delText>
              </w:r>
              <w:r w:rsidRPr="00C1541D" w:rsidDel="00596628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delText>’</w:delText>
              </w:r>
              <w:r w:rsidRPr="00C1541D" w:rsidDel="00596628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delText>AT</w:delText>
              </w:r>
              <w:r w:rsidRPr="00C1541D" w:rsidDel="00596628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delText>’</w:delText>
              </w:r>
              <w:r w:rsidRPr="00C1541D" w:rsidDel="00596628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delText xml:space="preserve">  (Descr=</w:delText>
              </w:r>
              <w:r w:rsidRPr="00C1541D" w:rsidDel="00596628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delText>’</w:delText>
              </w:r>
              <w:r w:rsidRPr="00C1541D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ATSN1</w:delText>
              </w:r>
              <w:r w:rsidRPr="00C1541D" w:rsidDel="00596628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delText>’</w:delText>
              </w:r>
              <w:r w:rsidRPr="00C1541D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 xml:space="preserve"> or </w:delText>
              </w:r>
              <w:r w:rsidRPr="00C1541D" w:rsidDel="00596628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delText>Descr=</w:delText>
              </w:r>
              <w:r w:rsidRPr="00C1541D" w:rsidDel="00596628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delText>’</w:delText>
              </w:r>
              <w:r w:rsidRPr="00C1541D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ATSN</w:delText>
              </w:r>
              <w:r w:rsidR="00C1541D" w:rsidRPr="00C1541D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>3</w:delText>
              </w:r>
              <w:r w:rsidRPr="00C1541D" w:rsidDel="00596628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2"/>
                  <w:lang w:val="es-ES"/>
                </w:rPr>
                <w:delText>’</w:delText>
              </w:r>
              <w:r w:rsidRPr="00C1541D" w:rsidDel="005966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delText xml:space="preserve"> )(</w:delText>
              </w:r>
              <w:r w:rsidRPr="00C1541D" w:rsidDel="00596628">
                <w:rPr>
                  <w:rFonts w:ascii="Arial" w:hAnsi="Arial" w:cs="Arial" w:hint="eastAsia"/>
                  <w:noProof/>
                  <w:kern w:val="0"/>
                  <w:szCs w:val="21"/>
                </w:rPr>
                <w:delText>对应的</w:delText>
              </w:r>
              <w:r w:rsidRPr="00C1541D" w:rsidDel="00596628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delText>Pn)</w:delText>
              </w:r>
            </w:del>
          </w:p>
          <w:p w:rsidR="00BA4E9B" w:rsidRDefault="002617CE">
            <w:pPr>
              <w:jc w:val="left"/>
              <w:rPr>
                <w:ins w:id="698" w:author="Gao, Guan-Wei (高貫偉 ITC)" w:date="2012-04-13T16:28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pPrChange w:id="699" w:author="Gao, Guan-Wei (高貫偉 ITC)" w:date="2012-04-13T15:47:00Z">
                <w:pPr>
                  <w:pStyle w:val="ab"/>
                  <w:ind w:left="720" w:firstLineChars="0" w:firstLine="0"/>
                  <w:jc w:val="left"/>
                </w:pPr>
              </w:pPrChange>
            </w:pPr>
            <w:del w:id="700" w:author="Gao, Guan-Wei (高貫偉 ITC)" w:date="2012-04-13T16:20:00Z">
              <w:r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delText>如果</w:delText>
              </w:r>
              <w:r w:rsidR="003061C2"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delText>有任一</w:delText>
              </w:r>
              <w:r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delText>存在</w:delText>
              </w:r>
              <w:r w:rsidR="003061C2"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delText>资产标签但相应的</w:delText>
              </w:r>
              <w:r w:rsidR="0024310E" w:rsidRPr="002F27BD" w:rsidDel="00596628">
                <w:rPr>
                  <w:color w:val="000000"/>
                  <w:sz w:val="22"/>
                  <w:lang w:val="es-ES"/>
                </w:rPr>
                <w:delText>PartSn</w:delText>
              </w:r>
              <w:r w:rsidR="0024310E" w:rsidRPr="002F27BD" w:rsidDel="00596628">
                <w:rPr>
                  <w:rFonts w:hint="eastAsia"/>
                  <w:color w:val="000000"/>
                  <w:sz w:val="22"/>
                  <w:lang w:val="es-ES"/>
                </w:rPr>
                <w:delText xml:space="preserve"> </w:delText>
              </w:r>
              <w:r w:rsidRPr="00446716"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</w:rPr>
                <w:delText>=</w:delText>
              </w:r>
              <w:r w:rsidRPr="00446716"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</w:rPr>
                <w:delText>‘’</w:delText>
              </w:r>
              <w:r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delText>则提示</w:delText>
              </w:r>
              <w:r w:rsidRPr="00446716"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</w:rPr>
                <w:delText>“</w:delText>
              </w:r>
              <w:r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delText>这台机器结合的</w:delText>
              </w:r>
              <w:r w:rsidRPr="00446716"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</w:rPr>
                <w:delText>AST</w:delText>
              </w:r>
              <w:r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delText>不完全</w:delText>
              </w:r>
              <w:r w:rsidRPr="00446716" w:rsidDel="00596628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</w:rPr>
                <w:delText>”</w:delText>
              </w:r>
            </w:del>
          </w:p>
          <w:p w:rsidR="00BA4E9B" w:rsidRDefault="00BA4E9B">
            <w:pPr>
              <w:jc w:val="left"/>
              <w:rPr>
                <w:ins w:id="701" w:author="Gao, Guan-Wei (高貫偉 ITC)" w:date="2012-04-09T09:46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pPrChange w:id="702" w:author="Gao, Guan-Wei (高貫偉 ITC)" w:date="2012-04-13T15:47:00Z">
                <w:pPr>
                  <w:pStyle w:val="ab"/>
                  <w:ind w:left="720" w:firstLineChars="0" w:firstLine="0"/>
                  <w:jc w:val="left"/>
                </w:pPr>
              </w:pPrChange>
            </w:pPr>
          </w:p>
          <w:p w:rsidR="00BA4E9B" w:rsidRPr="0028247A" w:rsidRDefault="00450B81">
            <w:pPr>
              <w:jc w:val="left"/>
              <w:rPr>
                <w:rFonts w:ascii="Courier New" w:eastAsia="SimSun" w:hAnsi="Courier New" w:cs="Courier New"/>
                <w:b/>
                <w:noProof/>
                <w:color w:val="FF0000"/>
                <w:kern w:val="0"/>
                <w:sz w:val="20"/>
                <w:szCs w:val="20"/>
                <w:lang w:val="es-ES"/>
                <w:rPrChange w:id="703" w:author="IEC960923" w:date="2013-05-08T11:39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pPrChange w:id="704" w:author="Gao, Guan-Wei (高貫偉 ITC)" w:date="2012-04-09T09:46:00Z">
                <w:pPr>
                  <w:pStyle w:val="ab"/>
                  <w:ind w:left="720" w:firstLineChars="0" w:firstLine="0"/>
                  <w:jc w:val="left"/>
                </w:pPr>
              </w:pPrChange>
            </w:pPr>
            <w:ins w:id="705" w:author="Gao, Guan-Wei (高貫偉 ITC)" w:date="2012-04-09T09:46:00Z">
              <w:r w:rsidRPr="0028247A">
                <w:rPr>
                  <w:rFonts w:ascii="Courier New" w:eastAsia="SimSun" w:hAnsi="Courier New" w:cs="Courier New"/>
                  <w:b/>
                  <w:noProof/>
                  <w:color w:val="FF0000"/>
                  <w:kern w:val="0"/>
                  <w:sz w:val="20"/>
                  <w:szCs w:val="20"/>
                  <w:lang w:val="es-ES"/>
                  <w:rPrChange w:id="706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2012-4-9</w:t>
              </w:r>
              <w:r w:rsidRPr="0028247A">
                <w:rPr>
                  <w:rFonts w:ascii="Courier New" w:eastAsia="SimSun" w:hAnsi="Courier New" w:cs="Courier New" w:hint="eastAsia"/>
                  <w:b/>
                  <w:noProof/>
                  <w:color w:val="FF0000"/>
                  <w:kern w:val="0"/>
                  <w:sz w:val="20"/>
                  <w:szCs w:val="20"/>
                  <w:lang w:val="es-ES"/>
                  <w:rPrChange w:id="707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删除</w:t>
              </w:r>
            </w:ins>
          </w:p>
          <w:p w:rsidR="001C5ED7" w:rsidRPr="0028247A" w:rsidRDefault="00450B81" w:rsidP="00152F9A">
            <w:pPr>
              <w:pStyle w:val="ab"/>
              <w:numPr>
                <w:ilvl w:val="0"/>
                <w:numId w:val="26"/>
              </w:numPr>
              <w:spacing w:before="240"/>
              <w:ind w:firstLineChars="0"/>
              <w:jc w:val="left"/>
              <w:rPr>
                <w:ins w:id="708" w:author="Gao, Guan-Wei (高貫偉 ITC)" w:date="2012-04-09T09:48:00Z"/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  <w:lang w:val="es-ES"/>
                <w:rPrChange w:id="709" w:author="IEC960923" w:date="2013-05-08T11:39:00Z">
                  <w:rPr>
                    <w:ins w:id="710" w:author="Gao, Guan-Wei (高貫偉 ITC)" w:date="2012-04-09T09:48:00Z"/>
                    <w:rFonts w:ascii="Courier New" w:eastAsia="SimSun" w:hAnsi="Courier New" w:cs="Courier New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</w:pPr>
            <w:r w:rsidRPr="0028247A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  <w:lang w:val="es-ES"/>
                <w:rPrChange w:id="711" w:author="IEC960923" w:date="2013-05-08T11:39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 xml:space="preserve"> </w:t>
            </w:r>
            <w:r w:rsidRPr="0028247A">
              <w:rPr>
                <w:rFonts w:ascii="Courier New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  <w:rPrChange w:id="712" w:author="IEC960923" w:date="2013-05-08T11:39:00Z">
                  <w:rPr>
                    <w:rFonts w:ascii="Courier New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如果</w:t>
            </w:r>
            <w:r w:rsidRPr="0028247A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  <w:rPrChange w:id="713" w:author="IEC960923" w:date="2013-05-08T11:39:00Z">
                  <w:rPr>
                    <w:rFonts w:ascii="Arial" w:hAnsi="Arial" w:cs="Arial"/>
                    <w:noProof/>
                    <w:kern w:val="0"/>
                    <w:szCs w:val="21"/>
                    <w:lang w:val="es-ES"/>
                  </w:rPr>
                </w:rPrChange>
              </w:rPr>
              <w:t>Product_Part.</w:t>
            </w:r>
            <w:r w:rsidRPr="0028247A">
              <w:rPr>
                <w:strike/>
                <w:color w:val="000000"/>
                <w:sz w:val="22"/>
                <w:lang w:val="es-ES"/>
                <w:rPrChange w:id="714" w:author="IEC960923" w:date="2013-05-08T11:39:00Z">
                  <w:rPr>
                    <w:color w:val="000000"/>
                    <w:sz w:val="22"/>
                    <w:lang w:val="es-ES"/>
                  </w:rPr>
                </w:rPrChange>
              </w:rPr>
              <w:t xml:space="preserve"> PartSn </w:t>
            </w:r>
            <w:r w:rsidRPr="0028247A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  <w:rPrChange w:id="715" w:author="IEC960923" w:date="2013-05-08T11:39:00Z">
                  <w:rPr>
                    <w:rFonts w:ascii="Arial" w:hAnsi="Arial" w:cs="Arial"/>
                    <w:noProof/>
                    <w:kern w:val="0"/>
                    <w:szCs w:val="21"/>
                    <w:lang w:val="es-ES"/>
                  </w:rPr>
                </w:rPrChange>
              </w:rPr>
              <w:t>where ProductID=@prdid and PartNo in (bom</w:t>
            </w:r>
            <w:r w:rsidRPr="0028247A">
              <w:rPr>
                <w:rFonts w:ascii="Arial" w:hAnsi="Arial" w:cs="Arial" w:hint="eastAsia"/>
                <w:strike/>
                <w:noProof/>
                <w:kern w:val="0"/>
                <w:szCs w:val="21"/>
                <w:rPrChange w:id="716" w:author="IEC960923" w:date="2013-05-08T11:39:00Z">
                  <w:rPr>
                    <w:rFonts w:ascii="Arial" w:hAnsi="Arial" w:cs="Arial" w:hint="eastAsia"/>
                    <w:noProof/>
                    <w:kern w:val="0"/>
                    <w:szCs w:val="21"/>
                  </w:rPr>
                </w:rPrChange>
              </w:rPr>
              <w:t>中</w:t>
            </w:r>
            <w:r w:rsidRPr="0028247A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  <w:rPrChange w:id="717" w:author="IEC960923" w:date="2013-05-08T11:39:00Z">
                  <w:rPr>
                    <w:rFonts w:ascii="Arial" w:hAnsi="Arial" w:cs="Arial"/>
                    <w:noProof/>
                    <w:kern w:val="0"/>
                    <w:szCs w:val="21"/>
                    <w:lang w:val="es-ES"/>
                  </w:rPr>
                </w:rPrChange>
              </w:rPr>
              <w:t xml:space="preserve">BomNodeType=’AT’  and Descr </w:t>
            </w:r>
            <w:r w:rsidRPr="0028247A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  <w:lang w:val="es-ES"/>
                <w:rPrChange w:id="718" w:author="IEC960923" w:date="2013-05-08T11:39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 xml:space="preserve">like ’ATSN%’) </w:t>
            </w:r>
            <w:r w:rsidRPr="0028247A">
              <w:rPr>
                <w:rFonts w:ascii="Courier New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  <w:rPrChange w:id="719" w:author="IEC960923" w:date="2013-05-08T11:39:00Z">
                  <w:rPr>
                    <w:rFonts w:ascii="Courier New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不存在记录</w:t>
            </w:r>
            <w:r w:rsidRPr="0028247A">
              <w:rPr>
                <w:rFonts w:ascii="Courier New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  <w:lang w:val="es-ES"/>
                <w:rPrChange w:id="720" w:author="IEC960923" w:date="2013-05-08T11:39:00Z">
                  <w:rPr>
                    <w:rFonts w:ascii="Courier New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，</w:t>
            </w:r>
            <w:r w:rsidRPr="0028247A">
              <w:rPr>
                <w:rFonts w:ascii="Courier New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  <w:rPrChange w:id="721" w:author="IEC960923" w:date="2013-05-08T11:39:00Z">
                  <w:rPr>
                    <w:rFonts w:ascii="Courier New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且</w:t>
            </w:r>
            <w:r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722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通过</w:t>
            </w:r>
            <w:r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723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 xml:space="preserve">Model </w:t>
            </w:r>
            <w:r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724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检查</w:t>
            </w:r>
            <w:r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725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 xml:space="preserve"> </w:t>
            </w:r>
            <w:r w:rsidRPr="0028247A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  <w:rPrChange w:id="726" w:author="IEC960923" w:date="2013-05-08T11:39:00Z">
                  <w:rPr>
                    <w:rFonts w:ascii="Arial" w:hAnsi="Arial" w:cs="Arial"/>
                    <w:noProof/>
                    <w:kern w:val="0"/>
                    <w:szCs w:val="21"/>
                    <w:lang w:val="es-ES"/>
                  </w:rPr>
                </w:rPrChange>
              </w:rPr>
              <w:t>bom</w:t>
            </w:r>
            <w:r w:rsidRPr="0028247A">
              <w:rPr>
                <w:rFonts w:ascii="Arial" w:hAnsi="Arial" w:cs="Arial" w:hint="eastAsia"/>
                <w:strike/>
                <w:noProof/>
                <w:kern w:val="0"/>
                <w:szCs w:val="21"/>
                <w:rPrChange w:id="727" w:author="IEC960923" w:date="2013-05-08T11:39:00Z">
                  <w:rPr>
                    <w:rFonts w:ascii="Arial" w:hAnsi="Arial" w:cs="Arial" w:hint="eastAsia"/>
                    <w:noProof/>
                    <w:kern w:val="0"/>
                    <w:szCs w:val="21"/>
                  </w:rPr>
                </w:rPrChange>
              </w:rPr>
              <w:t>中</w:t>
            </w:r>
            <w:r w:rsidRPr="0028247A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  <w:rPrChange w:id="728" w:author="IEC960923" w:date="2013-05-08T11:39:00Z">
                  <w:rPr>
                    <w:rFonts w:ascii="Arial" w:hAnsi="Arial" w:cs="Arial"/>
                    <w:noProof/>
                    <w:kern w:val="0"/>
                    <w:szCs w:val="21"/>
                    <w:lang w:val="es-ES"/>
                  </w:rPr>
                </w:rPrChange>
              </w:rPr>
              <w:t xml:space="preserve">BomNodeType=’AT’ </w:t>
            </w:r>
            <w:r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729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 xml:space="preserve"> </w:t>
            </w:r>
            <w:r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730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（</w:t>
            </w:r>
            <w:r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731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Descr=’ATSN7’ Or Descr=’ATSN8’</w:t>
            </w:r>
            <w:r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732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）判断存在（</w:t>
            </w:r>
            <w:r w:rsidRPr="0028247A">
              <w:rPr>
                <w:rFonts w:eastAsia="SimSun"/>
                <w:strike/>
                <w:color w:val="FF0000"/>
                <w:sz w:val="22"/>
                <w:lang w:val="es-ES"/>
                <w:rPrChange w:id="733" w:author="IEC960923" w:date="2013-05-08T11:39:00Z">
                  <w:rPr>
                    <w:rFonts w:eastAsia="SimSun"/>
                    <w:color w:val="FF0000"/>
                    <w:sz w:val="22"/>
                    <w:lang w:val="es-ES"/>
                  </w:rPr>
                </w:rPrChange>
              </w:rPr>
              <w:t>ATSN7</w:t>
            </w:r>
            <w:r w:rsidRPr="0028247A">
              <w:rPr>
                <w:rFonts w:eastAsia="SimSun" w:hint="eastAsia"/>
                <w:strike/>
                <w:color w:val="FF0000"/>
                <w:sz w:val="22"/>
                <w:lang w:val="es-ES"/>
                <w:rPrChange w:id="734" w:author="IEC960923" w:date="2013-05-08T11:39:00Z">
                  <w:rPr>
                    <w:rFonts w:eastAsia="SimSun" w:hint="eastAsia"/>
                    <w:color w:val="FF0000"/>
                    <w:sz w:val="22"/>
                    <w:lang w:val="es-ES"/>
                  </w:rPr>
                </w:rPrChange>
              </w:rPr>
              <w:t>，</w:t>
            </w:r>
            <w:r w:rsidRPr="0028247A">
              <w:rPr>
                <w:rFonts w:eastAsia="SimSun"/>
                <w:strike/>
                <w:color w:val="FF0000"/>
                <w:sz w:val="22"/>
                <w:lang w:val="es-ES"/>
                <w:rPrChange w:id="735" w:author="IEC960923" w:date="2013-05-08T11:39:00Z">
                  <w:rPr>
                    <w:rFonts w:eastAsia="SimSun"/>
                    <w:color w:val="FF0000"/>
                    <w:sz w:val="22"/>
                    <w:lang w:val="es-ES"/>
                  </w:rPr>
                </w:rPrChange>
              </w:rPr>
              <w:t>ATSN8</w:t>
            </w:r>
            <w:r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736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）并且</w:t>
            </w:r>
            <w:r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737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ModelInfo.Value</w:t>
            </w:r>
            <w:r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738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（</w:t>
            </w:r>
            <w:r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739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ModelInfo.Name=‘Cust’ Model=Prodcut.Model</w:t>
            </w:r>
            <w:r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740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）</w:t>
            </w:r>
            <w:r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741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&lt;&gt;’’</w:t>
            </w:r>
            <w:r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742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，则提示</w:t>
            </w:r>
            <w:r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743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“</w:t>
            </w:r>
            <w:r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744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这个</w:t>
            </w:r>
            <w:r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745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Product</w:t>
            </w:r>
            <w:r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746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需要在线列印</w:t>
            </w:r>
            <w:r w:rsidRPr="0028247A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  <w:lang w:val="es-ES"/>
                <w:rPrChange w:id="747" w:author="IEC960923" w:date="2013-05-08T11:39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AST,go  online create ast</w:t>
            </w:r>
            <w:r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748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”</w:t>
            </w:r>
          </w:p>
          <w:p w:rsidR="00BA4E9B" w:rsidRPr="0028247A" w:rsidRDefault="00450B81">
            <w:pPr>
              <w:spacing w:before="240"/>
              <w:jc w:val="left"/>
              <w:rPr>
                <w:rFonts w:ascii="Courier New" w:eastAsia="SimSun" w:hAnsi="Courier New" w:cs="Courier New"/>
                <w:b/>
                <w:noProof/>
                <w:color w:val="FF0000"/>
                <w:kern w:val="0"/>
                <w:sz w:val="20"/>
                <w:szCs w:val="20"/>
                <w:lang w:val="es-ES"/>
                <w:rPrChange w:id="749" w:author="IEC960923" w:date="2013-05-08T11:39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pPrChange w:id="750" w:author="Gao, Guan-Wei (高貫偉 ITC)" w:date="2012-04-09T09:48:00Z">
                <w:pPr>
                  <w:pStyle w:val="ab"/>
                  <w:numPr>
                    <w:numId w:val="26"/>
                  </w:numPr>
                  <w:spacing w:before="240"/>
                  <w:ind w:left="720" w:firstLineChars="0" w:hanging="360"/>
                  <w:jc w:val="left"/>
                </w:pPr>
              </w:pPrChange>
            </w:pPr>
            <w:ins w:id="751" w:author="Gao, Guan-Wei (高貫偉 ITC)" w:date="2012-04-09T09:48:00Z">
              <w:r w:rsidRPr="0028247A">
                <w:rPr>
                  <w:rFonts w:ascii="Courier New" w:eastAsia="SimSun" w:hAnsi="Courier New" w:cs="Courier New"/>
                  <w:b/>
                  <w:noProof/>
                  <w:color w:val="FF0000"/>
                  <w:kern w:val="0"/>
                  <w:sz w:val="20"/>
                  <w:szCs w:val="20"/>
                  <w:lang w:val="es-ES"/>
                  <w:rPrChange w:id="752" w:author="IEC960923" w:date="2013-05-08T11:39:00Z">
                    <w:rPr>
                      <w:rFonts w:ascii="Courier New" w:eastAsia="SimSun" w:hAnsi="Courier New" w:cs="Courier New"/>
                      <w:strike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2</w:t>
              </w:r>
            </w:ins>
            <w:ins w:id="753" w:author="Gao, Guan-Wei (高貫偉 ITC)" w:date="2012-04-09T09:49:00Z">
              <w:r w:rsidRPr="0028247A">
                <w:rPr>
                  <w:rFonts w:ascii="Courier New" w:eastAsia="SimSun" w:hAnsi="Courier New" w:cs="Courier New"/>
                  <w:b/>
                  <w:noProof/>
                  <w:color w:val="FF0000"/>
                  <w:kern w:val="0"/>
                  <w:sz w:val="20"/>
                  <w:szCs w:val="20"/>
                  <w:lang w:val="es-ES"/>
                  <w:rPrChange w:id="754" w:author="IEC960923" w:date="2013-05-08T11:39:00Z">
                    <w:rPr>
                      <w:rFonts w:ascii="Courier New" w:eastAsia="SimSun" w:hAnsi="Courier New" w:cs="Courier New"/>
                      <w:strike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012-4-9</w:t>
              </w:r>
              <w:r w:rsidRPr="0028247A">
                <w:rPr>
                  <w:rFonts w:ascii="Courier New" w:eastAsia="SimSun" w:hAnsi="Courier New" w:cs="Courier New" w:hint="eastAsia"/>
                  <w:b/>
                  <w:noProof/>
                  <w:color w:val="FF0000"/>
                  <w:kern w:val="0"/>
                  <w:sz w:val="20"/>
                  <w:szCs w:val="20"/>
                  <w:lang w:val="es-ES"/>
                  <w:rPrChange w:id="755" w:author="IEC960923" w:date="2013-05-08T11:39:00Z">
                    <w:rPr>
                      <w:rFonts w:ascii="Courier New" w:eastAsia="SimSun" w:hAnsi="Courier New" w:cs="Courier New" w:hint="eastAsia"/>
                      <w:strike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修改</w:t>
              </w:r>
            </w:ins>
          </w:p>
          <w:p w:rsidR="008C6D76" w:rsidRPr="0028247A" w:rsidRDefault="00344430" w:rsidP="00152F9A">
            <w:pPr>
              <w:pStyle w:val="ab"/>
              <w:numPr>
                <w:ilvl w:val="0"/>
                <w:numId w:val="26"/>
              </w:numPr>
              <w:spacing w:before="240"/>
              <w:ind w:firstLineChars="0"/>
              <w:jc w:val="left"/>
              <w:rPr>
                <w:ins w:id="756" w:author="itc211017" w:date="2012-03-22T09:54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  <w:rPrChange w:id="757" w:author="IEC960923" w:date="2013-05-08T11:39:00Z">
                  <w:rPr>
                    <w:ins w:id="758" w:author="itc211017" w:date="2012-03-22T09:54:00Z"/>
                    <w:rFonts w:ascii="Courier New" w:eastAsia="SimSun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</w:pPr>
            <w:ins w:id="759" w:author="itc211017" w:date="2012-03-22T09:54:00Z"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760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若</w:t>
              </w:r>
              <w:r w:rsidRPr="0028247A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761" w:author="IEC960923" w:date="2013-05-08T11:39:00Z"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rPrChange>
                </w:rPr>
                <w:t>(bom</w:t>
              </w:r>
              <w:r w:rsidRPr="0028247A">
                <w:rPr>
                  <w:rFonts w:ascii="Arial" w:hAnsi="Arial" w:cs="Arial" w:hint="eastAsia"/>
                  <w:noProof/>
                  <w:kern w:val="0"/>
                  <w:szCs w:val="21"/>
                  <w:rPrChange w:id="762" w:author="IEC960923" w:date="2013-05-08T11:39:00Z">
                    <w:rPr>
                      <w:rFonts w:ascii="Arial" w:hAnsi="Arial" w:cs="Arial" w:hint="eastAsia"/>
                      <w:noProof/>
                      <w:kern w:val="0"/>
                      <w:szCs w:val="21"/>
                    </w:rPr>
                  </w:rPrChange>
                </w:rPr>
                <w:t>中</w:t>
              </w:r>
              <w:r w:rsidRPr="0028247A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763" w:author="IEC960923" w:date="2013-05-08T11:39:00Z"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rPrChange>
                </w:rPr>
                <w:t xml:space="preserve">BomNodeType=’AT’  and Descr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lang w:val="es-ES"/>
                  <w:rPrChange w:id="764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like ’AT</w:t>
              </w:r>
            </w:ins>
            <w:ins w:id="765" w:author="Gao, Guan-Wei (高貫偉 ITC)" w:date="2012-04-09T09:49:00Z">
              <w:r w:rsidR="009F7BBC"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766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%[5</w:t>
              </w:r>
              <w:r w:rsidR="00450B81" w:rsidRPr="0028247A">
                <w:rPr>
                  <w:rFonts w:ascii="Courier New" w:eastAsia="SimSun" w:hAnsi="Courier New" w:cs="Courier New"/>
                  <w:strike/>
                  <w:noProof/>
                  <w:color w:val="FF0000"/>
                  <w:kern w:val="0"/>
                  <w:sz w:val="20"/>
                  <w:szCs w:val="20"/>
                  <w:lang w:val="es-ES"/>
                  <w:rPrChange w:id="767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,7</w:t>
              </w:r>
              <w:r w:rsidR="009F7BBC"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768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]</w:t>
              </w:r>
            </w:ins>
            <w:ins w:id="769" w:author="itc211017" w:date="2012-03-22T09:54:00Z">
              <w:del w:id="770" w:author="Gao, Guan-Wei (高貫偉 ITC)" w:date="2012-04-09T09:49:00Z">
                <w:r w:rsidRPr="0028247A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  <w:rPrChange w:id="771" w:author="IEC960923" w:date="2013-05-08T11:39:00Z">
                      <w:rPr>
                        <w:rFonts w:ascii="Courier New" w:hAnsi="Courier New" w:cs="Courier New"/>
                        <w:noProof/>
                        <w:color w:val="FF0000"/>
                        <w:kern w:val="0"/>
                        <w:sz w:val="20"/>
                        <w:szCs w:val="20"/>
                        <w:lang w:val="es-ES"/>
                      </w:rPr>
                    </w:rPrChange>
                  </w:rPr>
                  <w:delText>SN%</w:delText>
                </w:r>
              </w:del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lang w:val="es-ES"/>
                  <w:rPrChange w:id="772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’)</w:t>
              </w:r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773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存在记录，</w:t>
              </w:r>
            </w:ins>
            <w:ins w:id="774" w:author="itc211017" w:date="2012-03-22T09:55:00Z"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775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则进行如下检查；若不存在，则不进行检查</w:t>
              </w:r>
            </w:ins>
          </w:p>
          <w:p w:rsidR="00BA4E9B" w:rsidRPr="0028247A" w:rsidRDefault="00344430">
            <w:pPr>
              <w:pStyle w:val="ab"/>
              <w:spacing w:before="240"/>
              <w:ind w:left="720" w:firstLineChars="0" w:firstLine="0"/>
              <w:jc w:val="left"/>
              <w:rPr>
                <w:ins w:id="776" w:author="Gao, Guan-Wei (高貫偉 ITC)" w:date="2012-04-09T09:51:00Z"/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  <w:rPrChange w:id="777" w:author="IEC960923" w:date="2013-05-08T11:39:00Z">
                  <w:rPr>
                    <w:ins w:id="778" w:author="Gao, Guan-Wei (高貫偉 ITC)" w:date="2012-04-09T09:51:00Z"/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pPrChange w:id="779" w:author="itc211017" w:date="2012-03-22T09:54:00Z">
                <w:pPr>
                  <w:pStyle w:val="ab"/>
                  <w:numPr>
                    <w:numId w:val="26"/>
                  </w:numPr>
                  <w:spacing w:before="240"/>
                  <w:ind w:left="720" w:firstLineChars="0" w:hanging="360"/>
                  <w:jc w:val="left"/>
                </w:pPr>
              </w:pPrChange>
            </w:pPr>
            <w:r w:rsidRPr="0028247A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rPrChange w:id="780" w:author="IEC960923" w:date="2013-05-08T11:39:00Z">
                  <w:rPr>
                    <w:rFonts w:ascii="Courier New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lastRenderedPageBreak/>
              <w:t>如果</w:t>
            </w:r>
            <w:r w:rsidRPr="0028247A">
              <w:rPr>
                <w:rFonts w:ascii="Arial" w:hAnsi="Arial" w:cs="Arial"/>
                <w:noProof/>
                <w:kern w:val="0"/>
                <w:szCs w:val="21"/>
                <w:lang w:val="es-ES"/>
                <w:rPrChange w:id="781" w:author="IEC960923" w:date="2013-05-08T11:39:00Z">
                  <w:rPr>
                    <w:rFonts w:ascii="Arial" w:hAnsi="Arial" w:cs="Arial"/>
                    <w:noProof/>
                    <w:kern w:val="0"/>
                    <w:szCs w:val="21"/>
                    <w:lang w:val="es-ES"/>
                  </w:rPr>
                </w:rPrChange>
              </w:rPr>
              <w:t>Product_Part.</w:t>
            </w:r>
            <w:r w:rsidRPr="0028247A">
              <w:rPr>
                <w:color w:val="000000"/>
                <w:sz w:val="22"/>
                <w:lang w:val="es-ES"/>
                <w:rPrChange w:id="782" w:author="IEC960923" w:date="2013-05-08T11:39:00Z">
                  <w:rPr>
                    <w:color w:val="000000"/>
                    <w:sz w:val="22"/>
                    <w:lang w:val="es-ES"/>
                  </w:rPr>
                </w:rPrChange>
              </w:rPr>
              <w:t xml:space="preserve"> PartSn </w:t>
            </w:r>
            <w:r w:rsidRPr="0028247A">
              <w:rPr>
                <w:rFonts w:ascii="Arial" w:hAnsi="Arial" w:cs="Arial"/>
                <w:noProof/>
                <w:kern w:val="0"/>
                <w:szCs w:val="21"/>
                <w:lang w:val="es-ES"/>
                <w:rPrChange w:id="783" w:author="IEC960923" w:date="2013-05-08T11:39:00Z">
                  <w:rPr>
                    <w:rFonts w:ascii="Arial" w:hAnsi="Arial" w:cs="Arial"/>
                    <w:noProof/>
                    <w:kern w:val="0"/>
                    <w:szCs w:val="21"/>
                    <w:lang w:val="es-ES"/>
                  </w:rPr>
                </w:rPrChange>
              </w:rPr>
              <w:t>where ProductID=@prdid and PartNo in (bom</w:t>
            </w:r>
            <w:r w:rsidRPr="0028247A">
              <w:rPr>
                <w:rFonts w:ascii="Arial" w:hAnsi="Arial" w:cs="Arial" w:hint="eastAsia"/>
                <w:noProof/>
                <w:kern w:val="0"/>
                <w:szCs w:val="21"/>
                <w:rPrChange w:id="784" w:author="IEC960923" w:date="2013-05-08T11:39:00Z">
                  <w:rPr>
                    <w:rFonts w:ascii="Arial" w:hAnsi="Arial" w:cs="Arial" w:hint="eastAsia"/>
                    <w:noProof/>
                    <w:kern w:val="0"/>
                    <w:szCs w:val="21"/>
                  </w:rPr>
                </w:rPrChange>
              </w:rPr>
              <w:t>中</w:t>
            </w:r>
            <w:r w:rsidRPr="0028247A">
              <w:rPr>
                <w:rFonts w:ascii="Arial" w:hAnsi="Arial" w:cs="Arial"/>
                <w:noProof/>
                <w:kern w:val="0"/>
                <w:szCs w:val="21"/>
                <w:lang w:val="es-ES"/>
                <w:rPrChange w:id="785" w:author="IEC960923" w:date="2013-05-08T11:39:00Z">
                  <w:rPr>
                    <w:rFonts w:ascii="Arial" w:hAnsi="Arial" w:cs="Arial"/>
                    <w:noProof/>
                    <w:kern w:val="0"/>
                    <w:szCs w:val="21"/>
                    <w:lang w:val="es-ES"/>
                  </w:rPr>
                </w:rPrChange>
              </w:rPr>
              <w:t xml:space="preserve">BomNodeType=’AT’  and Descr </w:t>
            </w:r>
            <w:r w:rsidRPr="0028247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  <w:rPrChange w:id="786" w:author="IEC960923" w:date="2013-05-08T11:39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like ’AT</w:t>
            </w:r>
            <w:ins w:id="787" w:author="Gao, Guan-Wei (高貫偉 ITC)" w:date="2012-04-09T09:49:00Z">
              <w:r w:rsidR="009F7BBC"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788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%[5</w:t>
              </w:r>
              <w:r w:rsidR="00450B81" w:rsidRPr="0028247A">
                <w:rPr>
                  <w:rFonts w:ascii="Courier New" w:eastAsia="SimSun" w:hAnsi="Courier New" w:cs="Courier New"/>
                  <w:strike/>
                  <w:noProof/>
                  <w:color w:val="FF0000"/>
                  <w:kern w:val="0"/>
                  <w:sz w:val="20"/>
                  <w:szCs w:val="20"/>
                  <w:lang w:val="es-ES"/>
                  <w:rPrChange w:id="789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,7</w:t>
              </w:r>
              <w:r w:rsidR="009F7BBC"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790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]</w:t>
              </w:r>
            </w:ins>
            <w:del w:id="791" w:author="Gao, Guan-Wei (高貫偉 ITC)" w:date="2012-04-09T09:49:00Z"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lang w:val="es-ES"/>
                  <w:rPrChange w:id="792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delText>SN%</w:delText>
              </w:r>
            </w:del>
            <w:r w:rsidRPr="0028247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  <w:rPrChange w:id="793" w:author="IEC960923" w:date="2013-05-08T11:39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’)</w:t>
            </w:r>
            <w:ins w:id="794" w:author="Gao, Guan-Wei (高貫偉 ITC)" w:date="2012-04-23T14:10:00Z">
              <w:r w:rsidR="006A49F6"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795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 xml:space="preserve"> and BomNodeType=</w:t>
              </w:r>
              <w:r w:rsidR="006A49F6" w:rsidRPr="0028247A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  <w:lang w:val="es-ES"/>
                  <w:rPrChange w:id="796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’</w:t>
              </w:r>
              <w:r w:rsidR="006A49F6"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797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AT</w:t>
              </w:r>
              <w:r w:rsidR="006A49F6" w:rsidRPr="0028247A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  <w:lang w:val="es-ES"/>
                  <w:rPrChange w:id="798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’</w:t>
              </w:r>
            </w:ins>
            <w:r w:rsidRPr="0028247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  <w:rPrChange w:id="799" w:author="IEC960923" w:date="2013-05-08T11:39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 xml:space="preserve"> </w:t>
            </w:r>
            <w:r w:rsidRPr="0028247A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rPrChange w:id="800" w:author="IEC960923" w:date="2013-05-08T11:39:00Z">
                  <w:rPr>
                    <w:rFonts w:ascii="Courier New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不存在记录</w:t>
            </w:r>
            <w:r w:rsidRPr="0028247A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  <w:rPrChange w:id="801" w:author="IEC960923" w:date="2013-05-08T11:39:00Z">
                  <w:rPr>
                    <w:rFonts w:ascii="Courier New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，</w:t>
            </w:r>
            <w:r w:rsidR="000B2366" w:rsidRPr="0028247A">
              <w:rPr>
                <w:rFonts w:ascii="Courier New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  <w:rPrChange w:id="802" w:author="IEC960923" w:date="2013-05-08T11:39:00Z">
                  <w:rPr>
                    <w:rFonts w:ascii="Courier New" w:hAnsi="Courier New" w:cs="Courier New" w:hint="eastAsia"/>
                    <w:strike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且</w:t>
            </w:r>
            <w:r w:rsidR="000B2366"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803" w:author="IEC960923" w:date="2013-05-08T11:39:00Z">
                  <w:rPr>
                    <w:rFonts w:ascii="Courier New" w:eastAsia="SimSun" w:hAnsi="Courier New" w:cs="Courier New" w:hint="eastAsia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通过</w:t>
            </w:r>
            <w:r w:rsidR="000B2366"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804" w:author="IEC960923" w:date="2013-05-08T11:39:00Z">
                  <w:rPr>
                    <w:rFonts w:ascii="Courier New" w:eastAsia="SimSun" w:hAnsi="Courier New" w:cs="Courier New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 xml:space="preserve">Model </w:t>
            </w:r>
            <w:r w:rsidR="000B2366"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805" w:author="IEC960923" w:date="2013-05-08T11:39:00Z">
                  <w:rPr>
                    <w:rFonts w:ascii="Courier New" w:eastAsia="SimSun" w:hAnsi="Courier New" w:cs="Courier New" w:hint="eastAsia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检查</w:t>
            </w:r>
            <w:r w:rsidR="000B2366"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806" w:author="IEC960923" w:date="2013-05-08T11:39:00Z">
                  <w:rPr>
                    <w:rFonts w:ascii="Courier New" w:eastAsia="SimSun" w:hAnsi="Courier New" w:cs="Courier New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 xml:space="preserve"> </w:t>
            </w:r>
            <w:r w:rsidR="000B2366" w:rsidRPr="0028247A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  <w:rPrChange w:id="807" w:author="IEC960923" w:date="2013-05-08T11:39:00Z">
                  <w:rPr>
                    <w:rFonts w:ascii="Arial" w:hAnsi="Arial" w:cs="Arial"/>
                    <w:strike/>
                    <w:noProof/>
                    <w:kern w:val="0"/>
                    <w:szCs w:val="21"/>
                    <w:lang w:val="es-ES"/>
                  </w:rPr>
                </w:rPrChange>
              </w:rPr>
              <w:t>bom</w:t>
            </w:r>
            <w:r w:rsidR="000B2366" w:rsidRPr="0028247A">
              <w:rPr>
                <w:rFonts w:ascii="Arial" w:hAnsi="Arial" w:cs="Arial" w:hint="eastAsia"/>
                <w:strike/>
                <w:noProof/>
                <w:kern w:val="0"/>
                <w:szCs w:val="21"/>
                <w:rPrChange w:id="808" w:author="IEC960923" w:date="2013-05-08T11:39:00Z">
                  <w:rPr>
                    <w:rFonts w:ascii="Arial" w:hAnsi="Arial" w:cs="Arial" w:hint="eastAsia"/>
                    <w:strike/>
                    <w:noProof/>
                    <w:kern w:val="0"/>
                    <w:szCs w:val="21"/>
                  </w:rPr>
                </w:rPrChange>
              </w:rPr>
              <w:t>中</w:t>
            </w:r>
            <w:r w:rsidR="000B2366" w:rsidRPr="0028247A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  <w:rPrChange w:id="809" w:author="IEC960923" w:date="2013-05-08T11:39:00Z">
                  <w:rPr>
                    <w:rFonts w:ascii="Arial" w:hAnsi="Arial" w:cs="Arial"/>
                    <w:strike/>
                    <w:noProof/>
                    <w:kern w:val="0"/>
                    <w:szCs w:val="21"/>
                    <w:lang w:val="es-ES"/>
                  </w:rPr>
                </w:rPrChange>
              </w:rPr>
              <w:t xml:space="preserve">BomNodeType=’AT’ </w:t>
            </w:r>
            <w:r w:rsidR="000B2366"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810" w:author="IEC960923" w:date="2013-05-08T11:39:00Z">
                  <w:rPr>
                    <w:rFonts w:ascii="Courier New" w:eastAsia="SimSun" w:hAnsi="Courier New" w:cs="Courier New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 xml:space="preserve"> (</w:t>
            </w:r>
            <w:ins w:id="811" w:author="Gao, Guan-Wei (高貫偉 ITC)" w:date="2012-04-09T09:50:00Z">
              <w:r w:rsidR="00450B81" w:rsidRPr="0028247A">
                <w:rPr>
                  <w:rFonts w:ascii="Arial" w:hAnsi="Arial" w:cs="Arial"/>
                  <w:strike/>
                  <w:noProof/>
                  <w:kern w:val="0"/>
                  <w:szCs w:val="21"/>
                  <w:lang w:val="es-ES"/>
                  <w:rPrChange w:id="812" w:author="IEC960923" w:date="2013-05-08T11:39:00Z"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rPrChange>
                </w:rPr>
                <w:t xml:space="preserve">Descr </w:t>
              </w:r>
              <w:r w:rsidR="00450B81" w:rsidRPr="0028247A">
                <w:rPr>
                  <w:rFonts w:ascii="Courier New" w:hAnsi="Courier New" w:cs="Courier New"/>
                  <w:strike/>
                  <w:noProof/>
                  <w:color w:val="FF0000"/>
                  <w:kern w:val="0"/>
                  <w:sz w:val="20"/>
                  <w:szCs w:val="20"/>
                  <w:lang w:val="es-ES"/>
                  <w:rPrChange w:id="813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like ’AT</w:t>
              </w:r>
              <w:r w:rsidR="00450B81" w:rsidRPr="0028247A">
                <w:rPr>
                  <w:rFonts w:ascii="Courier New" w:eastAsia="SimSun" w:hAnsi="Courier New" w:cs="Courier New"/>
                  <w:strike/>
                  <w:noProof/>
                  <w:color w:val="FF0000"/>
                  <w:kern w:val="0"/>
                  <w:sz w:val="20"/>
                  <w:szCs w:val="20"/>
                  <w:lang w:val="es-ES"/>
                  <w:rPrChange w:id="814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%[5,7]</w:t>
              </w:r>
              <w:r w:rsidR="00450B81" w:rsidRPr="0028247A">
                <w:rPr>
                  <w:rFonts w:ascii="Courier New" w:hAnsi="Courier New" w:cs="Courier New"/>
                  <w:strike/>
                  <w:noProof/>
                  <w:color w:val="FF0000"/>
                  <w:kern w:val="0"/>
                  <w:sz w:val="20"/>
                  <w:szCs w:val="20"/>
                  <w:lang w:val="es-ES"/>
                  <w:rPrChange w:id="815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’</w:t>
              </w:r>
            </w:ins>
            <w:del w:id="816" w:author="Gao, Guan-Wei (高貫偉 ITC)" w:date="2012-04-09T09:50:00Z">
              <w:r w:rsidR="000B2366" w:rsidRPr="0028247A">
                <w:rPr>
                  <w:rFonts w:ascii="Courier New" w:eastAsia="SimSun" w:hAnsi="Courier New" w:cs="Courier New"/>
                  <w:strike/>
                  <w:noProof/>
                  <w:color w:val="FF0000"/>
                  <w:kern w:val="0"/>
                  <w:sz w:val="22"/>
                  <w:lang w:val="es-ES"/>
                  <w:rPrChange w:id="817" w:author="IEC960923" w:date="2013-05-08T11:39:00Z">
                    <w:rPr>
                      <w:rFonts w:ascii="Courier New" w:eastAsia="SimSun" w:hAnsi="Courier New" w:cs="Courier New"/>
                      <w:strike/>
                      <w:noProof/>
                      <w:color w:val="FF0000"/>
                      <w:kern w:val="0"/>
                      <w:sz w:val="22"/>
                      <w:lang w:val="es-ES"/>
                    </w:rPr>
                  </w:rPrChange>
                </w:rPr>
                <w:delText>Descr=</w:delText>
              </w:r>
              <w:r w:rsidR="000B2366" w:rsidRPr="0028247A">
                <w:rPr>
                  <w:rFonts w:eastAsia="SimSun"/>
                  <w:strike/>
                  <w:color w:val="FF0000"/>
                  <w:sz w:val="22"/>
                  <w:lang w:val="es-ES"/>
                  <w:rPrChange w:id="818" w:author="IEC960923" w:date="2013-05-08T11:39:00Z">
                    <w:rPr>
                      <w:rFonts w:eastAsia="SimSun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 xml:space="preserve"> ATSN1</w:delText>
              </w:r>
              <w:r w:rsidR="000B2366" w:rsidRPr="0028247A">
                <w:rPr>
                  <w:rFonts w:eastAsia="SimSun" w:hint="eastAsia"/>
                  <w:strike/>
                  <w:color w:val="FF0000"/>
                  <w:sz w:val="22"/>
                  <w:lang w:val="es-ES"/>
                  <w:rPrChange w:id="819" w:author="IEC960923" w:date="2013-05-08T11:39:00Z">
                    <w:rPr>
                      <w:rFonts w:eastAsia="SimSun" w:hint="eastAsia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，</w:delText>
              </w:r>
              <w:r w:rsidR="000B2366" w:rsidRPr="0028247A">
                <w:rPr>
                  <w:rFonts w:eastAsia="SimSun"/>
                  <w:strike/>
                  <w:color w:val="FF0000"/>
                  <w:sz w:val="22"/>
                  <w:lang w:val="es-ES"/>
                  <w:rPrChange w:id="820" w:author="IEC960923" w:date="2013-05-08T11:39:00Z">
                    <w:rPr>
                      <w:rFonts w:eastAsia="SimSun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ATSN2</w:delText>
              </w:r>
              <w:r w:rsidR="000B2366" w:rsidRPr="0028247A">
                <w:rPr>
                  <w:rFonts w:eastAsia="SimSun" w:hint="eastAsia"/>
                  <w:strike/>
                  <w:color w:val="FF0000"/>
                  <w:sz w:val="22"/>
                  <w:lang w:val="es-ES"/>
                  <w:rPrChange w:id="821" w:author="IEC960923" w:date="2013-05-08T11:39:00Z">
                    <w:rPr>
                      <w:rFonts w:eastAsia="SimSun" w:hint="eastAsia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，</w:delText>
              </w:r>
              <w:r w:rsidR="000B2366" w:rsidRPr="0028247A">
                <w:rPr>
                  <w:rFonts w:eastAsia="SimSun"/>
                  <w:strike/>
                  <w:color w:val="FF0000"/>
                  <w:sz w:val="22"/>
                  <w:lang w:val="es-ES"/>
                  <w:rPrChange w:id="822" w:author="IEC960923" w:date="2013-05-08T11:39:00Z">
                    <w:rPr>
                      <w:rFonts w:eastAsia="SimSun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ATSN3</w:delText>
              </w:r>
              <w:r w:rsidR="000B2366" w:rsidRPr="0028247A">
                <w:rPr>
                  <w:rFonts w:eastAsia="SimSun" w:hint="eastAsia"/>
                  <w:strike/>
                  <w:color w:val="FF0000"/>
                  <w:sz w:val="22"/>
                  <w:lang w:val="es-ES"/>
                  <w:rPrChange w:id="823" w:author="IEC960923" w:date="2013-05-08T11:39:00Z">
                    <w:rPr>
                      <w:rFonts w:eastAsia="SimSun" w:hint="eastAsia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，</w:delText>
              </w:r>
              <w:r w:rsidR="000B2366" w:rsidRPr="0028247A">
                <w:rPr>
                  <w:rFonts w:eastAsia="SimSun"/>
                  <w:strike/>
                  <w:color w:val="FF0000"/>
                  <w:sz w:val="22"/>
                  <w:lang w:val="es-ES"/>
                  <w:rPrChange w:id="824" w:author="IEC960923" w:date="2013-05-08T11:39:00Z">
                    <w:rPr>
                      <w:rFonts w:eastAsia="SimSun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ATSN3</w:delText>
              </w:r>
              <w:r w:rsidR="000B2366" w:rsidRPr="0028247A">
                <w:rPr>
                  <w:rFonts w:eastAsia="SimSun" w:hint="eastAsia"/>
                  <w:strike/>
                  <w:color w:val="FF0000"/>
                  <w:sz w:val="22"/>
                  <w:lang w:val="es-ES"/>
                  <w:rPrChange w:id="825" w:author="IEC960923" w:date="2013-05-08T11:39:00Z">
                    <w:rPr>
                      <w:rFonts w:eastAsia="SimSun" w:hint="eastAsia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，</w:delText>
              </w:r>
              <w:r w:rsidR="000B2366" w:rsidRPr="0028247A">
                <w:rPr>
                  <w:rFonts w:eastAsia="SimSun"/>
                  <w:strike/>
                  <w:color w:val="FF0000"/>
                  <w:sz w:val="22"/>
                  <w:lang w:val="es-ES"/>
                  <w:rPrChange w:id="826" w:author="IEC960923" w:date="2013-05-08T11:39:00Z">
                    <w:rPr>
                      <w:rFonts w:eastAsia="SimSun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ATSN5</w:delText>
              </w:r>
              <w:r w:rsidR="000B2366" w:rsidRPr="0028247A">
                <w:rPr>
                  <w:rFonts w:eastAsia="SimSun" w:hint="eastAsia"/>
                  <w:strike/>
                  <w:color w:val="FF0000"/>
                  <w:sz w:val="22"/>
                  <w:lang w:val="es-ES"/>
                  <w:rPrChange w:id="827" w:author="IEC960923" w:date="2013-05-08T11:39:00Z">
                    <w:rPr>
                      <w:rFonts w:eastAsia="SimSun" w:hint="eastAsia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，</w:delText>
              </w:r>
              <w:r w:rsidR="000B2366" w:rsidRPr="0028247A">
                <w:rPr>
                  <w:rFonts w:eastAsia="SimSun"/>
                  <w:strike/>
                  <w:color w:val="FF0000"/>
                  <w:sz w:val="22"/>
                  <w:lang w:val="es-ES"/>
                  <w:rPrChange w:id="828" w:author="IEC960923" w:date="2013-05-08T11:39:00Z">
                    <w:rPr>
                      <w:rFonts w:eastAsia="SimSun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ATSN7</w:delText>
              </w:r>
            </w:del>
            <w:r w:rsidR="000B2366" w:rsidRPr="0028247A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2"/>
                <w:lang w:val="es-ES"/>
                <w:rPrChange w:id="829" w:author="IEC960923" w:date="2013-05-08T11:39:00Z">
                  <w:rPr>
                    <w:rFonts w:ascii="Courier New" w:eastAsia="SimSun" w:hAnsi="Courier New" w:cs="Courier New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)</w:t>
            </w:r>
            <w:r w:rsidR="000B2366"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830" w:author="IEC960923" w:date="2013-05-08T11:39:00Z">
                  <w:rPr>
                    <w:rFonts w:ascii="Courier New" w:eastAsia="SimSun" w:hAnsi="Courier New" w:cs="Courier New" w:hint="eastAsia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判断不存在（</w:t>
            </w:r>
            <w:del w:id="831" w:author="Gao, Guan-Wei (高貫偉 ITC)" w:date="2012-04-09T09:51:00Z">
              <w:r w:rsidR="000B2366" w:rsidRPr="0028247A">
                <w:rPr>
                  <w:rFonts w:eastAsia="SimSun"/>
                  <w:strike/>
                  <w:color w:val="FF0000"/>
                  <w:sz w:val="22"/>
                  <w:lang w:val="es-ES"/>
                  <w:rPrChange w:id="832" w:author="IEC960923" w:date="2013-05-08T11:39:00Z">
                    <w:rPr>
                      <w:rFonts w:eastAsia="SimSun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ATSN1</w:delText>
              </w:r>
              <w:r w:rsidR="000B2366" w:rsidRPr="0028247A">
                <w:rPr>
                  <w:rFonts w:eastAsia="SimSun" w:hint="eastAsia"/>
                  <w:strike/>
                  <w:color w:val="FF0000"/>
                  <w:sz w:val="22"/>
                  <w:lang w:val="es-ES"/>
                  <w:rPrChange w:id="833" w:author="IEC960923" w:date="2013-05-08T11:39:00Z">
                    <w:rPr>
                      <w:rFonts w:eastAsia="SimSun" w:hint="eastAsia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，</w:delText>
              </w:r>
              <w:r w:rsidR="000B2366" w:rsidRPr="0028247A">
                <w:rPr>
                  <w:rFonts w:eastAsia="SimSun"/>
                  <w:strike/>
                  <w:color w:val="FF0000"/>
                  <w:sz w:val="22"/>
                  <w:lang w:val="es-ES"/>
                  <w:rPrChange w:id="834" w:author="IEC960923" w:date="2013-05-08T11:39:00Z">
                    <w:rPr>
                      <w:rFonts w:eastAsia="SimSun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ATSN2</w:delText>
              </w:r>
              <w:r w:rsidR="000B2366" w:rsidRPr="0028247A">
                <w:rPr>
                  <w:rFonts w:eastAsia="SimSun" w:hint="eastAsia"/>
                  <w:strike/>
                  <w:color w:val="FF0000"/>
                  <w:sz w:val="22"/>
                  <w:lang w:val="es-ES"/>
                  <w:rPrChange w:id="835" w:author="IEC960923" w:date="2013-05-08T11:39:00Z">
                    <w:rPr>
                      <w:rFonts w:eastAsia="SimSun" w:hint="eastAsia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，</w:delText>
              </w:r>
              <w:r w:rsidR="000B2366" w:rsidRPr="0028247A">
                <w:rPr>
                  <w:rFonts w:eastAsia="SimSun"/>
                  <w:strike/>
                  <w:color w:val="FF0000"/>
                  <w:sz w:val="22"/>
                  <w:lang w:val="es-ES"/>
                  <w:rPrChange w:id="836" w:author="IEC960923" w:date="2013-05-08T11:39:00Z">
                    <w:rPr>
                      <w:rFonts w:eastAsia="SimSun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ATSN3</w:delText>
              </w:r>
              <w:r w:rsidR="000B2366" w:rsidRPr="0028247A">
                <w:rPr>
                  <w:rFonts w:eastAsia="SimSun" w:hint="eastAsia"/>
                  <w:strike/>
                  <w:color w:val="FF0000"/>
                  <w:sz w:val="22"/>
                  <w:lang w:val="es-ES"/>
                  <w:rPrChange w:id="837" w:author="IEC960923" w:date="2013-05-08T11:39:00Z">
                    <w:rPr>
                      <w:rFonts w:eastAsia="SimSun" w:hint="eastAsia"/>
                      <w:strike/>
                      <w:color w:val="FF0000"/>
                      <w:sz w:val="22"/>
                      <w:lang w:val="es-ES"/>
                    </w:rPr>
                  </w:rPrChange>
                </w:rPr>
                <w:delText>，</w:delText>
              </w:r>
            </w:del>
            <w:r w:rsidR="000B2366" w:rsidRPr="0028247A">
              <w:rPr>
                <w:rFonts w:eastAsia="SimSun"/>
                <w:strike/>
                <w:color w:val="FF0000"/>
                <w:sz w:val="22"/>
                <w:lang w:val="es-ES"/>
                <w:rPrChange w:id="838" w:author="IEC960923" w:date="2013-05-08T11:39:00Z">
                  <w:rPr>
                    <w:rFonts w:eastAsia="SimSun"/>
                    <w:strike/>
                    <w:color w:val="FF0000"/>
                    <w:sz w:val="22"/>
                    <w:lang w:val="es-ES"/>
                  </w:rPr>
                </w:rPrChange>
              </w:rPr>
              <w:t>ATSN5</w:t>
            </w:r>
            <w:r w:rsidR="000B2366" w:rsidRPr="0028247A">
              <w:rPr>
                <w:rFonts w:eastAsia="SimSun" w:hint="eastAsia"/>
                <w:strike/>
                <w:color w:val="FF0000"/>
                <w:sz w:val="22"/>
                <w:lang w:val="es-ES"/>
                <w:rPrChange w:id="839" w:author="IEC960923" w:date="2013-05-08T11:39:00Z">
                  <w:rPr>
                    <w:rFonts w:eastAsia="SimSun" w:hint="eastAsia"/>
                    <w:strike/>
                    <w:color w:val="FF0000"/>
                    <w:sz w:val="22"/>
                    <w:lang w:val="es-ES"/>
                  </w:rPr>
                </w:rPrChange>
              </w:rPr>
              <w:t>，</w:t>
            </w:r>
            <w:r w:rsidR="000B2366" w:rsidRPr="0028247A">
              <w:rPr>
                <w:rFonts w:eastAsia="SimSun"/>
                <w:strike/>
                <w:color w:val="FF0000"/>
                <w:sz w:val="22"/>
                <w:lang w:val="es-ES"/>
                <w:rPrChange w:id="840" w:author="IEC960923" w:date="2013-05-08T11:39:00Z">
                  <w:rPr>
                    <w:rFonts w:eastAsia="SimSun"/>
                    <w:strike/>
                    <w:color w:val="FF0000"/>
                    <w:sz w:val="22"/>
                    <w:lang w:val="es-ES"/>
                  </w:rPr>
                </w:rPrChange>
              </w:rPr>
              <w:t>ATSN7</w:t>
            </w:r>
            <w:r w:rsidR="000B2366" w:rsidRPr="0028247A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2"/>
                <w:lang w:val="es-ES"/>
                <w:rPrChange w:id="841" w:author="IEC960923" w:date="2013-05-08T11:39:00Z">
                  <w:rPr>
                    <w:rFonts w:ascii="Courier New" w:eastAsia="SimSun" w:hAnsi="Courier New" w:cs="Courier New" w:hint="eastAsia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）</w:t>
            </w:r>
            <w:r w:rsidR="00450B81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  <w:rPrChange w:id="842" w:author="IEC960923" w:date="2013-05-08T11:39:00Z">
                  <w:rPr>
                    <w:rFonts w:ascii="Courier New" w:eastAsia="SimSun" w:hAnsi="Courier New" w:cs="Courier New" w:hint="eastAsia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，则提示</w:t>
            </w:r>
            <w:r w:rsidR="00450B81" w:rsidRPr="0028247A"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  <w:rPrChange w:id="843" w:author="IEC960923" w:date="2013-05-08T11:39:00Z">
                  <w:rPr>
                    <w:rFonts w:ascii="Courier New" w:eastAsia="SimSun" w:hAnsi="Courier New" w:cs="Courier New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“</w:t>
            </w:r>
            <w:r w:rsidR="00450B81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  <w:rPrChange w:id="844" w:author="IEC960923" w:date="2013-05-08T11:39:00Z">
                  <w:rPr>
                    <w:rFonts w:ascii="Courier New" w:eastAsia="SimSun" w:hAnsi="Courier New" w:cs="Courier New" w:hint="eastAsia"/>
                    <w:strike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这个</w:t>
            </w:r>
            <w:r w:rsidRPr="0028247A"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  <w:rPrChange w:id="845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Product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  <w:rPrChange w:id="846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需要资产标签号，请去</w:t>
            </w:r>
            <w:del w:id="847" w:author="Gao, Guan-Wei (高貫偉 ITC)" w:date="2012-04-13T15:37:00Z">
              <w:r w:rsidRPr="0028247A" w:rsidDel="007D7D2A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2"/>
                  <w:lang w:val="es-ES"/>
                  <w:rPrChange w:id="848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2"/>
                      <w:lang w:val="es-ES"/>
                    </w:rPr>
                  </w:rPrChange>
                </w:rPr>
                <w:delText>Combine AST</w:delText>
              </w:r>
            </w:del>
            <w:ins w:id="849" w:author="Gao, Guan-Wei (高貫偉 ITC)" w:date="2012-04-13T15:37:00Z">
              <w:r w:rsidR="007D7D2A"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  <w:rPrChange w:id="850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2"/>
                      <w:lang w:val="es-ES"/>
                    </w:rPr>
                  </w:rPrChange>
                </w:rPr>
                <w:t>Online Generate AST</w:t>
              </w:r>
            </w:ins>
            <w:r w:rsidRPr="0028247A">
              <w:rPr>
                <w:rFonts w:ascii="Courier New" w:eastAsia="SimSun" w:hAnsi="Courier New" w:cs="Courier New" w:hint="cs"/>
                <w:noProof/>
                <w:color w:val="FF0000"/>
                <w:kern w:val="0"/>
                <w:sz w:val="22"/>
                <w:lang w:val="es-ES"/>
                <w:rPrChange w:id="851" w:author="IEC960923" w:date="2013-05-08T11:39:00Z">
                  <w:rPr>
                    <w:rFonts w:ascii="Courier New" w:eastAsia="SimSun" w:hAnsi="Courier New" w:cs="Courier New" w:hint="cs"/>
                    <w:noProof/>
                    <w:color w:val="FF0000"/>
                    <w:kern w:val="0"/>
                    <w:sz w:val="22"/>
                    <w:lang w:val="es-ES"/>
                  </w:rPr>
                </w:rPrChange>
              </w:rPr>
              <w:t>”</w:t>
            </w:r>
          </w:p>
          <w:p w:rsidR="00BA4E9B" w:rsidRPr="0028247A" w:rsidRDefault="00697B3D">
            <w:pPr>
              <w:spacing w:before="240"/>
              <w:jc w:val="left"/>
              <w:rPr>
                <w:ins w:id="852" w:author="Gao, Guan-Wei (高貫偉 ITC)" w:date="2012-04-09T09:51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lang w:val="es-ES"/>
                <w:rPrChange w:id="853" w:author="IEC960923" w:date="2013-05-08T11:39:00Z">
                  <w:rPr>
                    <w:ins w:id="854" w:author="Gao, Guan-Wei (高貫偉 ITC)" w:date="2012-04-09T09:51:00Z"/>
                    <w:rFonts w:ascii="Courier New" w:eastAsia="SimSun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pPrChange w:id="855" w:author="Gao, Guan-Wei (高貫偉 ITC)" w:date="2012-04-09T09:51:00Z">
                <w:pPr>
                  <w:pStyle w:val="ab"/>
                  <w:numPr>
                    <w:numId w:val="26"/>
                  </w:numPr>
                  <w:spacing w:before="240"/>
                  <w:ind w:left="720" w:firstLineChars="0" w:hanging="360"/>
                  <w:jc w:val="left"/>
                </w:pPr>
              </w:pPrChange>
            </w:pPr>
            <w:ins w:id="856" w:author="Gao, Guan-Wei (高貫偉 ITC)" w:date="2012-04-09T09:51:00Z"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857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//</w:t>
              </w:r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858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修改结束</w:t>
              </w:r>
            </w:ins>
          </w:p>
          <w:p w:rsidR="00BA4E9B" w:rsidRPr="0028247A" w:rsidRDefault="00BA4E9B">
            <w:pPr>
              <w:spacing w:before="240"/>
              <w:jc w:val="left"/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lang w:val="es-ES"/>
                <w:rPrChange w:id="859" w:author="IEC960923" w:date="2013-05-08T11:39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pPrChange w:id="860" w:author="Gao, Guan-Wei (高貫偉 ITC)" w:date="2012-04-09T09:51:00Z">
                <w:pPr>
                  <w:pStyle w:val="ab"/>
                  <w:numPr>
                    <w:numId w:val="26"/>
                  </w:numPr>
                  <w:spacing w:before="240"/>
                  <w:ind w:left="720" w:firstLineChars="0" w:hanging="360"/>
                  <w:jc w:val="left"/>
                </w:pPr>
              </w:pPrChange>
            </w:pPr>
          </w:p>
          <w:p w:rsidR="001C5ED7" w:rsidRPr="0028247A" w:rsidRDefault="00734E45" w:rsidP="00152F9A">
            <w:pPr>
              <w:pStyle w:val="ab"/>
              <w:numPr>
                <w:ilvl w:val="0"/>
                <w:numId w:val="26"/>
              </w:numPr>
              <w:ind w:firstLineChars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  <w:rPrChange w:id="861" w:author="IEC960923" w:date="2013-05-08T11:39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</w:pP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  <w:rPrChange w:id="862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如果需要打印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  <w:rPrChange w:id="863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ICASA Label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  <w:rPrChange w:id="864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，如果未打印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  <w:rPrChange w:id="865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,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  <w:rPrChange w:id="866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则提示</w:t>
            </w:r>
            <w:r w:rsidRPr="0028247A"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lang w:val="es-ES"/>
                <w:rPrChange w:id="867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”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  <w:rPrChange w:id="868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请先去打印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  <w:rPrChange w:id="869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ICASA Label</w:t>
            </w:r>
            <w:r w:rsidRPr="0028247A"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lang w:val="es-ES"/>
                <w:rPrChange w:id="870" w:author="IEC960923" w:date="2013-05-08T11:39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0"/>
                    <w:szCs w:val="20"/>
                    <w:lang w:val="es-ES"/>
                  </w:rPr>
                </w:rPrChange>
              </w:rPr>
              <w:t>”</w:t>
            </w:r>
          </w:p>
          <w:p w:rsidR="00134768" w:rsidRPr="0028247A" w:rsidRDefault="00734E45" w:rsidP="00734E45">
            <w:pPr>
              <w:pStyle w:val="ab"/>
              <w:ind w:left="720" w:firstLineChars="0" w:firstLine="0"/>
              <w:jc w:val="left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871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</w:pP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72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IF </w:t>
            </w:r>
            <w:r w:rsidR="00646466" w:rsidRPr="0028247A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rPrChange w:id="873" w:author="IEC960923" w:date="2013-05-08T11:39:00Z">
                  <w:rPr>
                    <w:rFonts w:ascii="Courier New" w:hAnsi="Courier New" w:cs="Courier New"/>
                    <w:noProof/>
                    <w:color w:val="808080"/>
                    <w:kern w:val="0"/>
                    <w:sz w:val="20"/>
                    <w:szCs w:val="20"/>
                  </w:rPr>
                </w:rPrChange>
              </w:rPr>
              <w:t>exists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74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（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75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Select 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876" w:author="IEC960923" w:date="2013-05-08T11:39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Component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77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as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878" w:author="IEC960923" w:date="2013-05-08T11:39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from ModelBOM (nolock) where Material=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79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Model#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880" w:author="IEC960923" w:date="2013-05-08T11:39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and Component 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81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=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882" w:author="IEC960923" w:date="2013-05-08T11:39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'6060BICASA01'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83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）</w:t>
            </w:r>
          </w:p>
          <w:p w:rsidR="00646466" w:rsidRPr="0028247A" w:rsidRDefault="00646466" w:rsidP="00734E45">
            <w:pPr>
              <w:pStyle w:val="ab"/>
              <w:ind w:left="720" w:firstLineChars="0" w:firstLine="0"/>
              <w:jc w:val="left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884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</w:pP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85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Begin</w:t>
            </w:r>
          </w:p>
          <w:p w:rsidR="00646466" w:rsidRPr="0028247A" w:rsidRDefault="00646466" w:rsidP="00734E45">
            <w:pPr>
              <w:pStyle w:val="ab"/>
              <w:ind w:left="720" w:firstLineChars="0" w:firstLine="0"/>
              <w:jc w:val="left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886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</w:pP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87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IF not </w:t>
            </w:r>
            <w:r w:rsidRPr="0028247A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888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exists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89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（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90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select </w:t>
            </w:r>
            <w:r w:rsidR="004B1237"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91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ID</w:t>
            </w:r>
            <w:r w:rsidR="00094729"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92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from PrintLog where Name=</w:t>
            </w:r>
            <w:r w:rsidR="00094729" w:rsidRPr="0028247A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893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‘ICASA label’</w:t>
            </w:r>
            <w:r w:rsidR="00094729"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94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 and Descr=Product</w:t>
            </w:r>
            <w:r w:rsidR="004B1237"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95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ID</w:t>
            </w:r>
            <w:r w:rsidR="00094729"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96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# 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97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）</w:t>
            </w:r>
          </w:p>
          <w:p w:rsidR="00734E45" w:rsidRPr="0028247A" w:rsidRDefault="00734E45" w:rsidP="00734E45">
            <w:pPr>
              <w:pStyle w:val="ab"/>
              <w:ind w:left="720" w:firstLineChars="0" w:firstLine="0"/>
              <w:jc w:val="left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898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</w:pP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899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则提示</w:t>
            </w:r>
            <w:r w:rsidRPr="0028247A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900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”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901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请先去打印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902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ICASA Label</w:t>
            </w:r>
            <w:r w:rsidRPr="0028247A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903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”</w:t>
            </w:r>
          </w:p>
          <w:p w:rsidR="00646466" w:rsidRPr="0028247A" w:rsidRDefault="00646466" w:rsidP="00734E45">
            <w:pPr>
              <w:pStyle w:val="ab"/>
              <w:ind w:left="720" w:firstLineChars="0" w:firstLine="0"/>
              <w:jc w:val="left"/>
              <w:rPr>
                <w:ins w:id="904" w:author="Gao, Guan-Wei (高貫偉 ITC)" w:date="2012-04-10T14:47:00Z"/>
                <w:rFonts w:ascii="Courier New" w:eastAsia="SimSun" w:hAnsi="Courier New" w:cs="Courier New"/>
                <w:noProof/>
                <w:kern w:val="0"/>
                <w:sz w:val="20"/>
                <w:szCs w:val="20"/>
                <w:lang w:val="es-ES"/>
                <w:rPrChange w:id="905" w:author="IEC960923" w:date="2013-05-08T11:39:00Z">
                  <w:rPr>
                    <w:ins w:id="906" w:author="Gao, Guan-Wei (高貫偉 ITC)" w:date="2012-04-10T14:47:00Z"/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  <w:lang w:val="es-ES"/>
                  </w:rPr>
                </w:rPrChange>
              </w:rPr>
            </w:pPr>
            <w:r w:rsidRPr="0028247A">
              <w:rPr>
                <w:rFonts w:ascii="Courier New" w:eastAsia="SimSun" w:hAnsi="Courier New" w:cs="Courier New" w:hint="eastAsia"/>
                <w:noProof/>
                <w:kern w:val="0"/>
                <w:sz w:val="20"/>
                <w:szCs w:val="20"/>
                <w:lang w:val="es-ES"/>
                <w:rPrChange w:id="907" w:author="IEC960923" w:date="2013-05-08T11:39:00Z">
                  <w:rPr>
                    <w:rFonts w:ascii="Courier New" w:eastAsia="SimSun" w:hAnsi="Courier New" w:cs="Courier New" w:hint="eastAsia"/>
                    <w:noProof/>
                    <w:kern w:val="0"/>
                    <w:sz w:val="20"/>
                    <w:szCs w:val="20"/>
                    <w:lang w:val="es-ES"/>
                  </w:rPr>
                </w:rPrChange>
              </w:rPr>
              <w:t>END</w:t>
            </w:r>
          </w:p>
          <w:p w:rsidR="00CB4CD2" w:rsidRPr="0028247A" w:rsidRDefault="00CB4CD2" w:rsidP="00734E45">
            <w:pPr>
              <w:pStyle w:val="ab"/>
              <w:ind w:left="720" w:firstLineChars="0" w:firstLine="0"/>
              <w:jc w:val="left"/>
              <w:rPr>
                <w:ins w:id="908" w:author="Gao, Guan-Wei (高貫偉 ITC)" w:date="2012-04-10T14:47:00Z"/>
                <w:rFonts w:ascii="Courier New" w:eastAsia="SimSun" w:hAnsi="Courier New" w:cs="Courier New"/>
                <w:noProof/>
                <w:kern w:val="0"/>
                <w:sz w:val="20"/>
                <w:szCs w:val="20"/>
                <w:lang w:val="es-ES"/>
                <w:rPrChange w:id="909" w:author="IEC960923" w:date="2013-05-08T11:39:00Z">
                  <w:rPr>
                    <w:ins w:id="910" w:author="Gao, Guan-Wei (高貫偉 ITC)" w:date="2012-04-10T14:47:00Z"/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  <w:lang w:val="es-ES"/>
                  </w:rPr>
                </w:rPrChange>
              </w:rPr>
            </w:pPr>
          </w:p>
          <w:p w:rsidR="00BA4E9B" w:rsidRPr="0028247A" w:rsidRDefault="00450B81">
            <w:pPr>
              <w:jc w:val="left"/>
              <w:rPr>
                <w:ins w:id="911" w:author="Gao, Guan-Wei (高貫偉 ITC)" w:date="2012-04-10T14:47:00Z"/>
                <w:rFonts w:ascii="Courier New" w:eastAsia="SimSun" w:hAnsi="Courier New" w:cs="Courier New"/>
                <w:b/>
                <w:noProof/>
                <w:kern w:val="0"/>
                <w:sz w:val="20"/>
                <w:szCs w:val="20"/>
                <w:lang w:val="es-ES"/>
                <w:rPrChange w:id="912" w:author="IEC960923" w:date="2013-05-08T11:39:00Z">
                  <w:rPr>
                    <w:ins w:id="913" w:author="Gao, Guan-Wei (高貫偉 ITC)" w:date="2012-04-10T14:47:00Z"/>
                    <w:noProof/>
                    <w:kern w:val="0"/>
                    <w:lang w:val="es-ES"/>
                  </w:rPr>
                </w:rPrChange>
              </w:rPr>
              <w:pPrChange w:id="914" w:author="Gao, Guan-Wei (高貫偉 ITC)" w:date="2012-04-10T14:55:00Z">
                <w:pPr>
                  <w:pStyle w:val="ab"/>
                  <w:ind w:left="720" w:firstLineChars="0" w:firstLine="0"/>
                  <w:jc w:val="left"/>
                </w:pPr>
              </w:pPrChange>
            </w:pPr>
            <w:ins w:id="915" w:author="Gao, Guan-Wei (高貫偉 ITC)" w:date="2012-04-10T14:47:00Z">
              <w:r w:rsidRPr="0028247A">
                <w:rPr>
                  <w:rFonts w:ascii="Courier New" w:eastAsia="SimSun" w:hAnsi="Courier New" w:cs="Courier New"/>
                  <w:b/>
                  <w:noProof/>
                  <w:kern w:val="0"/>
                  <w:sz w:val="20"/>
                  <w:szCs w:val="20"/>
                  <w:lang w:val="es-ES"/>
                  <w:rPrChange w:id="916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2012-4-10</w:t>
              </w:r>
              <w:r w:rsidRPr="0028247A">
                <w:rPr>
                  <w:rFonts w:ascii="Courier New" w:eastAsia="SimSun" w:hAnsi="Courier New" w:cs="Courier New" w:hint="eastAsia"/>
                  <w:b/>
                  <w:noProof/>
                  <w:kern w:val="0"/>
                  <w:sz w:val="20"/>
                  <w:szCs w:val="20"/>
                  <w:lang w:val="es-ES"/>
                  <w:rPrChange w:id="917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修改</w:t>
              </w:r>
            </w:ins>
          </w:p>
          <w:p w:rsidR="00BA4E9B" w:rsidRPr="0028247A" w:rsidRDefault="00CB4CD2">
            <w:pPr>
              <w:pStyle w:val="ab"/>
              <w:numPr>
                <w:ilvl w:val="0"/>
                <w:numId w:val="26"/>
              </w:numPr>
              <w:ind w:firstLineChars="0"/>
              <w:jc w:val="left"/>
              <w:rPr>
                <w:ins w:id="918" w:author="Gao, Guan-Wei (高貫偉 ITC)" w:date="2012-04-10T14:47:00Z"/>
                <w:rFonts w:ascii="Courier New" w:eastAsia="SimSun" w:hAnsi="Courier New" w:cs="Courier New"/>
                <w:noProof/>
                <w:kern w:val="0"/>
                <w:sz w:val="20"/>
                <w:szCs w:val="20"/>
                <w:lang w:val="es-ES"/>
                <w:rPrChange w:id="919" w:author="IEC960923" w:date="2013-05-08T11:39:00Z">
                  <w:rPr>
                    <w:ins w:id="920" w:author="Gao, Guan-Wei (高貫偉 ITC)" w:date="2012-04-10T14:47:00Z"/>
                    <w:noProof/>
                    <w:kern w:val="0"/>
                    <w:lang w:val="es-ES"/>
                  </w:rPr>
                </w:rPrChange>
              </w:rPr>
              <w:pPrChange w:id="921" w:author="Gao, Guan-Wei (高貫偉 ITC)" w:date="2012-04-10T14:47:00Z">
                <w:pPr>
                  <w:pStyle w:val="ab"/>
                  <w:ind w:left="720" w:firstLineChars="0" w:firstLine="0"/>
                  <w:jc w:val="left"/>
                </w:pPr>
              </w:pPrChange>
            </w:pPr>
            <w:ins w:id="922" w:author="Gao, Guan-Wei (高貫偉 ITC)" w:date="2012-04-10T14:48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923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如果需要打印</w:t>
              </w:r>
              <w:r w:rsidR="00450B81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2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>Anatel label</w:t>
              </w:r>
              <w:r w:rsidR="00450B8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925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，</w:t>
              </w:r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rPrChange w:id="926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且未打印</w:t>
              </w:r>
              <w:r w:rsidR="00450B8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927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，</w:t>
              </w:r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rPrChange w:id="928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则提示</w:t>
              </w:r>
              <w:r w:rsidR="00450B8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929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：“</w:t>
              </w:r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rPrChange w:id="930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请去打印</w:t>
              </w:r>
              <w:r w:rsidR="00450B81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31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>Anatel label</w:t>
              </w:r>
              <w:r w:rsidR="00450B8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932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”</w:t>
              </w:r>
            </w:ins>
          </w:p>
          <w:p w:rsidR="00BA4E9B" w:rsidRPr="0028247A" w:rsidRDefault="00450B81">
            <w:pPr>
              <w:pStyle w:val="ab"/>
              <w:ind w:left="360" w:firstLineChars="0" w:firstLine="0"/>
              <w:rPr>
                <w:ins w:id="933" w:author="Gao, Guan-Wei (高貫偉 ITC)" w:date="2012-04-10T14:53:00Z"/>
                <w:rFonts w:ascii="Courier New" w:eastAsia="SimSun" w:hAnsi="Courier New" w:cs="Courier New"/>
                <w:noProof/>
                <w:kern w:val="0"/>
                <w:sz w:val="20"/>
                <w:szCs w:val="20"/>
                <w:lang w:val="es-ES"/>
                <w:rPrChange w:id="934" w:author="IEC960923" w:date="2013-05-08T11:39:00Z">
                  <w:rPr>
                    <w:ins w:id="935" w:author="Gao, Guan-Wei (高貫偉 ITC)" w:date="2012-04-10T14:53:00Z"/>
                    <w:rFonts w:ascii="Courier New" w:eastAsia="SimSun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pPrChange w:id="936" w:author="Gao, Guan-Wei (高貫偉 ITC)" w:date="2012-04-10T14:54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937" w:author="Gao, Guan-Wei (高貫偉 ITC)" w:date="2012-04-10T14:52:00Z">
              <w:r w:rsidRPr="0028247A">
                <w:rPr>
                  <w:rFonts w:ascii="Courier New" w:eastAsia="SimSun" w:hAnsi="Courier New" w:cs="Courier New" w:hint="eastAsia"/>
                  <w:b/>
                  <w:noProof/>
                  <w:kern w:val="0"/>
                  <w:sz w:val="20"/>
                  <w:szCs w:val="20"/>
                  <w:rPrChange w:id="938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需要打印条件</w:t>
              </w:r>
              <w:r w:rsidRPr="0028247A">
                <w:rPr>
                  <w:rFonts w:ascii="Courier New" w:eastAsia="SimSun" w:hAnsi="Courier New" w:cs="Courier New" w:hint="eastAsia"/>
                  <w:b/>
                  <w:noProof/>
                  <w:kern w:val="0"/>
                  <w:sz w:val="20"/>
                  <w:szCs w:val="20"/>
                  <w:lang w:val="es-ES"/>
                  <w:rPrChange w:id="939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：</w:t>
              </w:r>
            </w:ins>
            <w:ins w:id="940" w:author="Gao, Guan-Wei (高貫偉 ITC)" w:date="2012-04-10T14:51:00Z">
              <w:r w:rsidR="00CB4CD2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rPrChange w:id="941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存在</w:t>
              </w:r>
            </w:ins>
            <w:ins w:id="942" w:author="Gao, Guan-Wei (高貫偉 ITC)" w:date="2012-04-10T14:47:00Z"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943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(Select PartNo from 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94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ModelBom a,Part where BomNodeType=’PL’ and (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45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>Descr='Anatel label'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94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) and  a.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47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 xml:space="preserve"> [Material]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94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=Model# and  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4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>[Component]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950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51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 xml:space="preserve"> [PartNo]</w:t>
              </w:r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952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)</w:t>
              </w:r>
            </w:ins>
            <w:ins w:id="953" w:author="Gao, Guan-Wei (高貫偉 ITC)" w:date="2012-04-10T14:51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954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，</w:t>
              </w:r>
              <w:r w:rsidR="00CB4CD2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rPrChange w:id="955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并且存在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lang w:val="es-ES"/>
                  <w:rPrChange w:id="956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 xml:space="preserve"> (S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lang w:val="es-ES" w:eastAsia="zh-TW"/>
                  <w:rPrChange w:id="957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>ELECT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5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 xml:space="preserve"> </w:t>
              </w:r>
              <w:r w:rsidRPr="0028247A">
                <w:rPr>
                  <w:rFonts w:asciiTheme="minorEastAsia" w:hAnsiTheme="minorEastAsia" w:cs="Courier New"/>
                  <w:noProof/>
                  <w:kern w:val="0"/>
                  <w:sz w:val="20"/>
                  <w:szCs w:val="20"/>
                  <w:lang w:val="es-ES"/>
                  <w:rPrChange w:id="959" w:author="IEC960923" w:date="2013-05-08T11:39:00Z">
                    <w:rPr>
                      <w:rFonts w:asciiTheme="minorEastAsia" w:hAnsiTheme="minorEastAsia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PartSn</w:t>
              </w:r>
            </w:ins>
            <w:ins w:id="960" w:author="Gao, Guan-Wei (高貫偉 ITC)" w:date="2012-04-10T14:54:00Z">
              <w:r w:rsidR="00906DE2" w:rsidRPr="0028247A">
                <w:rPr>
                  <w:rFonts w:asciiTheme="minorEastAsia" w:eastAsia="SimSun" w:hAnsiTheme="minorEastAsia" w:cs="Courier New" w:hint="eastAsia"/>
                  <w:noProof/>
                  <w:kern w:val="0"/>
                  <w:sz w:val="20"/>
                  <w:szCs w:val="20"/>
                  <w:lang w:val="es-ES"/>
                  <w:rPrChange w:id="961" w:author="IEC960923" w:date="2013-05-08T11:39:00Z">
                    <w:rPr>
                      <w:rFonts w:asciiTheme="minorEastAsia" w:eastAsia="SimSun" w:hAnsiTheme="minorEastAsia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 xml:space="preserve">  </w:t>
              </w:r>
            </w:ins>
            <w:ins w:id="962" w:author="Gao, Guan-Wei (高貫偉 ITC)" w:date="2012-04-10T14:51:00Z"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lang w:val="es-ES" w:eastAsia="zh-TW"/>
                  <w:rPrChange w:id="963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>FROM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6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 xml:space="preserve"> [Product_Part]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lang w:val="es-ES" w:eastAsia="zh-TW"/>
                  <w:rPrChange w:id="965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>WHERE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6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 xml:space="preserve"> </w:t>
              </w:r>
              <w:r w:rsidRPr="0028247A">
                <w:rPr>
                  <w:rFonts w:asciiTheme="minorEastAsia" w:hAnsiTheme="minorEastAsia" w:cs="Courier New"/>
                  <w:noProof/>
                  <w:kern w:val="0"/>
                  <w:sz w:val="20"/>
                  <w:szCs w:val="20"/>
                  <w:lang w:val="es-ES"/>
                  <w:rPrChange w:id="967" w:author="IEC960923" w:date="2013-05-08T11:39:00Z">
                    <w:rPr>
                      <w:rFonts w:asciiTheme="minorEastAsia" w:hAnsiTheme="minorEastAsia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PartSn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lang w:val="es-ES" w:eastAsia="zh-TW"/>
                  <w:rPrChange w:id="968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 xml:space="preserve"> LIKE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6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lang w:val="es-ES" w:eastAsia="zh-TW"/>
                  <w:rPrChange w:id="970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>'G%'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71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lang w:val="es-ES" w:eastAsia="zh-TW"/>
                  <w:rPrChange w:id="972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>and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7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 xml:space="preserve"> ProductID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lang w:val="es-ES" w:eastAsia="zh-TW"/>
                  <w:rPrChange w:id="974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  <w:lang w:eastAsia="zh-TW"/>
                    </w:rPr>
                  </w:rPrChange>
                </w:rPr>
                <w:t>=</w:t>
              </w:r>
              <w:r w:rsidRPr="0028247A">
                <w:rPr>
                  <w:rFonts w:ascii="Arial" w:eastAsia="SimSun" w:hAnsi="Arial" w:cs="Arial"/>
                  <w:color w:val="FF0000"/>
                  <w:lang w:val="es-ES"/>
                  <w:rPrChange w:id="975" w:author="IEC960923" w:date="2013-05-08T11:39:00Z">
                    <w:rPr>
                      <w:rFonts w:ascii="Arial" w:eastAsia="SimSun" w:hAnsi="Arial" w:cs="Arial"/>
                      <w:color w:val="FF0000"/>
                    </w:rPr>
                  </w:rPrChange>
                </w:rPr>
                <w:t xml:space="preserve"> ProdId#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lang w:val="es-ES"/>
                  <w:rPrChange w:id="976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)</w:t>
              </w:r>
            </w:ins>
            <w:ins w:id="977" w:author="Gao, Guan-Wei (高貫偉 ITC)" w:date="2012-04-10T14:53:00Z"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lang w:val="es-ES"/>
                  <w:rPrChange w:id="978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，</w:t>
              </w:r>
            </w:ins>
            <w:ins w:id="979" w:author="Gao, Guan-Wei (高貫偉 ITC)" w:date="2012-04-10T14:51:00Z">
              <w:r w:rsidR="00CB4CD2"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rPrChange w:id="980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才需要打印资产标签</w:t>
              </w:r>
            </w:ins>
            <w:ins w:id="981" w:author="Gao, Guan-Wei (高貫偉 ITC)" w:date="2012-04-10T14:53:00Z">
              <w:r w:rsidR="00CB4CD2"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rPrChange w:id="982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。</w:t>
              </w:r>
            </w:ins>
          </w:p>
          <w:p w:rsidR="00BA4E9B" w:rsidRPr="0028247A" w:rsidRDefault="00CB4CD2">
            <w:pPr>
              <w:pStyle w:val="ab"/>
              <w:ind w:left="720" w:firstLineChars="0" w:firstLine="0"/>
              <w:jc w:val="left"/>
              <w:rPr>
                <w:ins w:id="983" w:author="Gao, Guan-Wei (高貫偉 ITC)" w:date="2012-04-10T14:56:00Z"/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984" w:author="IEC960923" w:date="2013-05-08T11:39:00Z">
                  <w:rPr>
                    <w:ins w:id="985" w:author="Gao, Guan-Wei (高貫偉 ITC)" w:date="2012-04-10T14:56:00Z"/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pPrChange w:id="986" w:author="Gao, Guan-Wei (高貫偉 ITC)" w:date="2012-04-10T14:5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987" w:author="Gao, Guan-Wei (高貫偉 ITC)" w:date="2012-04-10T14:53:00Z">
              <w:r w:rsidRPr="0028247A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  <w:rPrChange w:id="988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 xml:space="preserve">IF not </w:t>
              </w:r>
              <w:r w:rsidRPr="0028247A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0"/>
                  <w:szCs w:val="20"/>
                  <w:rPrChange w:id="989" w:author="IEC960923" w:date="2013-05-08T11:39:00Z">
                    <w:rPr>
                      <w:rFonts w:ascii="Courier New" w:eastAsia="SimSun" w:hAnsi="Courier New" w:cs="Courier New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exists</w:t>
              </w:r>
              <w:r w:rsidRPr="0028247A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  <w:rPrChange w:id="990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（</w:t>
              </w:r>
              <w:r w:rsidRPr="0028247A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  <w:rPrChange w:id="991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select ID from PrintLog where Name=</w:t>
              </w:r>
              <w:r w:rsidRPr="0028247A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0"/>
                  <w:szCs w:val="20"/>
                  <w:rPrChange w:id="992" w:author="IEC960923" w:date="2013-05-08T11:39:00Z">
                    <w:rPr>
                      <w:rFonts w:ascii="Courier New" w:eastAsia="SimSun" w:hAnsi="Courier New" w:cs="Courier New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‘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99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rPrChange>
                </w:rPr>
                <w:t>Anatel label</w:t>
              </w:r>
              <w:r w:rsidRPr="0028247A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0"/>
                  <w:szCs w:val="20"/>
                  <w:rPrChange w:id="994" w:author="IEC960923" w:date="2013-05-08T11:39:00Z">
                    <w:rPr>
                      <w:rFonts w:ascii="Courier New" w:eastAsia="SimSun" w:hAnsi="Courier New" w:cs="Courier New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’</w:t>
              </w:r>
              <w:r w:rsidRPr="0028247A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  <w:rPrChange w:id="995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 xml:space="preserve">  and Descr=ProductID# </w:t>
              </w:r>
              <w:r w:rsidRPr="0028247A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  <w:rPrChange w:id="996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）</w:t>
              </w:r>
            </w:ins>
          </w:p>
          <w:p w:rsidR="00BA4E9B" w:rsidRPr="0028247A" w:rsidRDefault="00CB4CD2">
            <w:pPr>
              <w:pStyle w:val="ab"/>
              <w:ind w:left="720" w:firstLineChars="0" w:firstLine="0"/>
              <w:jc w:val="left"/>
              <w:rPr>
                <w:ins w:id="997" w:author="Gao, Guan-Wei (高貫偉 ITC)" w:date="2012-04-10T14:51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rPrChange w:id="998" w:author="IEC960923" w:date="2013-05-08T11:39:00Z">
                  <w:rPr>
                    <w:ins w:id="999" w:author="Gao, Guan-Wei (高貫偉 ITC)" w:date="2012-04-10T14:51:00Z"/>
                    <w:rFonts w:ascii="Courier New" w:eastAsia="SimSun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pPrChange w:id="1000" w:author="Gao, Guan-Wei (高貫偉 ITC)" w:date="2012-04-10T14:56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1001" w:author="Gao, Guan-Wei (高貫偉 ITC)" w:date="2012-04-10T14:53:00Z">
              <w:r w:rsidRPr="0028247A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  <w:rPrChange w:id="1002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则提示</w:t>
              </w:r>
              <w:r w:rsidRPr="0028247A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0"/>
                  <w:szCs w:val="20"/>
                  <w:rPrChange w:id="1003" w:author="IEC960923" w:date="2013-05-08T11:39:00Z">
                    <w:rPr>
                      <w:rFonts w:ascii="Courier New" w:eastAsia="SimSun" w:hAnsi="Courier New" w:cs="Courier New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”</w:t>
              </w:r>
              <w:r w:rsidRPr="0028247A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  <w:rPrChange w:id="1004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请先去打印</w:t>
              </w:r>
            </w:ins>
            <w:ins w:id="1005" w:author="Gao, Guan-Wei (高貫偉 ITC)" w:date="2012-04-10T14:55:00Z">
              <w:r w:rsidR="00906DE2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 w:eastAsia="zh-TW"/>
                  <w:rPrChange w:id="100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rPrChange>
                </w:rPr>
                <w:t xml:space="preserve">Anatel </w:t>
              </w:r>
            </w:ins>
            <w:ins w:id="1007" w:author="Gao, Guan-Wei (高貫偉 ITC)" w:date="2012-04-10T14:53:00Z">
              <w:r w:rsidRPr="0028247A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  <w:rPrChange w:id="1008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Label</w:t>
              </w:r>
              <w:r w:rsidRPr="0028247A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0"/>
                  <w:szCs w:val="20"/>
                  <w:rPrChange w:id="1009" w:author="IEC960923" w:date="2013-05-08T11:39:00Z">
                    <w:rPr>
                      <w:rFonts w:ascii="Courier New" w:eastAsia="SimSun" w:hAnsi="Courier New" w:cs="Courier New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”</w:t>
              </w:r>
            </w:ins>
          </w:p>
          <w:p w:rsidR="00CB4CD2" w:rsidRPr="0028247A" w:rsidRDefault="00450B81" w:rsidP="00CB4CD2">
            <w:pPr>
              <w:autoSpaceDE w:val="0"/>
              <w:autoSpaceDN w:val="0"/>
              <w:adjustRightInd w:val="0"/>
              <w:jc w:val="left"/>
              <w:rPr>
                <w:ins w:id="1010" w:author="Gao, Guan-Wei (高貫偉 ITC)" w:date="2012-04-10T14:51:00Z"/>
                <w:rFonts w:ascii="Courier New" w:eastAsia="SimSun" w:hAnsi="Courier New" w:cs="Courier New"/>
                <w:b/>
                <w:noProof/>
                <w:color w:val="FF0000"/>
                <w:kern w:val="0"/>
                <w:sz w:val="20"/>
                <w:szCs w:val="20"/>
                <w:rPrChange w:id="1011" w:author="IEC960923" w:date="2013-05-08T11:39:00Z">
                  <w:rPr>
                    <w:ins w:id="1012" w:author="Gao, Guan-Wei (高貫偉 ITC)" w:date="2012-04-10T14:51:00Z"/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</w:pPr>
            <w:ins w:id="1013" w:author="Gao, Guan-Wei (高貫偉 ITC)" w:date="2012-04-10T14:54:00Z">
              <w:r w:rsidRPr="0028247A">
                <w:rPr>
                  <w:rFonts w:ascii="Courier New" w:eastAsia="SimSun" w:hAnsi="Courier New" w:cs="Courier New"/>
                  <w:b/>
                  <w:noProof/>
                  <w:kern w:val="0"/>
                  <w:sz w:val="20"/>
                  <w:szCs w:val="20"/>
                  <w:lang w:val="es-ES"/>
                  <w:rPrChange w:id="1014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highlight w:val="yellow"/>
                      <w:lang w:val="es-ES"/>
                    </w:rPr>
                  </w:rPrChange>
                </w:rPr>
                <w:t>2012-4-10</w:t>
              </w:r>
              <w:r w:rsidRPr="0028247A">
                <w:rPr>
                  <w:rFonts w:ascii="Courier New" w:eastAsia="SimSun" w:hAnsi="Courier New" w:cs="Courier New" w:hint="eastAsia"/>
                  <w:b/>
                  <w:noProof/>
                  <w:kern w:val="0"/>
                  <w:sz w:val="20"/>
                  <w:szCs w:val="20"/>
                  <w:lang w:val="es-ES"/>
                  <w:rPrChange w:id="1015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highlight w:val="yellow"/>
                      <w:lang w:val="es-ES"/>
                    </w:rPr>
                  </w:rPrChange>
                </w:rPr>
                <w:t>修改结束</w:t>
              </w:r>
            </w:ins>
          </w:p>
          <w:p w:rsidR="00CB4CD2" w:rsidRPr="0028247A" w:rsidRDefault="00CB4CD2" w:rsidP="00CB4CD2">
            <w:pPr>
              <w:pStyle w:val="ab"/>
              <w:ind w:left="360" w:firstLineChars="0" w:firstLine="0"/>
              <w:rPr>
                <w:ins w:id="1016" w:author="Gao, Guan-Wei (高貫偉 ITC)" w:date="2012-04-10T14:47:00Z"/>
                <w:rFonts w:ascii="Courier New" w:eastAsia="SimSun" w:hAnsi="Courier New" w:cs="Courier New"/>
                <w:noProof/>
                <w:kern w:val="0"/>
                <w:sz w:val="20"/>
                <w:szCs w:val="20"/>
                <w:rPrChange w:id="1017" w:author="IEC960923" w:date="2013-05-08T11:39:00Z">
                  <w:rPr>
                    <w:ins w:id="1018" w:author="Gao, Guan-Wei (高貫偉 ITC)" w:date="2012-04-10T14:47:00Z"/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</w:p>
          <w:p w:rsidR="00BA4E9B" w:rsidRPr="0028247A" w:rsidRDefault="00BA4E9B">
            <w:pPr>
              <w:jc w:val="left"/>
              <w:rPr>
                <w:ins w:id="1019" w:author="Gao, Guan-Wei (高貫偉 ITC)" w:date="2012-04-19T12:49:00Z"/>
                <w:rFonts w:ascii="Courier New" w:eastAsia="SimSun" w:hAnsi="Courier New" w:cs="Courier New"/>
                <w:noProof/>
                <w:kern w:val="0"/>
                <w:sz w:val="20"/>
                <w:szCs w:val="20"/>
                <w:rPrChange w:id="1020" w:author="IEC960923" w:date="2013-05-08T11:39:00Z">
                  <w:rPr>
                    <w:ins w:id="1021" w:author="Gao, Guan-Wei (高貫偉 ITC)" w:date="2012-04-19T12:49:00Z"/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  <w:pPrChange w:id="1022" w:author="Gao, Guan-Wei (高貫偉 ITC)" w:date="2012-04-19T12:49:00Z">
                <w:pPr>
                  <w:pStyle w:val="ab"/>
                  <w:ind w:left="720" w:firstLineChars="0" w:firstLine="0"/>
                  <w:jc w:val="left"/>
                </w:pPr>
              </w:pPrChange>
            </w:pPr>
          </w:p>
          <w:p w:rsidR="00B02B77" w:rsidRPr="0028247A" w:rsidRDefault="00450B81" w:rsidP="00B02B77">
            <w:pPr>
              <w:jc w:val="left"/>
              <w:rPr>
                <w:ins w:id="1023" w:author="Gao, Guan-Wei (高貫偉 ITC)" w:date="2012-04-19T12:50:00Z"/>
                <w:rFonts w:ascii="Courier New" w:eastAsia="SimSun" w:hAnsi="Courier New" w:cs="Courier New"/>
                <w:b/>
                <w:noProof/>
                <w:kern w:val="0"/>
                <w:sz w:val="20"/>
                <w:szCs w:val="20"/>
                <w:lang w:val="es-ES"/>
                <w:rPrChange w:id="1024" w:author="IEC960923" w:date="2013-05-08T11:39:00Z">
                  <w:rPr>
                    <w:ins w:id="1025" w:author="Gao, Guan-Wei (高貫偉 ITC)" w:date="2012-04-19T12:50:00Z"/>
                    <w:rFonts w:ascii="Courier New" w:eastAsia="SimSun" w:hAnsi="Courier New" w:cs="Courier New"/>
                    <w:b/>
                    <w:noProof/>
                    <w:kern w:val="0"/>
                    <w:sz w:val="20"/>
                    <w:szCs w:val="20"/>
                    <w:highlight w:val="yellow"/>
                    <w:lang w:val="es-ES"/>
                  </w:rPr>
                </w:rPrChange>
              </w:rPr>
            </w:pPr>
            <w:ins w:id="1026" w:author="Gao, Guan-Wei (高貫偉 ITC)" w:date="2012-04-19T12:49:00Z">
              <w:r w:rsidRPr="0028247A">
                <w:rPr>
                  <w:rFonts w:ascii="Courier New" w:eastAsia="SimSun" w:hAnsi="Courier New" w:cs="Courier New"/>
                  <w:b/>
                  <w:noProof/>
                  <w:kern w:val="0"/>
                  <w:sz w:val="20"/>
                  <w:szCs w:val="20"/>
                  <w:lang w:val="es-ES"/>
                  <w:rPrChange w:id="1027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="00B02B77" w:rsidRPr="0028247A">
                <w:rPr>
                  <w:rFonts w:ascii="Courier New" w:eastAsia="SimSun" w:hAnsi="Courier New" w:cs="Courier New"/>
                  <w:b/>
                  <w:noProof/>
                  <w:kern w:val="0"/>
                  <w:sz w:val="20"/>
                  <w:szCs w:val="20"/>
                  <w:lang w:val="es-ES"/>
                  <w:rPrChange w:id="1028" w:author="IEC960923" w:date="2013-05-08T11:39:00Z">
                    <w:rPr>
                      <w:rFonts w:ascii="Courier New" w:eastAsia="SimSun" w:hAnsi="Courier New" w:cs="Courier New"/>
                      <w:b/>
                      <w:noProof/>
                      <w:kern w:val="0"/>
                      <w:sz w:val="20"/>
                      <w:szCs w:val="20"/>
                      <w:highlight w:val="yellow"/>
                      <w:lang w:val="es-ES"/>
                    </w:rPr>
                  </w:rPrChange>
                </w:rPr>
                <w:t>2012-4-</w:t>
              </w:r>
            </w:ins>
            <w:ins w:id="1029" w:author="Gao, Guan-Wei (高貫偉 ITC)" w:date="2012-04-20T17:02:00Z">
              <w:r w:rsidR="00263F04" w:rsidRPr="0028247A">
                <w:rPr>
                  <w:rFonts w:ascii="Courier New" w:eastAsia="SimSun" w:hAnsi="Courier New" w:cs="Courier New" w:hint="eastAsia"/>
                  <w:b/>
                  <w:noProof/>
                  <w:kern w:val="0"/>
                  <w:sz w:val="20"/>
                  <w:szCs w:val="20"/>
                  <w:lang w:val="es-ES"/>
                  <w:rPrChange w:id="1030" w:author="IEC960923" w:date="2013-05-08T11:39:00Z">
                    <w:rPr>
                      <w:rFonts w:ascii="Courier New" w:eastAsia="SimSun" w:hAnsi="Courier New" w:cs="Courier New" w:hint="eastAsia"/>
                      <w:b/>
                      <w:noProof/>
                      <w:kern w:val="0"/>
                      <w:sz w:val="20"/>
                      <w:szCs w:val="20"/>
                      <w:highlight w:val="yellow"/>
                      <w:lang w:val="es-ES"/>
                    </w:rPr>
                  </w:rPrChange>
                </w:rPr>
                <w:t>19</w:t>
              </w:r>
            </w:ins>
            <w:ins w:id="1031" w:author="Gao, Guan-Wei (高貫偉 ITC)" w:date="2012-04-19T12:49:00Z">
              <w:r w:rsidR="00B02B77" w:rsidRPr="0028247A">
                <w:rPr>
                  <w:rFonts w:ascii="Courier New" w:eastAsia="SimSun" w:hAnsi="Courier New" w:cs="Courier New" w:hint="eastAsia"/>
                  <w:b/>
                  <w:noProof/>
                  <w:kern w:val="0"/>
                  <w:sz w:val="20"/>
                  <w:szCs w:val="20"/>
                  <w:lang w:val="es-ES"/>
                  <w:rPrChange w:id="1032" w:author="IEC960923" w:date="2013-05-08T11:39:00Z">
                    <w:rPr>
                      <w:rFonts w:ascii="Courier New" w:eastAsia="SimSun" w:hAnsi="Courier New" w:cs="Courier New" w:hint="eastAsia"/>
                      <w:b/>
                      <w:noProof/>
                      <w:kern w:val="0"/>
                      <w:sz w:val="20"/>
                      <w:szCs w:val="20"/>
                      <w:highlight w:val="yellow"/>
                      <w:lang w:val="es-ES"/>
                    </w:rPr>
                  </w:rPrChange>
                </w:rPr>
                <w:t>修改</w:t>
              </w:r>
            </w:ins>
          </w:p>
          <w:p w:rsidR="00BA4E9B" w:rsidRPr="0028247A" w:rsidRDefault="00450B81">
            <w:pPr>
              <w:pStyle w:val="ab"/>
              <w:numPr>
                <w:ilvl w:val="0"/>
                <w:numId w:val="26"/>
              </w:numPr>
              <w:ind w:firstLineChars="0"/>
              <w:jc w:val="left"/>
              <w:rPr>
                <w:ins w:id="1033" w:author="Gao, Guan-Wei (高貫偉 ITC)" w:date="2012-04-19T12:53:00Z"/>
                <w:rFonts w:ascii="Courier New" w:eastAsia="SimSun" w:hAnsi="Courier New" w:cs="Courier New"/>
                <w:noProof/>
                <w:kern w:val="0"/>
                <w:sz w:val="20"/>
                <w:szCs w:val="20"/>
                <w:lang w:val="es-ES"/>
                <w:rPrChange w:id="1034" w:author="IEC960923" w:date="2013-05-08T11:39:00Z">
                  <w:rPr>
                    <w:ins w:id="1035" w:author="Gao, Guan-Wei (高貫偉 ITC)" w:date="2012-04-19T12:53:00Z"/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  <w:lang w:val="es-ES"/>
                  </w:rPr>
                </w:rPrChange>
              </w:rPr>
              <w:pPrChange w:id="1036" w:author="Gao, Guan-Wei (高貫偉 ITC)" w:date="2012-04-19T12:50:00Z">
                <w:pPr>
                  <w:jc w:val="left"/>
                </w:pPr>
              </w:pPrChange>
            </w:pPr>
            <w:ins w:id="1037" w:author="Gao, Guan-Wei (高貫偉 ITC)" w:date="2012-04-19T12:51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38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highlight w:val="yellow"/>
                      <w:lang w:val="es-ES"/>
                    </w:rPr>
                  </w:rPrChange>
                </w:rPr>
                <w:t>若</w:t>
              </w:r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39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highlight w:val="yellow"/>
                      <w:lang w:val="es-ES"/>
                    </w:rPr>
                  </w:rPrChange>
                </w:rPr>
                <w:t>ProductID</w:t>
              </w:r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40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highlight w:val="yellow"/>
                      <w:lang w:val="es-ES"/>
                    </w:rPr>
                  </w:rPrChange>
                </w:rPr>
                <w:t>为</w:t>
              </w:r>
            </w:ins>
            <w:ins w:id="1041" w:author="Gao, Guan-Wei (高貫偉 ITC)" w:date="2012-04-19T12:50:00Z"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42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highlight w:val="yellow"/>
                      <w:lang w:val="es-ES"/>
                    </w:rPr>
                  </w:rPrChange>
                </w:rPr>
                <w:t>CDSI</w:t>
              </w:r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43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highlight w:val="yellow"/>
                      <w:lang w:val="es-ES"/>
                    </w:rPr>
                  </w:rPrChange>
                </w:rPr>
                <w:t>机器</w:t>
              </w:r>
            </w:ins>
            <w:ins w:id="1044" w:author="Gao, Guan-Wei (高貫偉 ITC)" w:date="2012-10-10T14:04:00Z">
              <w:r w:rsidR="006E1894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45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，</w:t>
              </w:r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46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highlight w:val="green"/>
                      <w:lang w:val="es-ES"/>
                    </w:rPr>
                  </w:rPrChange>
                </w:rPr>
                <w:t>且需要密码</w:t>
              </w:r>
            </w:ins>
            <w:ins w:id="1047" w:author="Gao, Guan-Wei (高貫偉 ITC)" w:date="2012-10-10T14:05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48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保护</w:t>
              </w:r>
            </w:ins>
            <w:ins w:id="1049" w:author="Gao, Guan-Wei (高貫偉 ITC)" w:date="2012-10-10T14:06:00Z"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50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[</w:t>
              </w:r>
            </w:ins>
            <w:ins w:id="1051" w:author="Gao, Guan-Wei (高貫偉 ITC)" w:date="2012-10-10T14:05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52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不存在</w:t>
              </w:r>
            </w:ins>
            <w:ins w:id="1053" w:author="Gao, Guan-Wei (高貫偉 ITC)" w:date="2012-10-10T14:06:00Z"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54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(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1055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SnoDet_PoMo</w:t>
              </w:r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56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 xml:space="preserve">.SnoId=ProdID# and </w:t>
              </w:r>
            </w:ins>
            <w:ins w:id="1057" w:author="Gao, Guan-Wei (高貫偉 ITC)" w:date="2012-10-10T14:05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105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SnoDet_PoMo</w:t>
              </w:r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59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.Remark=’N’</w:t>
              </w:r>
            </w:ins>
            <w:ins w:id="1060" w:author="Gao, Guan-Wei (高貫偉 ITC)" w:date="2012-10-10T14:06:00Z"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61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)</w:t>
              </w:r>
            </w:ins>
            <w:ins w:id="1062" w:author="Gao, Guan-Wei (高貫偉 ITC)" w:date="2012-10-10T14:05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63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的数据</w:t>
              </w:r>
            </w:ins>
            <w:ins w:id="1064" w:author="Gao, Guan-Wei (高貫偉 ITC)" w:date="2012-10-10T14:06:00Z"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65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]</w:t>
              </w:r>
            </w:ins>
            <w:ins w:id="1066" w:author="Gao, Guan-Wei (高貫偉 ITC)" w:date="2012-04-19T12:50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67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highlight w:val="yellow"/>
                      <w:lang w:val="es-ES"/>
                    </w:rPr>
                  </w:rPrChange>
                </w:rPr>
                <w:t>，</w:t>
              </w:r>
            </w:ins>
            <w:ins w:id="1068" w:author="Gao, Guan-Wei (高貫偉 ITC)" w:date="2012-04-19T12:51:00Z"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69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检查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70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Product_Part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71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结合的</w:t>
              </w:r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72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AT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73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料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74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(Product_Part.BomNodeType=</w:t>
              </w:r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75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’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76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AT</w:t>
              </w:r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77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’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78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)</w:t>
              </w:r>
              <w:r w:rsidR="00F96414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79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，</w:t>
              </w:r>
            </w:ins>
            <w:ins w:id="1080" w:author="Gao, Guan-Wei (高貫偉 ITC)" w:date="2012-04-19T13:03:00Z">
              <w:r w:rsidR="00F96414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81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且</w:t>
              </w:r>
            </w:ins>
            <w:ins w:id="1082" w:author="Gao, Guan-Wei (高貫偉 ITC)" w:date="2012-04-19T12:51:00Z"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83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不存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84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lastRenderedPageBreak/>
                <w:t>在</w:t>
              </w:r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85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ATSN3</w:t>
              </w:r>
            </w:ins>
            <w:ins w:id="1086" w:author="Gao, Guan-Wei (高貫偉 ITC)" w:date="2012-04-24T08:41:00Z">
              <w:r w:rsidR="008D165B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87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和</w:t>
              </w:r>
            </w:ins>
            <w:ins w:id="1088" w:author="Gao, Guan-Wei (高貫偉 ITC)" w:date="2012-04-19T12:51:00Z"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89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ATSN5</w:t>
              </w:r>
            </w:ins>
            <w:ins w:id="1090" w:author="Gao, Guan-Wei (高貫偉 ITC)" w:date="2012-04-24T08:41:00Z">
              <w:r w:rsidR="008D165B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91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和</w:t>
              </w:r>
            </w:ins>
            <w:ins w:id="1092" w:author="Gao, Guan-Wei (高貫偉 ITC)" w:date="2012-04-19T12:51:00Z"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093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ATSN7</w:t>
              </w:r>
            </w:ins>
            <w:ins w:id="1094" w:author="Gao, Guan-Wei (高貫偉 ITC)" w:date="2012-04-24T09:04:00Z">
              <w:r w:rsidR="00AF053B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95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中的任何</w:t>
              </w:r>
            </w:ins>
            <w:ins w:id="1096" w:author="Gao, Guan-Wei (高貫偉 ITC)" w:date="2012-04-24T09:20:00Z">
              <w:r w:rsidR="00AF053B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97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记录</w:t>
              </w:r>
            </w:ins>
            <w:ins w:id="1098" w:author="Gao, Guan-Wei (高貫偉 ITC)" w:date="2012-04-19T12:52:00Z"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099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 xml:space="preserve">(Product_Part.PartType like </w:t>
              </w:r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100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‘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101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ATSN[3,5</w:t>
              </w:r>
              <w:r w:rsidRPr="0028247A">
                <w:rPr>
                  <w:rFonts w:ascii="Courier New" w:eastAsia="SimSun" w:hAnsi="Courier New" w:cs="Courier New"/>
                  <w:strike/>
                  <w:noProof/>
                  <w:kern w:val="0"/>
                  <w:sz w:val="20"/>
                  <w:szCs w:val="20"/>
                  <w:lang w:val="es-ES"/>
                  <w:rPrChange w:id="1102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,7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103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]</w:t>
              </w:r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104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’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105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)</w:t>
              </w:r>
            </w:ins>
            <w:ins w:id="1106" w:author="Gao, Guan-Wei (高貫偉 ITC)" w:date="2012-04-19T12:51:00Z"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107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，则报错：“</w:t>
              </w:r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108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Product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109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：</w:t>
              </w:r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110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XXX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111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为</w:t>
              </w:r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112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CDSI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113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机器，必须结合资产标签。请与</w:t>
              </w:r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114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 xml:space="preserve">IE 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115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联系，检查</w:t>
              </w:r>
              <w:r w:rsidR="00EC1A31"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116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BOM</w:t>
              </w:r>
              <w:r w:rsidR="00EC1A31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117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资料的完整性”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118" w:author="Gao, Guan-Wei (高貫偉 ITC)" w:date="2012-04-19T12:59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rPrChange w:id="1119" w:author="IEC960923" w:date="2013-05-08T11:39:00Z">
                  <w:rPr>
                    <w:ins w:id="1120" w:author="Gao, Guan-Wei (高貫偉 ITC)" w:date="2012-04-19T12:59:00Z"/>
                    <w:rFonts w:ascii="Courier New" w:hAnsi="Courier New" w:cs="Courier New"/>
                    <w:noProof/>
                    <w:color w:val="808080"/>
                    <w:kern w:val="0"/>
                    <w:sz w:val="20"/>
                    <w:szCs w:val="20"/>
                  </w:rPr>
                </w:rPrChange>
              </w:rPr>
            </w:pPr>
            <w:ins w:id="1121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22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declare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2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@ProdID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24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char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25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(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2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9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27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)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128" w:author="Gao, Guan-Wei (高貫偉 ITC)" w:date="2012-04-19T12:59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rPrChange w:id="1129" w:author="IEC960923" w:date="2013-05-08T11:39:00Z">
                  <w:rPr>
                    <w:ins w:id="1130" w:author="Gao, Guan-Wei (高貫偉 ITC)" w:date="2012-04-19T12:59:00Z"/>
                    <w:rFonts w:ascii="Courier New" w:hAnsi="Courier New" w:cs="Courier New"/>
                    <w:noProof/>
                    <w:color w:val="808080"/>
                    <w:kern w:val="0"/>
                    <w:sz w:val="20"/>
                    <w:szCs w:val="20"/>
                  </w:rPr>
                </w:rPrChange>
              </w:rPr>
            </w:pPr>
            <w:ins w:id="1131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32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declare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3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@PrdModel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34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char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35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(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3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12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37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)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138" w:author="Gao, Guan-Wei (高貫偉 ITC)" w:date="2012-04-19T12:59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rPrChange w:id="1139" w:author="IEC960923" w:date="2013-05-08T11:39:00Z">
                  <w:rPr>
                    <w:ins w:id="1140" w:author="Gao, Guan-Wei (高貫偉 ITC)" w:date="2012-04-19T12:59:00Z"/>
                    <w:rFonts w:ascii="Courier New" w:hAnsi="Courier New" w:cs="Courier New"/>
                    <w:noProof/>
                    <w:color w:val="808080"/>
                    <w:kern w:val="0"/>
                    <w:sz w:val="20"/>
                    <w:szCs w:val="20"/>
                  </w:rPr>
                </w:rPrChange>
              </w:rPr>
            </w:pPr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141" w:author="Gao, Guan-Wei (高貫偉 ITC)" w:date="2012-04-19T12:59:00Z"/>
                <w:rFonts w:ascii="Courier New" w:hAnsi="Courier New" w:cs="Courier New"/>
                <w:noProof/>
                <w:kern w:val="0"/>
                <w:sz w:val="20"/>
                <w:szCs w:val="20"/>
                <w:rPrChange w:id="1142" w:author="IEC960923" w:date="2013-05-08T11:39:00Z">
                  <w:rPr>
                    <w:ins w:id="1143" w:author="Gao, Guan-Wei (高貫偉 ITC)" w:date="2012-04-19T12:59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144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45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select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4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@PrdModel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47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4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Model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49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from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50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Product 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151" w:author="Gao, Guan-Wei (高貫偉 ITC)" w:date="2012-04-19T12:59:00Z"/>
                <w:rFonts w:ascii="Courier New" w:hAnsi="Courier New" w:cs="Courier New"/>
                <w:noProof/>
                <w:kern w:val="0"/>
                <w:sz w:val="20"/>
                <w:szCs w:val="20"/>
                <w:rPrChange w:id="1152" w:author="IEC960923" w:date="2013-05-08T11:39:00Z">
                  <w:rPr>
                    <w:ins w:id="1153" w:author="Gao, Guan-Wei (高貫偉 ITC)" w:date="2012-04-19T12:59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154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55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56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where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57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ProductID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58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5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@ProdID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160" w:author="Gao, Guan-Wei (高貫偉 ITC)" w:date="2012-04-19T12:59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rPrChange w:id="1161" w:author="IEC960923" w:date="2013-05-08T11:39:00Z">
                  <w:rPr>
                    <w:ins w:id="1162" w:author="Gao, Guan-Wei (高貫偉 ITC)" w:date="2012-04-19T12:59:00Z"/>
                    <w:rFonts w:ascii="Courier New" w:hAnsi="Courier New" w:cs="Courier New"/>
                    <w:noProof/>
                    <w:color w:val="808080"/>
                    <w:kern w:val="0"/>
                    <w:sz w:val="20"/>
                    <w:szCs w:val="20"/>
                  </w:rPr>
                </w:rPrChange>
              </w:rPr>
            </w:pPr>
            <w:ins w:id="1163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64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declare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65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@ATSNAV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66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varchar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67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(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6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20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69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)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170" w:author="Gao, Guan-Wei (高貫偉 ITC)" w:date="2012-04-19T12:59:00Z"/>
                <w:rFonts w:ascii="Courier New" w:hAnsi="Courier New" w:cs="Courier New"/>
                <w:noProof/>
                <w:kern w:val="0"/>
                <w:sz w:val="20"/>
                <w:szCs w:val="20"/>
                <w:rPrChange w:id="1171" w:author="IEC960923" w:date="2013-05-08T11:39:00Z">
                  <w:rPr>
                    <w:ins w:id="1172" w:author="Gao, Guan-Wei (高貫偉 ITC)" w:date="2012-04-19T12:59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173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74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select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75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@ATSNAV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76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77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Value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78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from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7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ModelInfo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180" w:author="Gao, Guan-Wei (高貫偉 ITC)" w:date="2012-04-19T12:59:00Z"/>
                <w:rFonts w:ascii="Courier New" w:hAnsi="Courier New" w:cs="Courier New"/>
                <w:noProof/>
                <w:kern w:val="0"/>
                <w:sz w:val="20"/>
                <w:szCs w:val="20"/>
                <w:rPrChange w:id="1181" w:author="IEC960923" w:date="2013-05-08T11:39:00Z">
                  <w:rPr>
                    <w:ins w:id="1182" w:author="Gao, Guan-Wei (高貫偉 ITC)" w:date="2012-04-19T12:59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183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8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185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where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8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Model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87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8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@PrdModel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189" w:author="Gao, Guan-Wei (高貫偉 ITC)" w:date="2012-04-19T12:59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rPrChange w:id="1190" w:author="IEC960923" w:date="2013-05-08T11:39:00Z">
                  <w:rPr>
                    <w:ins w:id="1191" w:author="Gao, Guan-Wei (高貫偉 ITC)" w:date="2012-04-19T12:59:00Z"/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</w:pPr>
            <w:ins w:id="1192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9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94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95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Name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196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197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198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'ATSNAV'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199" w:author="Gao, Guan-Wei (高貫偉 ITC)" w:date="2012-04-19T12:59:00Z"/>
                <w:rFonts w:ascii="Courier New" w:eastAsia="SimSun" w:hAnsi="Courier New" w:cs="Courier New"/>
                <w:noProof/>
                <w:color w:val="808080"/>
                <w:kern w:val="0"/>
                <w:sz w:val="20"/>
                <w:szCs w:val="20"/>
                <w:rPrChange w:id="1200" w:author="IEC960923" w:date="2013-05-08T11:39:00Z">
                  <w:rPr>
                    <w:ins w:id="1201" w:author="Gao, Guan-Wei (高貫偉 ITC)" w:date="2012-04-19T12:59:00Z"/>
                    <w:rFonts w:ascii="Courier New" w:hAnsi="Courier New" w:cs="Courier New"/>
                    <w:noProof/>
                    <w:color w:val="808080"/>
                    <w:kern w:val="0"/>
                    <w:sz w:val="20"/>
                    <w:szCs w:val="20"/>
                  </w:rPr>
                </w:rPrChange>
              </w:rPr>
            </w:pPr>
            <w:ins w:id="1202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203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if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0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@ATSNAV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05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!=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0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207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''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0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09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10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@ATSNAV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11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is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12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13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not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1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15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null</w:t>
              </w:r>
            </w:ins>
            <w:ins w:id="1216" w:author="Gao, Guan-Wei (高貫偉 ITC)" w:date="2012-10-10T14:08:00Z">
              <w:r w:rsidR="006E1894" w:rsidRPr="0028247A">
                <w:rPr>
                  <w:rFonts w:ascii="Courier New" w:eastAsia="SimSun" w:hAnsi="Courier New" w:cs="Courier New" w:hint="eastAsia"/>
                  <w:noProof/>
                  <w:color w:val="808080"/>
                  <w:kern w:val="0"/>
                  <w:sz w:val="20"/>
                  <w:szCs w:val="20"/>
                  <w:rPrChange w:id="1217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="00450B81"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18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="00450B81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1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="00450B81"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20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not</w:t>
              </w:r>
              <w:r w:rsidR="00450B81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21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="00450B81"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22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exists(</w:t>
              </w:r>
              <w:r w:rsidR="00450B81"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223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select</w:t>
              </w:r>
              <w:r w:rsidR="00450B81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2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="00450B81"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25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*</w:t>
              </w:r>
              <w:r w:rsidR="00450B81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2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="00450B81"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227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from</w:t>
              </w:r>
              <w:r w:rsidR="00450B81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2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SnoDet_PoMo </w:t>
              </w:r>
              <w:r w:rsidR="00450B81"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229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where</w:t>
              </w:r>
              <w:r w:rsidR="00450B81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30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SnoId </w:t>
              </w:r>
              <w:r w:rsidR="00450B81"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31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="00450B81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32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@ProdID </w:t>
              </w:r>
              <w:r w:rsidR="00450B81"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33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="00450B81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3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Remark </w:t>
              </w:r>
              <w:r w:rsidR="00450B81"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35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="00450B81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3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="00450B81"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237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'N'</w:t>
              </w:r>
              <w:r w:rsidR="00450B81"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38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)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239" w:author="Gao, Guan-Wei (高貫偉 ITC)" w:date="2012-04-19T12:59:00Z"/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rPrChange w:id="1240" w:author="IEC960923" w:date="2013-05-08T11:39:00Z">
                  <w:rPr>
                    <w:ins w:id="1241" w:author="Gao, Guan-Wei (高貫偉 ITC)" w:date="2012-04-19T12:59:00Z"/>
                    <w:rFonts w:ascii="Courier New" w:hAnsi="Courier New" w:cs="Courier New"/>
                    <w:noProof/>
                    <w:color w:val="0000FF"/>
                    <w:kern w:val="0"/>
                    <w:sz w:val="20"/>
                    <w:szCs w:val="20"/>
                  </w:rPr>
                </w:rPrChange>
              </w:rPr>
            </w:pPr>
            <w:ins w:id="1242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4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244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begin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245" w:author="Gao, Guan-Wei (高貫偉 ITC)" w:date="2012-04-19T12:59:00Z"/>
                <w:rFonts w:ascii="Courier New" w:hAnsi="Courier New" w:cs="Courier New"/>
                <w:noProof/>
                <w:kern w:val="0"/>
                <w:sz w:val="20"/>
                <w:szCs w:val="20"/>
                <w:rPrChange w:id="1246" w:author="IEC960923" w:date="2013-05-08T11:39:00Z">
                  <w:rPr>
                    <w:ins w:id="1247" w:author="Gao, Guan-Wei (高貫偉 ITC)" w:date="2012-04-19T12:59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248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4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50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251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if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52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53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not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5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55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exists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256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57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(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258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select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5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60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*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61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262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from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6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Product_Part 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264" w:author="Gao, Guan-Wei (高貫偉 ITC)" w:date="2012-04-19T12:59:00Z"/>
                <w:rFonts w:ascii="Courier New" w:hAnsi="Courier New" w:cs="Courier New"/>
                <w:noProof/>
                <w:kern w:val="0"/>
                <w:sz w:val="20"/>
                <w:szCs w:val="20"/>
                <w:rPrChange w:id="1265" w:author="IEC960923" w:date="2013-05-08T11:39:00Z">
                  <w:rPr>
                    <w:ins w:id="1266" w:author="Gao, Guan-Wei (高貫偉 ITC)" w:date="2012-04-19T12:59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267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6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6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  <w:t xml:space="preserve">                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270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where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71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ProductID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72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7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@ProdID 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274" w:author="Gao, Guan-Wei (高貫偉 ITC)" w:date="2012-04-19T12:59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rPrChange w:id="1275" w:author="IEC960923" w:date="2013-05-08T11:39:00Z">
                  <w:rPr>
                    <w:ins w:id="1276" w:author="Gao, Guan-Wei (高貫偉 ITC)" w:date="2012-04-19T12:59:00Z"/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</w:pPr>
            <w:ins w:id="1277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7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7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  <w:t xml:space="preserve">                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80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81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BomNodeType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82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8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284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'AT'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285" w:author="Gao, Guan-Wei (高貫偉 ITC)" w:date="2012-04-19T12:59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rPrChange w:id="1286" w:author="IEC960923" w:date="2013-05-08T11:39:00Z">
                  <w:rPr>
                    <w:ins w:id="1287" w:author="Gao, Guan-Wei (高貫偉 ITC)" w:date="2012-04-19T12:59:00Z"/>
                    <w:rFonts w:ascii="Courier New" w:hAnsi="Courier New" w:cs="Courier New"/>
                    <w:noProof/>
                    <w:color w:val="808080"/>
                    <w:kern w:val="0"/>
                    <w:sz w:val="20"/>
                    <w:szCs w:val="20"/>
                  </w:rPr>
                </w:rPrChange>
              </w:rPr>
            </w:pPr>
            <w:ins w:id="1288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8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90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  <w:t xml:space="preserve">                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91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92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PartType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93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like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29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295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'ATSN[3,5</w:t>
              </w:r>
              <w:r w:rsidR="00450B81" w:rsidRPr="0028247A">
                <w:rPr>
                  <w:rFonts w:ascii="Courier New" w:hAnsi="Courier New" w:cs="Courier New"/>
                  <w:strike/>
                  <w:noProof/>
                  <w:color w:val="FF0000"/>
                  <w:kern w:val="0"/>
                  <w:sz w:val="20"/>
                  <w:szCs w:val="20"/>
                  <w:rPrChange w:id="1296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,7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297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]'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298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)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299" w:author="Gao, Guan-Wei (高貫偉 ITC)" w:date="2012-04-19T12:59:00Z"/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rPrChange w:id="1300" w:author="IEC960923" w:date="2013-05-08T11:39:00Z">
                  <w:rPr>
                    <w:ins w:id="1301" w:author="Gao, Guan-Wei (高貫偉 ITC)" w:date="2012-04-19T12:59:00Z"/>
                    <w:rFonts w:ascii="Courier New" w:hAnsi="Courier New" w:cs="Courier New"/>
                    <w:noProof/>
                    <w:color w:val="0000FF"/>
                    <w:kern w:val="0"/>
                    <w:sz w:val="20"/>
                    <w:szCs w:val="20"/>
                  </w:rPr>
                </w:rPrChange>
              </w:rPr>
            </w:pPr>
            <w:ins w:id="1302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30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30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  <w:t xml:space="preserve">     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305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begin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306" w:author="Gao, Guan-Wei (高貫偉 ITC)" w:date="2012-04-19T12:59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rPrChange w:id="1307" w:author="IEC960923" w:date="2013-05-08T11:39:00Z">
                  <w:rPr>
                    <w:ins w:id="1308" w:author="Gao, Guan-Wei (高貫偉 ITC)" w:date="2012-04-19T12:59:00Z"/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</w:pPr>
            <w:ins w:id="1309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310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311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312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31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314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return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315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16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'Product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17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：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18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319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+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320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@ProdID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321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+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22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23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为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24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CDSI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25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机器，必须结合资产标签。请与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26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 xml:space="preserve">IE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27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联系，检查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28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BOM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29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资料的完整性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330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</w:t>
              </w:r>
            </w:ins>
          </w:p>
          <w:p w:rsidR="00F96414" w:rsidRPr="0028247A" w:rsidRDefault="00F96414" w:rsidP="00F96414">
            <w:pPr>
              <w:autoSpaceDE w:val="0"/>
              <w:autoSpaceDN w:val="0"/>
              <w:adjustRightInd w:val="0"/>
              <w:jc w:val="left"/>
              <w:rPr>
                <w:ins w:id="1331" w:author="Gao, Guan-Wei (高貫偉 ITC)" w:date="2012-04-19T12:59:00Z"/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rPrChange w:id="1332" w:author="IEC960923" w:date="2013-05-08T11:39:00Z">
                  <w:rPr>
                    <w:ins w:id="1333" w:author="Gao, Guan-Wei (高貫偉 ITC)" w:date="2012-04-19T12:59:00Z"/>
                    <w:rFonts w:ascii="Courier New" w:hAnsi="Courier New" w:cs="Courier New"/>
                    <w:noProof/>
                    <w:color w:val="0000FF"/>
                    <w:kern w:val="0"/>
                    <w:sz w:val="20"/>
                    <w:szCs w:val="20"/>
                  </w:rPr>
                </w:rPrChange>
              </w:rPr>
            </w:pPr>
            <w:ins w:id="1334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335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33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  <w:t xml:space="preserve">     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337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end</w:t>
              </w:r>
            </w:ins>
          </w:p>
          <w:p w:rsidR="00874DEA" w:rsidRPr="0028247A" w:rsidRDefault="00F96414">
            <w:pPr>
              <w:jc w:val="left"/>
              <w:rPr>
                <w:ins w:id="1338" w:author="Gao, Guan-Wei (高貫偉 ITC)" w:date="2012-04-19T12:49:00Z"/>
                <w:rFonts w:ascii="Courier New" w:eastAsia="SimSun" w:hAnsi="Courier New" w:cs="Courier New"/>
                <w:noProof/>
                <w:kern w:val="0"/>
                <w:sz w:val="20"/>
                <w:szCs w:val="20"/>
                <w:lang w:val="es-ES"/>
                <w:rPrChange w:id="1339" w:author="IEC960923" w:date="2013-05-08T11:39:00Z">
                  <w:rPr>
                    <w:ins w:id="1340" w:author="Gao, Guan-Wei (高貫偉 ITC)" w:date="2012-04-19T12:49:00Z"/>
                    <w:rFonts w:ascii="Courier New" w:eastAsia="SimSun" w:hAnsi="Courier New" w:cs="Courier New"/>
                    <w:b/>
                    <w:noProof/>
                    <w:kern w:val="0"/>
                    <w:sz w:val="20"/>
                    <w:szCs w:val="20"/>
                    <w:lang w:val="es-ES"/>
                  </w:rPr>
                </w:rPrChange>
              </w:rPr>
            </w:pPr>
            <w:ins w:id="1341" w:author="Gao, Guan-Wei (高貫偉 ITC)" w:date="2012-04-19T12:59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342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</w:t>
              </w:r>
              <w:r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343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end</w:t>
              </w:r>
            </w:ins>
          </w:p>
          <w:p w:rsidR="00BA4E9B" w:rsidRPr="0028247A" w:rsidRDefault="00450B81">
            <w:pPr>
              <w:jc w:val="left"/>
              <w:rPr>
                <w:ins w:id="1344" w:author="Gao, Guan-Wei (高貫偉 ITC)" w:date="2012-04-19T12:49:00Z"/>
                <w:rFonts w:ascii="Courier New" w:eastAsia="SimSun" w:hAnsi="Courier New" w:cs="Courier New"/>
                <w:b/>
                <w:noProof/>
                <w:kern w:val="0"/>
                <w:sz w:val="20"/>
                <w:szCs w:val="20"/>
                <w:rPrChange w:id="1345" w:author="IEC960923" w:date="2013-05-08T11:39:00Z">
                  <w:rPr>
                    <w:ins w:id="1346" w:author="Gao, Guan-Wei (高貫偉 ITC)" w:date="2012-04-19T12:49:00Z"/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  <w:pPrChange w:id="1347" w:author="Gao, Guan-Wei (高貫偉 ITC)" w:date="2012-04-19T12:49:00Z">
                <w:pPr>
                  <w:pStyle w:val="ab"/>
                  <w:ind w:left="720" w:firstLineChars="0" w:firstLine="0"/>
                  <w:jc w:val="left"/>
                </w:pPr>
              </w:pPrChange>
            </w:pPr>
            <w:ins w:id="1348" w:author="Gao, Guan-Wei (高貫偉 ITC)" w:date="2012-04-19T12:50:00Z">
              <w:r w:rsidRPr="0028247A">
                <w:rPr>
                  <w:rFonts w:ascii="Courier New" w:eastAsia="SimSun" w:hAnsi="Courier New" w:cs="Courier New"/>
                  <w:b/>
                  <w:noProof/>
                  <w:kern w:val="0"/>
                  <w:sz w:val="20"/>
                  <w:szCs w:val="20"/>
                  <w:rPrChange w:id="1349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2012-4-19</w:t>
              </w:r>
              <w:r w:rsidRPr="0028247A">
                <w:rPr>
                  <w:rFonts w:ascii="Courier New" w:eastAsia="SimSun" w:hAnsi="Courier New" w:cs="Courier New" w:hint="eastAsia"/>
                  <w:b/>
                  <w:noProof/>
                  <w:kern w:val="0"/>
                  <w:sz w:val="20"/>
                  <w:szCs w:val="20"/>
                  <w:rPrChange w:id="1350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修改结束</w:t>
              </w:r>
            </w:ins>
          </w:p>
          <w:p w:rsidR="00BA4E9B" w:rsidRPr="0028247A" w:rsidRDefault="00BA4E9B">
            <w:pPr>
              <w:jc w:val="left"/>
              <w:rPr>
                <w:ins w:id="1351" w:author="Gao, Guan-Wei (高貫偉 ITC)" w:date="2012-04-23T15:36:00Z"/>
                <w:rFonts w:ascii="Courier New" w:eastAsia="SimSun" w:hAnsi="Courier New" w:cs="Courier New"/>
                <w:noProof/>
                <w:kern w:val="0"/>
                <w:sz w:val="20"/>
                <w:szCs w:val="20"/>
                <w:rPrChange w:id="1352" w:author="IEC960923" w:date="2013-05-08T11:39:00Z">
                  <w:rPr>
                    <w:ins w:id="1353" w:author="Gao, Guan-Wei (高貫偉 ITC)" w:date="2012-04-23T15:36:00Z"/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  <w:pPrChange w:id="1354" w:author="Gao, Guan-Wei (高貫偉 ITC)" w:date="2012-04-19T12:49:00Z">
                <w:pPr>
                  <w:pStyle w:val="ab"/>
                  <w:ind w:left="720" w:firstLineChars="0" w:firstLine="0"/>
                  <w:jc w:val="left"/>
                </w:pPr>
              </w:pPrChange>
            </w:pPr>
          </w:p>
          <w:p w:rsidR="00BA4E9B" w:rsidRPr="0028247A" w:rsidRDefault="00BA4E9B">
            <w:pPr>
              <w:jc w:val="left"/>
              <w:rPr>
                <w:ins w:id="1355" w:author="Gao, Guan-Wei (高貫偉 ITC)" w:date="2012-04-23T15:36:00Z"/>
                <w:rFonts w:ascii="Courier New" w:eastAsia="SimSun" w:hAnsi="Courier New" w:cs="Courier New"/>
                <w:noProof/>
                <w:kern w:val="0"/>
                <w:sz w:val="20"/>
                <w:szCs w:val="20"/>
                <w:rPrChange w:id="1356" w:author="IEC960923" w:date="2013-05-08T11:39:00Z">
                  <w:rPr>
                    <w:ins w:id="1357" w:author="Gao, Guan-Wei (高貫偉 ITC)" w:date="2012-04-23T15:36:00Z"/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  <w:pPrChange w:id="1358" w:author="Gao, Guan-Wei (高貫偉 ITC)" w:date="2012-04-19T12:49:00Z">
                <w:pPr>
                  <w:pStyle w:val="ab"/>
                  <w:ind w:left="720" w:firstLineChars="0" w:firstLine="0"/>
                  <w:jc w:val="left"/>
                </w:pPr>
              </w:pPrChange>
            </w:pPr>
          </w:p>
          <w:p w:rsidR="00BA4E9B" w:rsidRPr="0028247A" w:rsidRDefault="00450B81">
            <w:pPr>
              <w:jc w:val="left"/>
              <w:rPr>
                <w:ins w:id="1359" w:author="Gao, Guan-Wei (高貫偉 ITC)" w:date="2012-04-23T15:36:00Z"/>
                <w:rFonts w:ascii="Courier New" w:eastAsia="SimSun" w:hAnsi="Courier New" w:cs="Courier New"/>
                <w:b/>
                <w:noProof/>
                <w:kern w:val="0"/>
                <w:sz w:val="20"/>
                <w:szCs w:val="20"/>
                <w:rPrChange w:id="1360" w:author="IEC960923" w:date="2013-05-08T11:39:00Z">
                  <w:rPr>
                    <w:ins w:id="1361" w:author="Gao, Guan-Wei (高貫偉 ITC)" w:date="2012-04-23T15:36:00Z"/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  <w:pPrChange w:id="1362" w:author="Gao, Guan-Wei (高貫偉 ITC)" w:date="2012-04-19T12:49:00Z">
                <w:pPr>
                  <w:pStyle w:val="ab"/>
                  <w:ind w:left="720" w:firstLineChars="0" w:firstLine="0"/>
                  <w:jc w:val="left"/>
                </w:pPr>
              </w:pPrChange>
            </w:pPr>
            <w:ins w:id="1363" w:author="Gao, Guan-Wei (高貫偉 ITC)" w:date="2012-04-23T15:36:00Z">
              <w:r w:rsidRPr="0028247A">
                <w:rPr>
                  <w:rFonts w:ascii="Courier New" w:eastAsia="SimSun" w:hAnsi="Courier New" w:cs="Courier New"/>
                  <w:b/>
                  <w:noProof/>
                  <w:kern w:val="0"/>
                  <w:sz w:val="20"/>
                  <w:szCs w:val="20"/>
                  <w:rPrChange w:id="1364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2012-4-23</w:t>
              </w:r>
              <w:r w:rsidRPr="0028247A">
                <w:rPr>
                  <w:rFonts w:ascii="Courier New" w:eastAsia="SimSun" w:hAnsi="Courier New" w:cs="Courier New" w:hint="eastAsia"/>
                  <w:b/>
                  <w:noProof/>
                  <w:kern w:val="0"/>
                  <w:sz w:val="20"/>
                  <w:szCs w:val="20"/>
                  <w:rPrChange w:id="1365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修改开始</w:t>
              </w:r>
            </w:ins>
          </w:p>
          <w:p w:rsidR="00BA4E9B" w:rsidRPr="0028247A" w:rsidRDefault="00450B81">
            <w:pPr>
              <w:pStyle w:val="ab"/>
              <w:numPr>
                <w:ilvl w:val="0"/>
                <w:numId w:val="26"/>
              </w:numPr>
              <w:ind w:firstLineChars="0"/>
              <w:jc w:val="left"/>
              <w:rPr>
                <w:ins w:id="1366" w:author="Gao, Guan-Wei (高貫偉 ITC)" w:date="2012-04-23T15:36:00Z"/>
                <w:rFonts w:ascii="Courier New" w:eastAsia="SimSun" w:hAnsi="Courier New" w:cs="Courier New"/>
                <w:noProof/>
                <w:kern w:val="0"/>
                <w:sz w:val="20"/>
                <w:szCs w:val="20"/>
                <w:lang w:val="es-ES"/>
                <w:rPrChange w:id="1367" w:author="IEC960923" w:date="2013-05-08T11:39:00Z">
                  <w:rPr>
                    <w:ins w:id="1368" w:author="Gao, Guan-Wei (高貫偉 ITC)" w:date="2012-04-23T15:36:00Z"/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  <w:pPrChange w:id="1369" w:author="Gao, Guan-Wei (高貫偉 ITC)" w:date="2012-04-23T15:40:00Z">
                <w:pPr>
                  <w:pStyle w:val="ab"/>
                  <w:ind w:left="720" w:firstLineChars="0" w:firstLine="0"/>
                  <w:jc w:val="left"/>
                </w:pPr>
              </w:pPrChange>
            </w:pPr>
            <w:ins w:id="1370" w:author="Gao, Guan-Wei (高貫偉 ITC)" w:date="2012-04-23T15:38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71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如果</w:t>
              </w:r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372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bom</w:t>
              </w:r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73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的下阶存在</w:t>
              </w:r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374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BomNodeType=’PP’ and Descr =’</w:t>
              </w:r>
            </w:ins>
            <w:ins w:id="1375" w:author="Gao, Guan-Wei (高貫偉 ITC)" w:date="2012-04-23T15:39:00Z"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376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Asstage-1</w:t>
              </w:r>
            </w:ins>
            <w:ins w:id="1377" w:author="Gao, Guan-Wei (高貫偉 ITC)" w:date="2012-04-23T15:38:00Z"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378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’</w:t>
              </w:r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79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，则检查</w:t>
              </w:r>
            </w:ins>
            <w:ins w:id="1380" w:author="Gao, Guan-Wei (高貫偉 ITC)" w:date="2012-04-23T15:39:00Z"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381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PrintLog</w:t>
              </w:r>
            </w:ins>
            <w:ins w:id="1382" w:author="Gao, Guan-Wei (高貫偉 ITC)" w:date="2012-04-23T15:40:00Z">
              <w:r w:rsidR="00EE6DD0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83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（</w:t>
              </w:r>
              <w:r w:rsidR="00EE6DD0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84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Name=AT</w:t>
              </w:r>
            </w:ins>
            <w:ins w:id="1385" w:author="Gao, Guan-Wei (高貫偉 ITC)" w:date="2012-04-23T15:41:00Z">
              <w:r w:rsidR="00EE6DD0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86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 xml:space="preserve"> and</w:t>
              </w:r>
            </w:ins>
            <w:ins w:id="1387" w:author="Gao, Guan-Wei (高貫偉 ITC)" w:date="2012-04-23T15:40:00Z">
              <w:r w:rsidR="00EE6DD0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88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 xml:space="preserve"> BegNo=Pr</w:t>
              </w:r>
            </w:ins>
            <w:ins w:id="1389" w:author="Gao, Guan-Wei (高貫偉 ITC)" w:date="2012-04-23T15:41:00Z">
              <w:r w:rsidR="00277F76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90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oductID</w:t>
              </w:r>
            </w:ins>
            <w:ins w:id="1391" w:author="Gao, Guan-Wei (高貫偉 ITC)" w:date="2012-04-23T15:40:00Z">
              <w:r w:rsidR="00EE6DD0"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92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）</w:t>
              </w:r>
            </w:ins>
            <w:ins w:id="1393" w:author="Gao, Guan-Wei (高貫偉 ITC)" w:date="2012-04-23T15:38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94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是否已经</w:t>
              </w:r>
            </w:ins>
            <w:ins w:id="1395" w:author="Gao, Guan-Wei (高貫偉 ITC)" w:date="2012-04-23T15:39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96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打印</w:t>
              </w:r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397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PP</w:t>
              </w:r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398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类的资产标签；若不存在打印记录，则报错：“</w:t>
              </w:r>
            </w:ins>
            <w:ins w:id="1399" w:author="Gao, Guan-Wei (高貫偉 ITC)" w:date="2012-04-23T15:40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400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请去</w:t>
              </w:r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401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Online Generate AST</w:t>
              </w:r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402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打印</w:t>
              </w:r>
              <w:r w:rsidRPr="0028247A">
                <w:rPr>
                  <w:rFonts w:ascii="Courier New" w:eastAsia="SimSun" w:hAnsi="Courier New" w:cs="Courier New"/>
                  <w:noProof/>
                  <w:kern w:val="0"/>
                  <w:sz w:val="20"/>
                  <w:szCs w:val="20"/>
                  <w:lang w:val="es-ES"/>
                  <w:rPrChange w:id="1403" w:author="IEC960923" w:date="2013-05-08T11:39:00Z">
                    <w:rPr>
                      <w:rFonts w:ascii="Courier New" w:eastAsia="SimSun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PP</w:t>
              </w:r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404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类标签</w:t>
              </w:r>
            </w:ins>
            <w:ins w:id="1405" w:author="Gao, Guan-Wei (高貫偉 ITC)" w:date="2012-04-23T15:39:00Z">
              <w:r w:rsidRPr="0028247A"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  <w:lang w:val="es-ES"/>
                  <w:rPrChange w:id="1406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”</w:t>
              </w:r>
            </w:ins>
          </w:p>
          <w:p w:rsidR="00BA4E9B" w:rsidRPr="0028247A" w:rsidRDefault="00450B81">
            <w:pPr>
              <w:jc w:val="left"/>
              <w:rPr>
                <w:ins w:id="1407" w:author="Gao, Guan-Wei (高貫偉 ITC)" w:date="2012-04-23T15:36:00Z"/>
                <w:rFonts w:ascii="Courier New" w:eastAsia="SimSun" w:hAnsi="Courier New" w:cs="Courier New"/>
                <w:b/>
                <w:noProof/>
                <w:kern w:val="0"/>
                <w:sz w:val="20"/>
                <w:szCs w:val="20"/>
                <w:lang w:val="es-ES"/>
                <w:rPrChange w:id="1408" w:author="IEC960923" w:date="2013-05-08T11:39:00Z">
                  <w:rPr>
                    <w:ins w:id="1409" w:author="Gao, Guan-Wei (高貫偉 ITC)" w:date="2012-04-23T15:36:00Z"/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  <w:pPrChange w:id="1410" w:author="Gao, Guan-Wei (高貫偉 ITC)" w:date="2012-04-19T12:49:00Z">
                <w:pPr>
                  <w:pStyle w:val="ab"/>
                  <w:ind w:left="720" w:firstLineChars="0" w:firstLine="0"/>
                  <w:jc w:val="left"/>
                </w:pPr>
              </w:pPrChange>
            </w:pPr>
            <w:ins w:id="1411" w:author="Gao, Guan-Wei (高貫偉 ITC)" w:date="2012-04-23T15:36:00Z">
              <w:r w:rsidRPr="0028247A">
                <w:rPr>
                  <w:rFonts w:ascii="Courier New" w:eastAsia="SimSun" w:hAnsi="Courier New" w:cs="Courier New"/>
                  <w:b/>
                  <w:noProof/>
                  <w:kern w:val="0"/>
                  <w:sz w:val="20"/>
                  <w:szCs w:val="20"/>
                  <w:lang w:val="es-ES"/>
                  <w:rPrChange w:id="1412" w:author="IEC960923" w:date="2013-05-08T11:39:00Z">
                    <w:rPr>
                      <w:rFonts w:ascii="Courier New" w:eastAsia="SimSun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2012-4-23</w:t>
              </w:r>
              <w:r w:rsidRPr="0028247A">
                <w:rPr>
                  <w:rFonts w:ascii="Courier New" w:eastAsia="SimSun" w:hAnsi="Courier New" w:cs="Courier New" w:hint="eastAsia"/>
                  <w:b/>
                  <w:noProof/>
                  <w:kern w:val="0"/>
                  <w:sz w:val="20"/>
                  <w:szCs w:val="20"/>
                  <w:rPrChange w:id="1413" w:author="IEC960923" w:date="2013-05-08T11:39:00Z">
                    <w:rPr>
                      <w:rFonts w:ascii="Courier New" w:eastAsia="SimSun" w:hAnsi="Courier New" w:cs="Courier New" w:hint="eastAsia"/>
                      <w:noProof/>
                      <w:kern w:val="0"/>
                      <w:sz w:val="20"/>
                      <w:szCs w:val="20"/>
                    </w:rPr>
                  </w:rPrChange>
                </w:rPr>
                <w:t>修改结束</w:t>
              </w:r>
            </w:ins>
          </w:p>
          <w:p w:rsidR="00BA4E9B" w:rsidRPr="0028247A" w:rsidRDefault="00BA4E9B">
            <w:pPr>
              <w:jc w:val="left"/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lang w:val="es-ES"/>
                <w:rPrChange w:id="1414" w:author="IEC960923" w:date="2013-05-08T11:39:00Z">
                  <w:rPr>
                    <w:rFonts w:ascii="Courier New" w:eastAsia="SimSun" w:hAnsi="Courier New" w:cs="Courier New"/>
                    <w:noProof/>
                    <w:kern w:val="0"/>
                    <w:sz w:val="20"/>
                    <w:szCs w:val="20"/>
                    <w:lang w:val="es-ES"/>
                  </w:rPr>
                </w:rPrChange>
              </w:rPr>
              <w:pPrChange w:id="1415" w:author="Gao, Guan-Wei (高貫偉 ITC)" w:date="2012-04-19T12:49:00Z">
                <w:pPr>
                  <w:pStyle w:val="ab"/>
                  <w:ind w:left="720" w:firstLineChars="0" w:firstLine="0"/>
                  <w:jc w:val="left"/>
                </w:pPr>
              </w:pPrChange>
            </w:pPr>
          </w:p>
          <w:p w:rsidR="00734E45" w:rsidRPr="0053296B" w:rsidRDefault="00734E45" w:rsidP="00734E45">
            <w:pPr>
              <w:jc w:val="left"/>
              <w:rPr>
                <w:ins w:id="1416" w:author="IES11HV31" w:date="2013-04-22T16:15:00Z"/>
                <w:rFonts w:eastAsia="SimSun"/>
                <w:color w:val="FF0000"/>
                <w:lang w:val="es-ES"/>
                <w:rPrChange w:id="1417" w:author="IEC960923" w:date="2013-04-30T14:16:00Z">
                  <w:rPr>
                    <w:ins w:id="1418" w:author="IES11HV31" w:date="2013-04-22T16:15:00Z"/>
                    <w:rFonts w:eastAsia="SimSun"/>
                    <w:color w:val="FF0000"/>
                  </w:rPr>
                </w:rPrChange>
              </w:rPr>
            </w:pPr>
            <w:r w:rsidRPr="0028247A">
              <w:rPr>
                <w:rFonts w:eastAsia="SimSun" w:hint="eastAsia"/>
                <w:lang w:val="es-ES"/>
                <w:rPrChange w:id="1419" w:author="IEC960923" w:date="2013-05-08T11:39:00Z">
                  <w:rPr>
                    <w:rFonts w:eastAsia="SimSun" w:hint="eastAsia"/>
                    <w:lang w:val="es-ES"/>
                  </w:rPr>
                </w:rPrChange>
              </w:rPr>
              <w:t>以上</w:t>
            </w:r>
            <w:r w:rsidRPr="0028247A">
              <w:rPr>
                <w:rFonts w:eastAsia="SimSun" w:hint="eastAsia"/>
                <w:color w:val="FF0000"/>
                <w:rPrChange w:id="1420" w:author="IEC960923" w:date="2013-05-08T11:39:00Z">
                  <w:rPr>
                    <w:rFonts w:eastAsia="SimSun" w:hint="eastAsia"/>
                    <w:color w:val="FF0000"/>
                  </w:rPr>
                </w:rPrChange>
              </w:rPr>
              <w:t>提示需弹出错误提示窗口</w:t>
            </w:r>
            <w:r w:rsidRPr="0028247A">
              <w:rPr>
                <w:rFonts w:eastAsia="SimSun" w:hint="eastAsia"/>
                <w:color w:val="FF0000"/>
                <w:lang w:val="es-ES"/>
                <w:rPrChange w:id="1421" w:author="IEC960923" w:date="2013-05-08T11:39:00Z">
                  <w:rPr>
                    <w:rFonts w:eastAsia="SimSun" w:hint="eastAsia"/>
                    <w:color w:val="FF0000"/>
                  </w:rPr>
                </w:rPrChange>
              </w:rPr>
              <w:t>，</w:t>
            </w:r>
            <w:r w:rsidRPr="0028247A">
              <w:rPr>
                <w:rFonts w:eastAsia="SimSun" w:hint="eastAsia"/>
                <w:color w:val="FF0000"/>
                <w:rPrChange w:id="1422" w:author="IEC960923" w:date="2013-05-08T11:39:00Z">
                  <w:rPr>
                    <w:rFonts w:eastAsia="SimSun" w:hint="eastAsia"/>
                    <w:color w:val="FF0000"/>
                  </w:rPr>
                </w:rPrChange>
              </w:rPr>
              <w:t>点击确认后</w:t>
            </w:r>
            <w:r w:rsidRPr="0028247A">
              <w:rPr>
                <w:rFonts w:eastAsia="SimSun" w:hint="eastAsia"/>
                <w:color w:val="FF0000"/>
                <w:lang w:val="es-ES"/>
                <w:rPrChange w:id="1423" w:author="IEC960923" w:date="2013-05-08T11:39:00Z">
                  <w:rPr>
                    <w:rFonts w:eastAsia="SimSun" w:hint="eastAsia"/>
                    <w:color w:val="FF0000"/>
                  </w:rPr>
                </w:rPrChange>
              </w:rPr>
              <w:t>，</w:t>
            </w:r>
            <w:r w:rsidRPr="0028247A">
              <w:rPr>
                <w:rFonts w:eastAsia="SimSun" w:hint="eastAsia"/>
                <w:color w:val="FF0000"/>
                <w:rPrChange w:id="1424" w:author="IEC960923" w:date="2013-05-08T11:39:00Z">
                  <w:rPr>
                    <w:rFonts w:eastAsia="SimSun" w:hint="eastAsia"/>
                    <w:color w:val="FF0000"/>
                  </w:rPr>
                </w:rPrChange>
              </w:rPr>
              <w:t>清空除</w:t>
            </w:r>
            <w:r w:rsidRPr="0028247A">
              <w:rPr>
                <w:rFonts w:eastAsia="SimSun"/>
                <w:color w:val="FF0000"/>
                <w:lang w:val="es-ES"/>
                <w:rPrChange w:id="1425" w:author="IEC960923" w:date="2013-05-08T11:39:00Z">
                  <w:rPr>
                    <w:rFonts w:eastAsia="SimSun"/>
                    <w:color w:val="FF0000"/>
                  </w:rPr>
                </w:rPrChange>
              </w:rPr>
              <w:t>Pdline</w:t>
            </w:r>
            <w:r w:rsidRPr="0028247A">
              <w:rPr>
                <w:rFonts w:eastAsia="SimSun" w:hint="eastAsia"/>
                <w:color w:val="FF0000"/>
                <w:rPrChange w:id="1426" w:author="IEC960923" w:date="2013-05-08T11:39:00Z">
                  <w:rPr>
                    <w:rFonts w:eastAsia="SimSun" w:hint="eastAsia"/>
                    <w:color w:val="FF0000"/>
                  </w:rPr>
                </w:rPrChange>
              </w:rPr>
              <w:t>外的所有信</w:t>
            </w:r>
            <w:r w:rsidRPr="001D254C">
              <w:rPr>
                <w:rFonts w:eastAsia="SimSun" w:hint="eastAsia"/>
                <w:color w:val="FF0000"/>
              </w:rPr>
              <w:t>息</w:t>
            </w:r>
          </w:p>
          <w:p w:rsidR="00E55C16" w:rsidRPr="0053296B" w:rsidRDefault="00E55C16" w:rsidP="00734E45">
            <w:pPr>
              <w:jc w:val="left"/>
              <w:rPr>
                <w:ins w:id="1427" w:author="IES11HV31" w:date="2013-04-22T16:15:00Z"/>
                <w:rFonts w:eastAsia="SimSun"/>
                <w:color w:val="FF0000"/>
                <w:lang w:val="es-ES"/>
                <w:rPrChange w:id="1428" w:author="IEC960923" w:date="2013-04-30T14:16:00Z">
                  <w:rPr>
                    <w:ins w:id="1429" w:author="IES11HV31" w:date="2013-04-22T16:15:00Z"/>
                    <w:rFonts w:eastAsia="SimSun"/>
                    <w:color w:val="FF0000"/>
                  </w:rPr>
                </w:rPrChange>
              </w:rPr>
            </w:pPr>
          </w:p>
          <w:p w:rsidR="00E55C16" w:rsidRPr="00BA4E9B" w:rsidRDefault="00E55C16" w:rsidP="00734E45">
            <w:pPr>
              <w:jc w:val="left"/>
              <w:rPr>
                <w:ins w:id="1430" w:author="IES11HV31" w:date="2013-04-22T16:15:00Z"/>
                <w:rFonts w:eastAsia="SimSun"/>
                <w:color w:val="FF0000"/>
                <w:highlight w:val="green"/>
                <w:rPrChange w:id="1431" w:author="IES11HV31" w:date="2013-04-22T16:19:00Z">
                  <w:rPr>
                    <w:ins w:id="1432" w:author="IES11HV31" w:date="2013-04-22T16:15:00Z"/>
                    <w:rFonts w:eastAsia="SimSun"/>
                    <w:color w:val="FF0000"/>
                  </w:rPr>
                </w:rPrChange>
              </w:rPr>
            </w:pPr>
            <w:ins w:id="1433" w:author="IES11HV31" w:date="2013-04-22T16:15:00Z">
              <w:r w:rsidRPr="00BA4E9B">
                <w:rPr>
                  <w:rFonts w:eastAsia="SimSun"/>
                  <w:color w:val="FF0000"/>
                  <w:highlight w:val="green"/>
                  <w:rPrChange w:id="1434" w:author="IES11HV31" w:date="2013-04-22T16:19:00Z">
                    <w:rPr>
                      <w:rFonts w:eastAsia="SimSun"/>
                      <w:color w:val="FF0000"/>
                    </w:rPr>
                  </w:rPrChange>
                </w:rPr>
                <w:t>2013-04-22</w:t>
              </w:r>
            </w:ins>
          </w:p>
          <w:p w:rsidR="00E55C16" w:rsidRPr="00BA4E9B" w:rsidRDefault="00E55C16" w:rsidP="00734E45">
            <w:pPr>
              <w:jc w:val="left"/>
              <w:rPr>
                <w:ins w:id="1435" w:author="IES11HV31" w:date="2013-04-22T16:16:00Z"/>
                <w:rFonts w:eastAsia="SimSun"/>
                <w:color w:val="FF0000"/>
                <w:highlight w:val="green"/>
                <w:rPrChange w:id="1436" w:author="IES11HV31" w:date="2013-04-22T16:19:00Z">
                  <w:rPr>
                    <w:ins w:id="1437" w:author="IES11HV31" w:date="2013-04-22T16:16:00Z"/>
                    <w:rFonts w:eastAsia="SimSun"/>
                    <w:color w:val="FF0000"/>
                  </w:rPr>
                </w:rPrChange>
              </w:rPr>
            </w:pPr>
            <w:ins w:id="1438" w:author="IES11HV31" w:date="2013-04-22T16:15:00Z">
              <w:r w:rsidRPr="00BA4E9B">
                <w:rPr>
                  <w:rFonts w:eastAsia="SimSun"/>
                  <w:color w:val="FF0000"/>
                  <w:highlight w:val="green"/>
                  <w:rPrChange w:id="1439" w:author="IES11HV31" w:date="2013-04-22T16:19:00Z">
                    <w:rPr>
                      <w:rFonts w:eastAsia="SimSun"/>
                      <w:color w:val="FF0000"/>
                    </w:rPr>
                  </w:rPrChange>
                </w:rPr>
                <w:t xml:space="preserve">   </w:t>
              </w:r>
              <w:r w:rsidRPr="00BA4E9B">
                <w:rPr>
                  <w:rFonts w:eastAsia="SimSun" w:hint="eastAsia"/>
                  <w:color w:val="FF0000"/>
                  <w:highlight w:val="green"/>
                  <w:rPrChange w:id="1440" w:author="IES11HV31" w:date="2013-04-22T16:19:00Z">
                    <w:rPr>
                      <w:rFonts w:eastAsia="SimSun" w:hint="eastAsia"/>
                      <w:color w:val="FF0000"/>
                    </w:rPr>
                  </w:rPrChange>
                </w:rPr>
                <w:t>增加对有安全螺丝机器的</w:t>
              </w:r>
              <w:r w:rsidRPr="00BA4E9B">
                <w:rPr>
                  <w:rFonts w:eastAsia="SimSun"/>
                  <w:color w:val="FF0000"/>
                  <w:highlight w:val="green"/>
                  <w:rPrChange w:id="1441" w:author="IES11HV31" w:date="2013-04-22T16:19:00Z">
                    <w:rPr>
                      <w:rFonts w:eastAsia="SimSun"/>
                      <w:color w:val="FF0000"/>
                    </w:rPr>
                  </w:rPrChange>
                </w:rPr>
                <w:t>check</w:t>
              </w:r>
            </w:ins>
            <w:ins w:id="1442" w:author="IES11HV31" w:date="2013-04-22T16:20:00Z">
              <w:r w:rsidR="00BA4E9B">
                <w:rPr>
                  <w:rFonts w:eastAsia="SimSun" w:hint="eastAsia"/>
                  <w:color w:val="FF0000"/>
                  <w:highlight w:val="green"/>
                </w:rPr>
                <w:t>。</w:t>
              </w:r>
            </w:ins>
          </w:p>
          <w:p w:rsidR="00E55C16" w:rsidRPr="00BA4E9B" w:rsidRDefault="00E55C16" w:rsidP="00E55C16">
            <w:pPr>
              <w:autoSpaceDE w:val="0"/>
              <w:autoSpaceDN w:val="0"/>
              <w:adjustRightInd w:val="0"/>
              <w:jc w:val="left"/>
              <w:rPr>
                <w:ins w:id="1443" w:author="IES11HV31" w:date="2013-04-22T16:17:00Z"/>
                <w:rFonts w:ascii="Courier New" w:hAnsi="Courier New" w:cs="Courier New"/>
                <w:noProof/>
                <w:kern w:val="0"/>
                <w:sz w:val="20"/>
                <w:szCs w:val="20"/>
                <w:highlight w:val="green"/>
                <w:rPrChange w:id="1444" w:author="IES11HV31" w:date="2013-04-22T16:19:00Z">
                  <w:rPr>
                    <w:ins w:id="1445" w:author="IES11HV31" w:date="2013-04-22T16:17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446" w:author="IES11HV31" w:date="2013-04-22T16:16:00Z">
              <w:r w:rsidRPr="00BA4E9B">
                <w:rPr>
                  <w:rFonts w:eastAsia="SimSun"/>
                  <w:color w:val="FF0000"/>
                  <w:highlight w:val="green"/>
                  <w:rPrChange w:id="1447" w:author="IES11HV31" w:date="2013-04-22T16:19:00Z">
                    <w:rPr>
                      <w:rFonts w:eastAsia="SimSun"/>
                      <w:color w:val="FF0000"/>
                    </w:rPr>
                  </w:rPrChange>
                </w:rPr>
                <w:lastRenderedPageBreak/>
                <w:t>I</w:t>
              </w:r>
            </w:ins>
            <w:ins w:id="1448" w:author="IES11HV31" w:date="2013-04-22T16:17:00Z"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49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  <w:rPrChange w:id="1450" w:author="IES11HV31" w:date="2013-04-22T16:1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if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51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452" w:author="IES11HV31" w:date="2013-04-22T16:1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exists(</w:t>
              </w:r>
              <w:r w:rsidRPr="00BA4E9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  <w:rPrChange w:id="1453" w:author="IES11HV31" w:date="2013-04-22T16:1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select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54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1 </w:t>
              </w:r>
              <w:r w:rsidRPr="00BA4E9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  <w:rPrChange w:id="1455" w:author="IES11HV31" w:date="2013-04-22T16:1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from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56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457" w:author="IES11HV31" w:date="2013-04-22T16:19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ModelInfo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58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</w:ins>
          </w:p>
          <w:p w:rsidR="00E55C16" w:rsidRPr="00BA4E9B" w:rsidRDefault="00E55C16" w:rsidP="00E55C16">
            <w:pPr>
              <w:autoSpaceDE w:val="0"/>
              <w:autoSpaceDN w:val="0"/>
              <w:adjustRightInd w:val="0"/>
              <w:jc w:val="left"/>
              <w:rPr>
                <w:ins w:id="1459" w:author="IES11HV31" w:date="2013-04-22T16:17:00Z"/>
                <w:rFonts w:ascii="Courier New" w:hAnsi="Courier New" w:cs="Courier New"/>
                <w:noProof/>
                <w:kern w:val="0"/>
                <w:sz w:val="20"/>
                <w:szCs w:val="20"/>
                <w:highlight w:val="green"/>
                <w:rPrChange w:id="1460" w:author="IES11HV31" w:date="2013-04-22T16:19:00Z">
                  <w:rPr>
                    <w:ins w:id="1461" w:author="IES11HV31" w:date="2013-04-22T16:17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462" w:author="IES11HV31" w:date="2013-04-22T16:17:00Z"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63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          </w:t>
              </w:r>
              <w:r w:rsidRPr="00BA4E9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  <w:rPrChange w:id="1464" w:author="IES11HV31" w:date="2013-04-22T16:1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where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65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466" w:author="IES11HV31" w:date="2013-04-22T16:19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Name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467" w:author="IES11HV31" w:date="2013-04-22T16:1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BA4E9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green"/>
                  <w:rPrChange w:id="1468" w:author="IES11HV31" w:date="2013-04-22T16:1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'Infor'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69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</w:ins>
          </w:p>
          <w:p w:rsidR="00E55C16" w:rsidRPr="00BA4E9B" w:rsidRDefault="00E55C16" w:rsidP="00E55C16">
            <w:pPr>
              <w:autoSpaceDE w:val="0"/>
              <w:autoSpaceDN w:val="0"/>
              <w:adjustRightInd w:val="0"/>
              <w:jc w:val="left"/>
              <w:rPr>
                <w:ins w:id="1470" w:author="IES11HV31" w:date="2013-04-22T16:17:00Z"/>
                <w:rFonts w:ascii="Courier New" w:hAnsi="Courier New" w:cs="Courier New"/>
                <w:noProof/>
                <w:kern w:val="0"/>
                <w:sz w:val="20"/>
                <w:szCs w:val="20"/>
                <w:highlight w:val="green"/>
                <w:rPrChange w:id="1471" w:author="IES11HV31" w:date="2013-04-22T16:19:00Z">
                  <w:rPr>
                    <w:ins w:id="1472" w:author="IES11HV31" w:date="2013-04-22T16:17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473" w:author="IES11HV31" w:date="2013-04-22T16:17:00Z"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74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             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475" w:author="IES11HV31" w:date="2013-04-22T16:1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76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477" w:author="IES11HV31" w:date="2013-04-22T16:19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Value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78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479" w:author="IES11HV31" w:date="2013-04-22T16:1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like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80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green"/>
                  <w:rPrChange w:id="1481" w:author="IES11HV31" w:date="2013-04-22T16:1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'%</w:t>
              </w:r>
              <w:r w:rsidRPr="00BA4E9B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  <w:highlight w:val="green"/>
                  <w:rPrChange w:id="1482" w:author="IES11HV31" w:date="2013-04-22T16:19:00Z">
                    <w:rPr>
                      <w:rFonts w:ascii="Courier New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鎖安全螺絲</w:t>
              </w:r>
              <w:r w:rsidRPr="00BA4E9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green"/>
                  <w:rPrChange w:id="1483" w:author="IES11HV31" w:date="2013-04-22T16:1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%'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84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</w:ins>
          </w:p>
          <w:p w:rsidR="00E55C16" w:rsidRPr="00BA4E9B" w:rsidRDefault="00E55C16" w:rsidP="00E55C16">
            <w:pPr>
              <w:jc w:val="left"/>
              <w:rPr>
                <w:ins w:id="1485" w:author="IES11HV31" w:date="2013-04-22T16:17:00Z"/>
                <w:rFonts w:ascii="Courier New" w:eastAsia="SimSun" w:hAnsi="Courier New" w:cs="Courier New"/>
                <w:noProof/>
                <w:color w:val="808080"/>
                <w:kern w:val="0"/>
                <w:sz w:val="20"/>
                <w:szCs w:val="20"/>
                <w:highlight w:val="green"/>
                <w:rPrChange w:id="1486" w:author="IES11HV31" w:date="2013-04-22T16:19:00Z">
                  <w:rPr>
                    <w:ins w:id="1487" w:author="IES11HV31" w:date="2013-04-22T16:17:00Z"/>
                    <w:rFonts w:ascii="Courier New" w:eastAsia="SimSun" w:hAnsi="Courier New" w:cs="Courier New"/>
                    <w:noProof/>
                    <w:color w:val="808080"/>
                    <w:kern w:val="0"/>
                    <w:sz w:val="20"/>
                    <w:szCs w:val="20"/>
                  </w:rPr>
                </w:rPrChange>
              </w:rPr>
            </w:pPr>
            <w:ins w:id="1488" w:author="IES11HV31" w:date="2013-04-22T16:17:00Z"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89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             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490" w:author="IES11HV31" w:date="2013-04-22T16:1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491" w:author="IES11HV31" w:date="2013-04-22T16:1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492" w:author="IES11HV31" w:date="2013-04-22T16:19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Model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493" w:author="IES11HV31" w:date="2013-04-22T16:1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494" w:author="IES11HV31" w:date="2013-04-22T16:19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@Model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495" w:author="IES11HV31" w:date="2013-04-22T16:1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)</w:t>
              </w:r>
            </w:ins>
          </w:p>
          <w:p w:rsidR="00E55C16" w:rsidRDefault="00E55C16" w:rsidP="00E55C16">
            <w:pPr>
              <w:jc w:val="left"/>
              <w:rPr>
                <w:ins w:id="1496" w:author="IEC960923" w:date="2013-04-30T14:21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eastAsia="zh-TW"/>
              </w:rPr>
            </w:pPr>
            <w:ins w:id="1497" w:author="IES11HV31" w:date="2013-04-22T16:18:00Z">
              <w:r w:rsidRPr="00BA4E9B">
                <w:rPr>
                  <w:rFonts w:ascii="Courier New" w:eastAsia="SimSun" w:hAnsi="Courier New" w:cs="Courier New" w:hint="eastAsia"/>
                  <w:noProof/>
                  <w:color w:val="808080"/>
                  <w:kern w:val="0"/>
                  <w:sz w:val="20"/>
                  <w:szCs w:val="20"/>
                  <w:highlight w:val="green"/>
                  <w:rPrChange w:id="1498" w:author="IES11HV31" w:date="2013-04-22T16:19:00Z">
                    <w:rPr>
                      <w:rFonts w:ascii="Courier New" w:eastAsia="SimSun" w:hAnsi="Courier New" w:cs="Courier New" w:hint="eastAsia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页面弹出对话框</w:t>
              </w:r>
              <w:r w:rsidRPr="00BA4E9B">
                <w:rPr>
                  <w:rFonts w:ascii="Courier New" w:eastAsia="SimSun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499" w:author="IES11HV31" w:date="2013-04-22T16:19:00Z">
                    <w:rPr>
                      <w:rFonts w:ascii="Courier New" w:eastAsia="SimSun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eastAsia="SimSun" w:hAnsi="Courier New" w:cs="Courier New" w:hint="eastAsia"/>
                  <w:noProof/>
                  <w:color w:val="808080"/>
                  <w:kern w:val="0"/>
                  <w:sz w:val="20"/>
                  <w:szCs w:val="20"/>
                  <w:highlight w:val="green"/>
                  <w:rPrChange w:id="1500" w:author="IES11HV31" w:date="2013-04-22T16:19:00Z">
                    <w:rPr>
                      <w:rFonts w:ascii="Courier New" w:eastAsia="SimSun" w:hAnsi="Courier New" w:cs="Courier New" w:hint="eastAsia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提示</w:t>
              </w:r>
              <w:r w:rsidRPr="00BA4E9B">
                <w:rPr>
                  <w:rFonts w:ascii="Courier New" w:eastAsia="SimSun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501" w:author="IES11HV31" w:date="2013-04-22T16:19:00Z">
                    <w:rPr>
                      <w:rFonts w:ascii="Courier New" w:eastAsia="SimSun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eastAsia="SimSun" w:hAnsi="Courier New" w:cs="Courier New" w:hint="eastAsia"/>
                  <w:noProof/>
                  <w:color w:val="808080"/>
                  <w:kern w:val="0"/>
                  <w:sz w:val="20"/>
                  <w:szCs w:val="20"/>
                  <w:highlight w:val="green"/>
                  <w:rPrChange w:id="1502" w:author="IES11HV31" w:date="2013-04-22T16:19:00Z">
                    <w:rPr>
                      <w:rFonts w:ascii="Courier New" w:eastAsia="SimSun" w:hAnsi="Courier New" w:cs="Courier New" w:hint="eastAsia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‘</w:t>
              </w:r>
              <w:r w:rsidRPr="00BA4E9B">
                <w:rPr>
                  <w:rFonts w:ascii="Verdana" w:hAnsi="Verdana" w:hint="eastAsia"/>
                  <w:color w:val="000000"/>
                  <w:sz w:val="20"/>
                  <w:szCs w:val="20"/>
                  <w:highlight w:val="green"/>
                  <w:rPrChange w:id="1503" w:author="IES11HV31" w:date="2013-04-22T16:19:00Z">
                    <w:rPr>
                      <w:rFonts w:ascii="Verdana" w:hAnsi="Verdana" w:hint="eastAsia"/>
                      <w:color w:val="000000"/>
                      <w:sz w:val="20"/>
                      <w:szCs w:val="20"/>
                    </w:rPr>
                  </w:rPrChange>
                </w:rPr>
                <w:t>请检查机器是否有锁安全螺丝</w:t>
              </w:r>
              <w:r w:rsidR="00BA4E9B" w:rsidRPr="00BA4E9B">
                <w:rPr>
                  <w:rFonts w:ascii="Verdana" w:eastAsia="SimSun" w:hAnsi="Verdana" w:hint="eastAsia"/>
                  <w:color w:val="000000"/>
                  <w:sz w:val="20"/>
                  <w:szCs w:val="20"/>
                  <w:highlight w:val="green"/>
                  <w:rPrChange w:id="1504" w:author="IES11HV31" w:date="2013-04-22T16:19:00Z">
                    <w:rPr>
                      <w:rFonts w:ascii="Verdana" w:eastAsia="SimSun" w:hAnsi="Verdana" w:hint="eastAsia"/>
                      <w:color w:val="000000"/>
                      <w:sz w:val="20"/>
                      <w:szCs w:val="20"/>
                    </w:rPr>
                  </w:rPrChange>
                </w:rPr>
                <w:t>！</w:t>
              </w:r>
              <w:r w:rsidRPr="00BA4E9B">
                <w:rPr>
                  <w:rFonts w:ascii="Courier New" w:eastAsia="SimSun" w:hAnsi="Courier New" w:cs="Courier New" w:hint="eastAsia"/>
                  <w:noProof/>
                  <w:color w:val="808080"/>
                  <w:kern w:val="0"/>
                  <w:sz w:val="20"/>
                  <w:szCs w:val="20"/>
                  <w:highlight w:val="green"/>
                  <w:rPrChange w:id="1505" w:author="IES11HV31" w:date="2013-04-22T16:19:00Z">
                    <w:rPr>
                      <w:rFonts w:ascii="Courier New" w:eastAsia="SimSun" w:hAnsi="Courier New" w:cs="Courier New" w:hint="eastAsia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’</w:t>
              </w:r>
            </w:ins>
            <w:ins w:id="1506" w:author="IES11HV31" w:date="2013-04-22T16:19:00Z">
              <w:r w:rsidR="00BA4E9B" w:rsidRPr="00BA4E9B">
                <w:rPr>
                  <w:rFonts w:ascii="Courier New" w:eastAsia="SimSun" w:hAnsi="Courier New" w:cs="Courier New" w:hint="eastAsia"/>
                  <w:noProof/>
                  <w:color w:val="808080"/>
                  <w:kern w:val="0"/>
                  <w:sz w:val="20"/>
                  <w:szCs w:val="20"/>
                  <w:highlight w:val="green"/>
                  <w:rPrChange w:id="1507" w:author="IES11HV31" w:date="2013-04-22T16:19:00Z">
                    <w:rPr>
                      <w:rFonts w:ascii="Courier New" w:eastAsia="SimSun" w:hAnsi="Courier New" w:cs="Courier New" w:hint="eastAsia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点击“确认</w:t>
              </w:r>
            </w:ins>
            <w:ins w:id="1508" w:author="IES11HV31" w:date="2013-04-22T16:20:00Z">
              <w:r w:rsidR="00BA4E9B">
                <w:rPr>
                  <w:rFonts w:ascii="Courier New" w:eastAsia="SimSun" w:hAnsi="Courier New" w:cs="Courier New" w:hint="eastAsia"/>
                  <w:noProof/>
                  <w:color w:val="808080"/>
                  <w:kern w:val="0"/>
                  <w:sz w:val="20"/>
                  <w:szCs w:val="20"/>
                  <w:highlight w:val="green"/>
                </w:rPr>
                <w:t>”</w:t>
              </w:r>
            </w:ins>
            <w:ins w:id="1509" w:author="IES11HV31" w:date="2013-04-22T16:19:00Z">
              <w:r w:rsidR="00BA4E9B" w:rsidRPr="00BA4E9B">
                <w:rPr>
                  <w:rFonts w:ascii="Courier New" w:eastAsia="SimSun" w:hAnsi="Courier New" w:cs="Courier New" w:hint="eastAsia"/>
                  <w:noProof/>
                  <w:color w:val="808080"/>
                  <w:kern w:val="0"/>
                  <w:sz w:val="20"/>
                  <w:szCs w:val="20"/>
                  <w:highlight w:val="green"/>
                  <w:rPrChange w:id="1510" w:author="IES11HV31" w:date="2013-04-22T16:19:00Z">
                    <w:rPr>
                      <w:rFonts w:ascii="Courier New" w:eastAsia="SimSun" w:hAnsi="Courier New" w:cs="Courier New" w:hint="eastAsia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后，继续后面的流程。</w:t>
              </w:r>
            </w:ins>
          </w:p>
          <w:p w:rsidR="001A5301" w:rsidRPr="00F14ABD" w:rsidRDefault="001A5301" w:rsidP="001A5301">
            <w:pPr>
              <w:jc w:val="left"/>
              <w:rPr>
                <w:ins w:id="1511" w:author="IEC960923" w:date="2013-04-30T14:21:00Z"/>
                <w:rFonts w:cstheme="minorHAnsi"/>
                <w:color w:val="FF0000"/>
                <w:highlight w:val="cyan"/>
                <w:lang w:eastAsia="zh-TW"/>
                <w:rPrChange w:id="1512" w:author="IEC960923" w:date="2013-05-08T13:06:00Z">
                  <w:rPr>
                    <w:ins w:id="1513" w:author="IEC960923" w:date="2013-04-30T14:21:00Z"/>
                    <w:rFonts w:eastAsia="SimSun"/>
                    <w:color w:val="FF0000"/>
                    <w:highlight w:val="green"/>
                  </w:rPr>
                </w:rPrChange>
              </w:rPr>
            </w:pPr>
            <w:ins w:id="1514" w:author="IEC960923" w:date="2013-04-30T14:21:00Z">
              <w:r w:rsidRPr="00F14ABD">
                <w:rPr>
                  <w:rFonts w:eastAsia="SimSun" w:cstheme="minorHAnsi"/>
                  <w:color w:val="FF0000"/>
                  <w:highlight w:val="cyan"/>
                  <w:rPrChange w:id="1515" w:author="IEC960923" w:date="2013-05-08T13:06:00Z">
                    <w:rPr>
                      <w:rFonts w:eastAsia="SimSun" w:cstheme="minorHAnsi"/>
                      <w:color w:val="FF0000"/>
                      <w:highlight w:val="cyan"/>
                    </w:rPr>
                  </w:rPrChange>
                </w:rPr>
                <w:t>2013-04-</w:t>
              </w:r>
              <w:r w:rsidRPr="00F14ABD">
                <w:rPr>
                  <w:rFonts w:cstheme="minorHAnsi"/>
                  <w:color w:val="FF0000"/>
                  <w:highlight w:val="cyan"/>
                  <w:lang w:eastAsia="zh-TW"/>
                  <w:rPrChange w:id="1516" w:author="IEC960923" w:date="2013-05-08T13:06:00Z">
                    <w:rPr>
                      <w:color w:val="FF0000"/>
                      <w:highlight w:val="cyan"/>
                      <w:lang w:eastAsia="zh-TW"/>
                    </w:rPr>
                  </w:rPrChange>
                </w:rPr>
                <w:t>30</w:t>
              </w:r>
            </w:ins>
          </w:p>
          <w:p w:rsidR="001A5301" w:rsidRPr="00F14ABD" w:rsidRDefault="001A5301">
            <w:pPr>
              <w:jc w:val="left"/>
              <w:rPr>
                <w:ins w:id="1517" w:author="IEC960923" w:date="2013-04-30T14:22:00Z"/>
                <w:rFonts w:cstheme="minorHAnsi"/>
                <w:color w:val="FF0000"/>
                <w:highlight w:val="cyan"/>
                <w:lang w:eastAsia="zh-TW"/>
                <w:rPrChange w:id="1518" w:author="IEC960923" w:date="2013-05-08T13:06:00Z">
                  <w:rPr>
                    <w:ins w:id="1519" w:author="IEC960923" w:date="2013-04-30T14:22:00Z"/>
                    <w:color w:val="FF0000"/>
                    <w:lang w:eastAsia="zh-TW"/>
                  </w:rPr>
                </w:rPrChange>
              </w:rPr>
            </w:pPr>
            <w:ins w:id="1520" w:author="IEC960923" w:date="2013-04-30T14:21:00Z">
              <w:r w:rsidRPr="00F14ABD">
                <w:rPr>
                  <w:rFonts w:eastAsia="SimSun" w:cstheme="minorHAnsi"/>
                  <w:color w:val="FF0000"/>
                  <w:highlight w:val="cyan"/>
                  <w:rPrChange w:id="1521" w:author="IEC960923" w:date="2013-05-08T13:06:00Z">
                    <w:rPr>
                      <w:rFonts w:eastAsia="SimSun"/>
                      <w:color w:val="FF0000"/>
                      <w:highlight w:val="green"/>
                    </w:rPr>
                  </w:rPrChange>
                </w:rPr>
                <w:t xml:space="preserve">   </w:t>
              </w:r>
              <w:r w:rsidRPr="00F14ABD">
                <w:rPr>
                  <w:rFonts w:eastAsia="SimSun" w:cstheme="minorHAnsi" w:hint="eastAsia"/>
                  <w:color w:val="FF0000"/>
                  <w:highlight w:val="cyan"/>
                  <w:rPrChange w:id="1522" w:author="IEC960923" w:date="2013-05-08T13:06:00Z">
                    <w:rPr>
                      <w:rFonts w:eastAsia="SimSun" w:hint="eastAsia"/>
                      <w:color w:val="FF0000"/>
                      <w:highlight w:val="green"/>
                    </w:rPr>
                  </w:rPrChange>
                </w:rPr>
                <w:t>增加</w:t>
              </w:r>
              <w:proofErr w:type="spellStart"/>
              <w:r w:rsidRPr="00F14ABD">
                <w:rPr>
                  <w:rFonts w:cstheme="minorHAnsi"/>
                  <w:color w:val="FF0000"/>
                  <w:highlight w:val="cyan"/>
                  <w:lang w:eastAsia="zh-TW"/>
                  <w:rPrChange w:id="1523" w:author="IEC960923" w:date="2013-05-08T13:06:00Z">
                    <w:rPr>
                      <w:color w:val="FF0000"/>
                      <w:lang w:eastAsia="zh-TW"/>
                    </w:rPr>
                  </w:rPrChange>
                </w:rPr>
                <w:t>ProductLog</w:t>
              </w:r>
              <w:proofErr w:type="spellEnd"/>
              <w:r w:rsidRPr="00F14ABD">
                <w:rPr>
                  <w:rFonts w:cstheme="minorHAnsi"/>
                  <w:color w:val="FF0000"/>
                  <w:highlight w:val="cyan"/>
                  <w:lang w:eastAsia="zh-TW"/>
                  <w:rPrChange w:id="1524" w:author="IEC960923" w:date="2013-05-08T13:06:00Z">
                    <w:rPr>
                      <w:color w:val="FF0000"/>
                      <w:lang w:eastAsia="zh-TW"/>
                    </w:rPr>
                  </w:rPrChange>
                </w:rPr>
                <w:t xml:space="preserve"> 6P</w:t>
              </w:r>
              <w:r w:rsidRPr="00F14ABD">
                <w:rPr>
                  <w:rFonts w:cstheme="minorHAnsi" w:hint="eastAsia"/>
                  <w:color w:val="FF0000"/>
                  <w:highlight w:val="cyan"/>
                  <w:lang w:eastAsia="zh-TW"/>
                  <w:rPrChange w:id="1525" w:author="IEC960923" w:date="2013-05-08T13:06:00Z">
                    <w:rPr>
                      <w:rFonts w:hint="eastAsia"/>
                      <w:color w:val="FF0000"/>
                      <w:lang w:eastAsia="zh-TW"/>
                    </w:rPr>
                  </w:rPrChange>
                </w:rPr>
                <w:t>站檢查</w:t>
              </w:r>
              <w:r w:rsidRPr="00F14ABD">
                <w:rPr>
                  <w:rFonts w:cstheme="minorHAnsi"/>
                  <w:color w:val="FF0000"/>
                  <w:highlight w:val="cyan"/>
                  <w:shd w:val="pct15" w:color="auto" w:fill="FFFFFF"/>
                  <w:lang w:eastAsia="zh-TW"/>
                  <w:rPrChange w:id="1526" w:author="IEC960923" w:date="2013-05-08T13:06:00Z">
                    <w:rPr>
                      <w:color w:val="FF0000"/>
                      <w:lang w:eastAsia="zh-TW"/>
                    </w:rPr>
                  </w:rPrChange>
                </w:rPr>
                <w:t>(for ICC only)</w:t>
              </w:r>
            </w:ins>
            <w:ins w:id="1527" w:author="IEC960923" w:date="2013-04-30T14:22:00Z">
              <w:r w:rsidRPr="00F14ABD">
                <w:rPr>
                  <w:rFonts w:cstheme="minorHAnsi" w:hint="eastAsia"/>
                  <w:color w:val="FF0000"/>
                  <w:highlight w:val="cyan"/>
                  <w:lang w:eastAsia="zh-TW"/>
                  <w:rPrChange w:id="1528" w:author="IEC960923" w:date="2013-05-08T13:06:00Z">
                    <w:rPr>
                      <w:rFonts w:hint="eastAsia"/>
                      <w:color w:val="FF0000"/>
                      <w:lang w:eastAsia="zh-TW"/>
                    </w:rPr>
                  </w:rPrChange>
                </w:rPr>
                <w:t>。</w:t>
              </w:r>
            </w:ins>
          </w:p>
          <w:p w:rsidR="001A5301" w:rsidRPr="00F14ABD" w:rsidRDefault="001A5301">
            <w:pPr>
              <w:pStyle w:val="ab"/>
              <w:numPr>
                <w:ilvl w:val="0"/>
                <w:numId w:val="55"/>
              </w:numPr>
              <w:ind w:firstLineChars="0"/>
              <w:jc w:val="left"/>
              <w:rPr>
                <w:ins w:id="1529" w:author="IEC960923" w:date="2013-04-30T14:24:00Z"/>
                <w:highlight w:val="cyan"/>
                <w:lang w:val="es-ES" w:eastAsia="zh-TW"/>
                <w:rPrChange w:id="1530" w:author="IEC960923" w:date="2013-05-08T13:06:00Z">
                  <w:rPr>
                    <w:ins w:id="1531" w:author="IEC960923" w:date="2013-04-30T14:24:00Z"/>
                    <w:rFonts w:cstheme="minorHAnsi"/>
                    <w:sz w:val="22"/>
                    <w:lang w:eastAsia="zh-TW"/>
                  </w:rPr>
                </w:rPrChange>
              </w:rPr>
              <w:pPrChange w:id="1532" w:author="IEC960923" w:date="2013-04-30T14:22:00Z">
                <w:pPr>
                  <w:jc w:val="left"/>
                </w:pPr>
              </w:pPrChange>
            </w:pPr>
            <w:ins w:id="1533" w:author="IEC960923" w:date="2013-04-30T14:24:00Z">
              <w:r w:rsidRPr="00F14ABD">
                <w:rPr>
                  <w:rFonts w:cstheme="minorHAnsi" w:hint="eastAsia"/>
                  <w:sz w:val="22"/>
                  <w:highlight w:val="cyan"/>
                  <w:lang w:eastAsia="zh-TW"/>
                  <w:rPrChange w:id="1534" w:author="IEC960923" w:date="2013-05-08T13:06:00Z">
                    <w:rPr>
                      <w:rFonts w:ascii="Arial" w:hAnsi="Arial" w:cs="Arial" w:hint="eastAsia"/>
                      <w:sz w:val="22"/>
                      <w:highlight w:val="green"/>
                      <w:lang w:eastAsia="zh-TW"/>
                    </w:rPr>
                  </w:rPrChange>
                </w:rPr>
                <w:t>獲取廠別</w:t>
              </w:r>
              <w:r w:rsidRPr="00F14ABD">
                <w:rPr>
                  <w:rFonts w:cstheme="minorHAnsi"/>
                  <w:sz w:val="22"/>
                  <w:highlight w:val="cyan"/>
                  <w:lang w:eastAsia="zh-TW"/>
                  <w:rPrChange w:id="1535" w:author="IEC960923" w:date="2013-05-08T13:06:00Z">
                    <w:rPr>
                      <w:rFonts w:ascii="Arial" w:hAnsi="Arial" w:cs="Arial"/>
                      <w:sz w:val="22"/>
                      <w:highlight w:val="green"/>
                      <w:lang w:eastAsia="zh-TW"/>
                    </w:rPr>
                  </w:rPrChange>
                </w:rPr>
                <w:t>@Plant</w:t>
              </w:r>
              <w:r w:rsidRPr="00F14ABD">
                <w:rPr>
                  <w:rFonts w:cstheme="minorHAnsi" w:hint="eastAsia"/>
                  <w:sz w:val="22"/>
                  <w:highlight w:val="cyan"/>
                  <w:lang w:eastAsia="zh-TW"/>
                  <w:rPrChange w:id="1536" w:author="IEC960923" w:date="2013-05-08T13:06:00Z">
                    <w:rPr>
                      <w:rFonts w:ascii="Arial" w:hAnsi="Arial" w:cs="Arial" w:hint="eastAsia"/>
                      <w:sz w:val="22"/>
                      <w:highlight w:val="green"/>
                      <w:lang w:eastAsia="zh-TW"/>
                    </w:rPr>
                  </w:rPrChange>
                </w:rPr>
                <w:t>，参见</w:t>
              </w:r>
              <w:r w:rsidRPr="00F14ABD">
                <w:rPr>
                  <w:rFonts w:cstheme="minorHAnsi"/>
                  <w:sz w:val="22"/>
                  <w:highlight w:val="cyan"/>
                  <w:lang w:eastAsia="zh-TW"/>
                  <w:rPrChange w:id="1537" w:author="IEC960923" w:date="2013-05-08T13:06:00Z">
                    <w:rPr>
                      <w:rFonts w:ascii="Arial" w:hAnsi="Arial" w:cs="Arial"/>
                      <w:sz w:val="22"/>
                      <w:highlight w:val="green"/>
                      <w:lang w:eastAsia="zh-TW"/>
                    </w:rPr>
                  </w:rPrChange>
                </w:rPr>
                <w:t>[CI-MES12-SPEC-000-UC Common Rule.doc] 2.8</w:t>
              </w:r>
            </w:ins>
          </w:p>
          <w:p w:rsidR="001A5301" w:rsidRPr="00F14ABD" w:rsidRDefault="001A5301">
            <w:pPr>
              <w:pStyle w:val="ab"/>
              <w:numPr>
                <w:ilvl w:val="0"/>
                <w:numId w:val="55"/>
              </w:numPr>
              <w:ind w:firstLineChars="0"/>
              <w:jc w:val="left"/>
              <w:rPr>
                <w:ins w:id="1538" w:author="IEC960923" w:date="2013-04-30T14:25:00Z"/>
                <w:highlight w:val="cyan"/>
                <w:lang w:val="es-ES" w:eastAsia="zh-TW"/>
                <w:rPrChange w:id="1539" w:author="IEC960923" w:date="2013-05-08T13:06:00Z">
                  <w:rPr>
                    <w:ins w:id="1540" w:author="IEC960923" w:date="2013-04-30T14:25:00Z"/>
                    <w:rFonts w:cstheme="minorHAnsi"/>
                    <w:sz w:val="22"/>
                    <w:lang w:val="es-ES" w:eastAsia="zh-TW"/>
                  </w:rPr>
                </w:rPrChange>
              </w:rPr>
              <w:pPrChange w:id="1541" w:author="IEC960923" w:date="2013-04-30T14:22:00Z">
                <w:pPr>
                  <w:jc w:val="left"/>
                </w:pPr>
              </w:pPrChange>
            </w:pPr>
            <w:ins w:id="1542" w:author="IEC960923" w:date="2013-04-30T14:24:00Z">
              <w:r w:rsidRPr="00F14ABD">
                <w:rPr>
                  <w:rFonts w:cstheme="minorHAnsi" w:hint="eastAsia"/>
                  <w:sz w:val="22"/>
                  <w:highlight w:val="cyan"/>
                  <w:lang w:eastAsia="zh-TW"/>
                  <w:rPrChange w:id="1543" w:author="IEC960923" w:date="2013-05-08T13:06:00Z">
                    <w:rPr>
                      <w:rFonts w:cstheme="minorHAnsi" w:hint="eastAsia"/>
                      <w:sz w:val="22"/>
                      <w:highlight w:val="green"/>
                      <w:lang w:eastAsia="zh-TW"/>
                    </w:rPr>
                  </w:rPrChange>
                </w:rPr>
                <w:t>若</w:t>
              </w:r>
              <w:r w:rsidRPr="00F14ABD">
                <w:rPr>
                  <w:rFonts w:cstheme="minorHAnsi"/>
                  <w:sz w:val="22"/>
                  <w:highlight w:val="cyan"/>
                  <w:lang w:val="es-ES" w:eastAsia="zh-TW"/>
                  <w:rPrChange w:id="1544" w:author="IEC960923" w:date="2013-05-08T13:06:00Z">
                    <w:rPr>
                      <w:rFonts w:cstheme="minorHAnsi"/>
                      <w:sz w:val="22"/>
                      <w:highlight w:val="green"/>
                      <w:lang w:eastAsia="zh-TW"/>
                    </w:rPr>
                  </w:rPrChange>
                </w:rPr>
                <w:t>@Plant=</w:t>
              </w:r>
            </w:ins>
            <w:proofErr w:type="gramStart"/>
            <w:ins w:id="1545" w:author="IEC960923" w:date="2013-04-30T14:25:00Z">
              <w:r w:rsidRPr="00F14ABD">
                <w:rPr>
                  <w:rFonts w:cstheme="minorHAnsi"/>
                  <w:sz w:val="22"/>
                  <w:highlight w:val="cyan"/>
                  <w:lang w:val="es-ES" w:eastAsia="zh-TW"/>
                  <w:rPrChange w:id="1546" w:author="IEC960923" w:date="2013-05-08T13:06:00Z">
                    <w:rPr>
                      <w:rFonts w:cstheme="minorHAnsi"/>
                      <w:sz w:val="22"/>
                      <w:lang w:eastAsia="zh-TW"/>
                    </w:rPr>
                  </w:rPrChange>
                </w:rPr>
                <w:t>’</w:t>
              </w:r>
              <w:proofErr w:type="gramEnd"/>
              <w:r w:rsidRPr="00F14ABD">
                <w:rPr>
                  <w:rFonts w:cstheme="minorHAnsi"/>
                  <w:sz w:val="22"/>
                  <w:highlight w:val="cyan"/>
                  <w:lang w:val="es-ES" w:eastAsia="zh-TW"/>
                  <w:rPrChange w:id="1547" w:author="IEC960923" w:date="2013-05-08T13:06:00Z">
                    <w:rPr>
                      <w:rFonts w:cstheme="minorHAnsi"/>
                      <w:sz w:val="22"/>
                      <w:lang w:eastAsia="zh-TW"/>
                    </w:rPr>
                  </w:rPrChange>
                </w:rPr>
                <w:t>ICC</w:t>
              </w:r>
              <w:proofErr w:type="gramStart"/>
              <w:r w:rsidRPr="00F14ABD">
                <w:rPr>
                  <w:rFonts w:cstheme="minorHAnsi"/>
                  <w:sz w:val="22"/>
                  <w:highlight w:val="cyan"/>
                  <w:lang w:val="es-ES" w:eastAsia="zh-TW"/>
                  <w:rPrChange w:id="1548" w:author="IEC960923" w:date="2013-05-08T13:06:00Z">
                    <w:rPr>
                      <w:rFonts w:cstheme="minorHAnsi"/>
                      <w:sz w:val="22"/>
                      <w:lang w:eastAsia="zh-TW"/>
                    </w:rPr>
                  </w:rPrChange>
                </w:rPr>
                <w:t>’</w:t>
              </w:r>
              <w:proofErr w:type="gramEnd"/>
              <w:r w:rsidRPr="00F14ABD">
                <w:rPr>
                  <w:rFonts w:cstheme="minorHAnsi"/>
                  <w:sz w:val="22"/>
                  <w:highlight w:val="cyan"/>
                  <w:lang w:val="es-ES" w:eastAsia="zh-TW"/>
                  <w:rPrChange w:id="1549" w:author="IEC960923" w:date="2013-05-08T13:06:00Z">
                    <w:rPr>
                      <w:rFonts w:cstheme="minorHAnsi"/>
                      <w:sz w:val="22"/>
                      <w:lang w:eastAsia="zh-TW"/>
                    </w:rPr>
                  </w:rPrChange>
                </w:rPr>
                <w:t>(</w:t>
              </w:r>
              <w:r w:rsidRPr="00F14ABD">
                <w:rPr>
                  <w:rFonts w:cstheme="minorHAnsi" w:hint="eastAsia"/>
                  <w:sz w:val="22"/>
                  <w:highlight w:val="cyan"/>
                  <w:lang w:val="es-ES" w:eastAsia="zh-TW"/>
                  <w:rPrChange w:id="1550" w:author="IEC960923" w:date="2013-05-08T13:06:00Z">
                    <w:rPr>
                      <w:rFonts w:cstheme="minorHAnsi" w:hint="eastAsia"/>
                      <w:sz w:val="22"/>
                      <w:lang w:val="es-ES" w:eastAsia="zh-TW"/>
                    </w:rPr>
                  </w:rPrChange>
                </w:rPr>
                <w:t>重慶廠</w:t>
              </w:r>
              <w:r w:rsidRPr="00F14ABD">
                <w:rPr>
                  <w:rFonts w:cstheme="minorHAnsi"/>
                  <w:sz w:val="22"/>
                  <w:highlight w:val="cyan"/>
                  <w:lang w:val="es-ES" w:eastAsia="zh-TW"/>
                  <w:rPrChange w:id="1551" w:author="IEC960923" w:date="2013-05-08T13:06:00Z">
                    <w:rPr>
                      <w:rFonts w:cstheme="minorHAnsi"/>
                      <w:sz w:val="22"/>
                      <w:lang w:eastAsia="zh-TW"/>
                    </w:rPr>
                  </w:rPrChange>
                </w:rPr>
                <w:t>)</w:t>
              </w:r>
              <w:r w:rsidRPr="00F14ABD">
                <w:rPr>
                  <w:rFonts w:cstheme="minorHAnsi" w:hint="eastAsia"/>
                  <w:sz w:val="22"/>
                  <w:highlight w:val="cyan"/>
                  <w:lang w:val="es-ES" w:eastAsia="zh-TW"/>
                  <w:rPrChange w:id="1552" w:author="IEC960923" w:date="2013-05-08T13:06:00Z">
                    <w:rPr>
                      <w:rFonts w:cstheme="minorHAnsi" w:hint="eastAsia"/>
                      <w:sz w:val="22"/>
                      <w:lang w:val="es-ES" w:eastAsia="zh-TW"/>
                    </w:rPr>
                  </w:rPrChange>
                </w:rPr>
                <w:t>，才做以下檢查：</w:t>
              </w:r>
            </w:ins>
          </w:p>
          <w:p w:rsidR="001A5301" w:rsidRPr="00F14ABD" w:rsidRDefault="001A5301">
            <w:pPr>
              <w:pStyle w:val="ab"/>
              <w:ind w:left="360" w:firstLineChars="0" w:firstLine="0"/>
              <w:jc w:val="left"/>
              <w:rPr>
                <w:ins w:id="1553" w:author="IEC960923" w:date="2013-04-30T14:31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highlight w:val="cyan"/>
                <w:lang w:val="es-ES" w:eastAsia="zh-TW"/>
                <w:rPrChange w:id="1554" w:author="IEC960923" w:date="2013-05-08T13:06:00Z">
                  <w:rPr>
                    <w:ins w:id="1555" w:author="IEC960923" w:date="2013-04-30T14:31:00Z"/>
                    <w:rFonts w:ascii="Courier New" w:hAnsi="Courier New" w:cs="Courier New"/>
                    <w:noProof/>
                    <w:color w:val="808080"/>
                    <w:kern w:val="0"/>
                    <w:sz w:val="20"/>
                    <w:szCs w:val="20"/>
                    <w:lang w:val="es-ES" w:eastAsia="zh-TW"/>
                  </w:rPr>
                </w:rPrChange>
              </w:rPr>
              <w:pPrChange w:id="1556" w:author="IEC960923" w:date="2013-04-30T14:30:00Z">
                <w:pPr>
                  <w:jc w:val="left"/>
                </w:pPr>
              </w:pPrChange>
            </w:pPr>
            <w:ins w:id="1557" w:author="IEC960923" w:date="2013-04-30T14:29:00Z">
              <w:r w:rsidRPr="00F14ABD">
                <w:rPr>
                  <w:rFonts w:hint="eastAsia"/>
                  <w:highlight w:val="cyan"/>
                  <w:lang w:val="es-ES" w:eastAsia="zh-TW"/>
                  <w:rPrChange w:id="1558" w:author="IEC960923" w:date="2013-05-08T13:06:00Z">
                    <w:rPr>
                      <w:rFonts w:hint="eastAsia"/>
                      <w:lang w:val="es-ES" w:eastAsia="zh-TW"/>
                    </w:rPr>
                  </w:rPrChange>
                </w:rPr>
                <w:t>獲取</w:t>
              </w:r>
              <w:r w:rsidRPr="00F14ABD">
                <w:rPr>
                  <w:highlight w:val="cyan"/>
                  <w:lang w:val="es-ES" w:eastAsia="zh-TW"/>
                  <w:rPrChange w:id="1559" w:author="IEC960923" w:date="2013-05-08T13:06:00Z">
                    <w:rPr>
                      <w:lang w:val="es-ES" w:eastAsia="zh-TW"/>
                    </w:rPr>
                  </w:rPrChange>
                </w:rPr>
                <w:t>ProductLog</w:t>
              </w:r>
              <w:r w:rsidRPr="00F14ABD">
                <w:rPr>
                  <w:rFonts w:hint="eastAsia"/>
                  <w:highlight w:val="cyan"/>
                  <w:lang w:val="es-ES" w:eastAsia="zh-TW"/>
                  <w:rPrChange w:id="1560" w:author="IEC960923" w:date="2013-05-08T13:06:00Z">
                    <w:rPr>
                      <w:rFonts w:hint="eastAsia"/>
                      <w:lang w:val="es-ES" w:eastAsia="zh-TW"/>
                    </w:rPr>
                  </w:rPrChange>
                </w:rPr>
                <w:t>，</w:t>
              </w:r>
              <w:r w:rsidRPr="00F14ABD">
                <w:rPr>
                  <w:highlight w:val="cyan"/>
                  <w:lang w:val="es-ES" w:eastAsia="zh-TW"/>
                  <w:rPrChange w:id="1561" w:author="IEC960923" w:date="2013-05-08T13:06:00Z">
                    <w:rPr>
                      <w:lang w:val="es-ES" w:eastAsia="zh-TW"/>
                    </w:rPr>
                  </w:rPrChange>
                </w:rPr>
                <w:t>6P Log</w:t>
              </w:r>
              <w:r w:rsidRPr="00F14ABD">
                <w:rPr>
                  <w:rFonts w:hint="eastAsia"/>
                  <w:highlight w:val="cyan"/>
                  <w:lang w:val="es-ES" w:eastAsia="zh-TW"/>
                  <w:rPrChange w:id="1562" w:author="IEC960923" w:date="2013-05-08T13:06:00Z">
                    <w:rPr>
                      <w:rFonts w:hint="eastAsia"/>
                      <w:lang w:val="es-ES" w:eastAsia="zh-TW"/>
                    </w:rPr>
                  </w:rPrChange>
                </w:rPr>
                <w:t>的成功時間，若為空紀錄，則報錯</w:t>
              </w:r>
            </w:ins>
            <w:ins w:id="1563" w:author="IEC960923" w:date="2013-04-30T14:30:00Z">
              <w:r w:rsidRPr="00F14ABD">
                <w:rPr>
                  <w:rFonts w:ascii="Courier New" w:eastAsia="SimSun" w:hAnsi="Courier New" w:cs="Courier New" w:hint="eastAsia"/>
                  <w:noProof/>
                  <w:color w:val="808080"/>
                  <w:kern w:val="0"/>
                  <w:sz w:val="20"/>
                  <w:szCs w:val="20"/>
                  <w:highlight w:val="cyan"/>
                  <w:lang w:val="es-ES"/>
                  <w:rPrChange w:id="1564" w:author="IEC960923" w:date="2013-05-08T13:06:00Z">
                    <w:rPr>
                      <w:rFonts w:ascii="Courier New" w:eastAsia="SimSun" w:hAnsi="Courier New" w:cs="Courier New" w:hint="eastAsia"/>
                      <w:noProof/>
                      <w:color w:val="808080"/>
                      <w:kern w:val="0"/>
                      <w:sz w:val="20"/>
                      <w:szCs w:val="20"/>
                      <w:highlight w:val="green"/>
                    </w:rPr>
                  </w:rPrChange>
                </w:rPr>
                <w:t>‘</w:t>
              </w:r>
              <w:r w:rsidRPr="00F14ABD">
                <w:rPr>
                  <w:rFonts w:hint="eastAsia"/>
                  <w:highlight w:val="cyan"/>
                  <w:lang w:val="es-ES" w:eastAsia="zh-TW"/>
                  <w:rPrChange w:id="1565" w:author="IEC960923" w:date="2013-05-08T13:06:00Z">
                    <w:rPr>
                      <w:rFonts w:hint="eastAsia"/>
                      <w:lang w:val="es-ES" w:eastAsia="zh-TW"/>
                    </w:rPr>
                  </w:rPrChange>
                </w:rPr>
                <w:t>請先</w:t>
              </w:r>
              <w:r w:rsidRPr="00F14ABD">
                <w:rPr>
                  <w:highlight w:val="cyan"/>
                  <w:lang w:val="es-ES" w:eastAsia="zh-TW"/>
                  <w:rPrChange w:id="1566" w:author="IEC960923" w:date="2013-05-08T13:06:00Z">
                    <w:rPr>
                      <w:lang w:val="es-ES" w:eastAsia="zh-TW"/>
                    </w:rPr>
                  </w:rPrChange>
                </w:rPr>
                <w:t xml:space="preserve"> Image down</w:t>
              </w:r>
              <w:r w:rsidRPr="00F14ABD">
                <w:rPr>
                  <w:rFonts w:hint="eastAsia"/>
                  <w:highlight w:val="cyan"/>
                  <w:lang w:val="es-ES" w:eastAsia="zh-TW"/>
                  <w:rPrChange w:id="1567" w:author="IEC960923" w:date="2013-05-08T13:06:00Z">
                    <w:rPr>
                      <w:rFonts w:ascii="Courier New" w:eastAsia="SimSun" w:hAnsi="Courier New" w:cs="Courier New" w:hint="eastAsia"/>
                      <w:noProof/>
                      <w:color w:val="808080"/>
                      <w:kern w:val="0"/>
                      <w:sz w:val="20"/>
                      <w:szCs w:val="20"/>
                      <w:highlight w:val="green"/>
                    </w:rPr>
                  </w:rPrChange>
                </w:rPr>
                <w:t>’</w:t>
              </w:r>
            </w:ins>
            <w:ins w:id="1568" w:author="IEC960923" w:date="2013-04-30T14:34:00Z">
              <w:r w:rsidR="000176D6" w:rsidRPr="00F14ABD">
                <w:rPr>
                  <w:rFonts w:hint="eastAsia"/>
                  <w:highlight w:val="cyan"/>
                  <w:lang w:val="es-ES" w:eastAsia="zh-TW"/>
                  <w:rPrChange w:id="1569" w:author="IEC960923" w:date="2013-05-08T13:06:00Z">
                    <w:rPr>
                      <w:rFonts w:asciiTheme="minorEastAsia" w:hAnsiTheme="minorEastAsia" w:cs="Courier New" w:hint="eastAsia"/>
                      <w:noProof/>
                      <w:color w:val="808080"/>
                      <w:kern w:val="0"/>
                      <w:sz w:val="20"/>
                      <w:szCs w:val="20"/>
                      <w:highlight w:val="green"/>
                      <w:lang w:val="es-ES" w:eastAsia="zh-TW"/>
                    </w:rPr>
                  </w:rPrChange>
                </w:rPr>
                <w:t>，点击“确认”后，继续后面的流程。</w:t>
              </w:r>
            </w:ins>
          </w:p>
          <w:p w:rsidR="000176D6" w:rsidRPr="00F14ABD" w:rsidRDefault="000176D6">
            <w:pPr>
              <w:autoSpaceDE w:val="0"/>
              <w:autoSpaceDN w:val="0"/>
              <w:adjustRightInd w:val="0"/>
              <w:ind w:firstLineChars="200" w:firstLine="400"/>
              <w:jc w:val="left"/>
              <w:rPr>
                <w:ins w:id="1570" w:author="IEC960923" w:date="2013-04-30T14:33:00Z"/>
                <w:rFonts w:ascii="Courier New" w:hAnsi="Courier New" w:cs="Courier New"/>
                <w:noProof/>
                <w:kern w:val="0"/>
                <w:sz w:val="20"/>
                <w:szCs w:val="20"/>
                <w:highlight w:val="cyan"/>
                <w:rPrChange w:id="1571" w:author="IEC960923" w:date="2013-05-08T13:06:00Z">
                  <w:rPr>
                    <w:ins w:id="1572" w:author="IEC960923" w:date="2013-04-30T14:33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  <w:pPrChange w:id="1573" w:author="IEC960923" w:date="2013-04-30T14:34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1574" w:author="IEC960923" w:date="2013-04-30T14:33:00Z">
              <w:r w:rsidRPr="00F14ABD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cyan"/>
                  <w:rPrChange w:id="1575" w:author="IEC960923" w:date="2013-05-08T13:06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if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576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F14ABD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cyan"/>
                  <w:rPrChange w:id="1577" w:author="IEC960923" w:date="2013-05-08T13:06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not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578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F14ABD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cyan"/>
                  <w:rPrChange w:id="1579" w:author="IEC960923" w:date="2013-05-08T13:06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exists(</w:t>
              </w:r>
              <w:r w:rsidRPr="00F14ABD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cyan"/>
                  <w:rPrChange w:id="1580" w:author="IEC960923" w:date="2013-05-08T13:06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select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581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F14ABD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cyan"/>
                  <w:rPrChange w:id="1582" w:author="IEC960923" w:date="2013-05-08T13:06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*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583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F14ABD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cyan"/>
                  <w:rPrChange w:id="1584" w:author="IEC960923" w:date="2013-05-08T13:06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from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585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F14ABD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cyan"/>
                  <w:rPrChange w:id="1586" w:author="IEC960923" w:date="2013-05-08T13:06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ProductLog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587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</w:ins>
          </w:p>
          <w:p w:rsidR="000176D6" w:rsidRPr="00F14ABD" w:rsidRDefault="000176D6" w:rsidP="000176D6">
            <w:pPr>
              <w:autoSpaceDE w:val="0"/>
              <w:autoSpaceDN w:val="0"/>
              <w:adjustRightInd w:val="0"/>
              <w:jc w:val="left"/>
              <w:rPr>
                <w:ins w:id="1588" w:author="IEC960923" w:date="2013-04-30T14:33:00Z"/>
                <w:rFonts w:ascii="Courier New" w:hAnsi="Courier New" w:cs="Courier New"/>
                <w:noProof/>
                <w:kern w:val="0"/>
                <w:sz w:val="20"/>
                <w:szCs w:val="20"/>
                <w:highlight w:val="cyan"/>
                <w:rPrChange w:id="1589" w:author="IEC960923" w:date="2013-05-08T13:06:00Z">
                  <w:rPr>
                    <w:ins w:id="1590" w:author="IEC960923" w:date="2013-04-30T14:33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591" w:author="IEC960923" w:date="2013-04-30T14:33:00Z"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592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          </w:t>
              </w:r>
              <w:r w:rsidRPr="00F14ABD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cyan"/>
                  <w:rPrChange w:id="1593" w:author="IEC960923" w:date="2013-05-08T13:06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where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594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F14ABD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cyan"/>
                  <w:rPrChange w:id="1595" w:author="IEC960923" w:date="2013-05-08T13:06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ProductID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596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F14ABD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cyan"/>
                  <w:rPrChange w:id="1597" w:author="IEC960923" w:date="2013-05-08T13:06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598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F14ABD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cyan"/>
                  <w:rPrChange w:id="1599" w:author="IEC960923" w:date="2013-05-08T13:06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@ProductID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600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F14ABD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cyan"/>
                  <w:rPrChange w:id="1601" w:author="IEC960923" w:date="2013-05-08T13:06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602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</w:ins>
          </w:p>
          <w:p w:rsidR="001A5301" w:rsidRPr="001A5301" w:rsidRDefault="000176D6">
            <w:pPr>
              <w:pStyle w:val="ab"/>
              <w:ind w:left="360" w:firstLineChars="0" w:firstLine="0"/>
              <w:jc w:val="left"/>
              <w:rPr>
                <w:lang w:val="es-ES" w:eastAsia="zh-TW"/>
                <w:rPrChange w:id="1603" w:author="IEC960923" w:date="2013-04-30T14:31:00Z">
                  <w:rPr>
                    <w:rFonts w:eastAsia="SimSun"/>
                    <w:lang w:val="es-ES"/>
                  </w:rPr>
                </w:rPrChange>
              </w:rPr>
              <w:pPrChange w:id="1604" w:author="IEC960923" w:date="2013-04-30T14:30:00Z">
                <w:pPr>
                  <w:jc w:val="left"/>
                </w:pPr>
              </w:pPrChange>
            </w:pPr>
            <w:ins w:id="1605" w:author="IEC960923" w:date="2013-04-30T14:33:00Z"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606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                </w:t>
              </w:r>
              <w:r w:rsidRPr="00F14ABD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cyan"/>
                  <w:rPrChange w:id="1607" w:author="IEC960923" w:date="2013-05-08T13:06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Station</w:t>
              </w:r>
              <w:r w:rsidRPr="00F14ABD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cyan"/>
                  <w:rPrChange w:id="1608" w:author="IEC960923" w:date="2013-05-08T13:06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F14ABD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cyan"/>
                  <w:rPrChange w:id="1609" w:author="IEC960923" w:date="2013-05-08T13:06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'6P'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610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F14ABD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cyan"/>
                  <w:rPrChange w:id="1611" w:author="IEC960923" w:date="2013-05-08T13:06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612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F14ABD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cyan"/>
                  <w:rPrChange w:id="1613" w:author="IEC960923" w:date="2013-05-08T13:06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Status</w:t>
              </w:r>
              <w:r w:rsidRPr="00F14ABD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cyan"/>
                  <w:rPrChange w:id="1614" w:author="IEC960923" w:date="2013-05-08T13:06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F14ABD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cyan"/>
                  <w:rPrChange w:id="1615" w:author="IEC960923" w:date="2013-05-08T13:0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1</w:t>
              </w:r>
              <w:r w:rsidRPr="00F14ABD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cyan"/>
                  <w:rPrChange w:id="1616" w:author="IEC960923" w:date="2013-05-08T13:06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)</w:t>
              </w:r>
            </w:ins>
          </w:p>
        </w:tc>
      </w:tr>
      <w:tr w:rsidR="00CA6658" w:rsidRPr="0082600C" w:rsidTr="0000797D">
        <w:trPr>
          <w:trHeight w:val="194"/>
        </w:trPr>
        <w:tc>
          <w:tcPr>
            <w:tcW w:w="1147" w:type="pct"/>
          </w:tcPr>
          <w:p w:rsidR="00CA6658" w:rsidRPr="00734E45" w:rsidRDefault="00CA6658" w:rsidP="0000797D">
            <w:pPr>
              <w:jc w:val="left"/>
              <w:rPr>
                <w:rFonts w:eastAsia="SimSun"/>
                <w:lang w:val="es-ES"/>
              </w:rPr>
            </w:pPr>
          </w:p>
        </w:tc>
        <w:tc>
          <w:tcPr>
            <w:tcW w:w="3853" w:type="pct"/>
            <w:shd w:val="clear" w:color="auto" w:fill="auto"/>
          </w:tcPr>
          <w:p w:rsidR="00CA6658" w:rsidRPr="00A11741" w:rsidRDefault="00CA6658" w:rsidP="0000797D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检查是否设置抽检率</w:t>
            </w:r>
          </w:p>
          <w:p w:rsidR="00CA6658" w:rsidRDefault="00CA6658" w:rsidP="0000797D">
            <w:pPr>
              <w:jc w:val="left"/>
            </w:pPr>
            <w:r>
              <w:rPr>
                <w:rFonts w:hint="eastAsia"/>
              </w:rPr>
              <w:t>若没有维护抽检规则，则抱错</w:t>
            </w:r>
          </w:p>
        </w:tc>
      </w:tr>
      <w:tr w:rsidR="001F66A3" w:rsidRPr="0082600C" w:rsidTr="00665B78">
        <w:trPr>
          <w:trHeight w:val="194"/>
        </w:trPr>
        <w:tc>
          <w:tcPr>
            <w:tcW w:w="1147" w:type="pct"/>
          </w:tcPr>
          <w:p w:rsidR="001F66A3" w:rsidRPr="00C1541D" w:rsidRDefault="001F66A3" w:rsidP="001A3A17">
            <w:pPr>
              <w:jc w:val="left"/>
              <w:rPr>
                <w:rFonts w:eastAsia="SimSun"/>
                <w:lang w:val="es-ES"/>
              </w:rPr>
            </w:pPr>
          </w:p>
        </w:tc>
        <w:tc>
          <w:tcPr>
            <w:tcW w:w="3853" w:type="pct"/>
            <w:shd w:val="clear" w:color="auto" w:fill="auto"/>
          </w:tcPr>
          <w:p w:rsidR="001F66A3" w:rsidRDefault="001F66A3" w:rsidP="001F66A3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get</w:t>
            </w:r>
            <w:r>
              <w:rPr>
                <w:rFonts w:eastAsia="SimSun" w:hint="eastAsia"/>
              </w:rPr>
              <w:t>资产标签</w:t>
            </w:r>
            <w:r w:rsidR="00477179">
              <w:rPr>
                <w:rFonts w:eastAsia="SimSun" w:hint="eastAsia"/>
              </w:rPr>
              <w:t>等相关信息</w:t>
            </w:r>
            <w:r w:rsidR="00E107C7">
              <w:rPr>
                <w:rFonts w:eastAsia="SimSun" w:hint="eastAsia"/>
              </w:rPr>
              <w:t>,</w:t>
            </w:r>
            <w:r w:rsidR="00E107C7">
              <w:rPr>
                <w:rFonts w:eastAsia="SimSun" w:hint="eastAsia"/>
              </w:rPr>
              <w:t>显示在表格里</w:t>
            </w:r>
          </w:p>
          <w:p w:rsidR="00917415" w:rsidRPr="00AD5B60" w:rsidRDefault="00917415" w:rsidP="00400A15">
            <w:pPr>
              <w:pStyle w:val="ab"/>
              <w:numPr>
                <w:ilvl w:val="0"/>
                <w:numId w:val="25"/>
              </w:numPr>
              <w:ind w:firstLineChars="0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显示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Customer SN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输入行</w:t>
            </w:r>
          </w:p>
          <w:p w:rsidR="00917415" w:rsidRPr="00AD5B60" w:rsidRDefault="00917415" w:rsidP="00917415">
            <w:pPr>
              <w:pStyle w:val="ab"/>
              <w:ind w:left="720" w:firstLineChars="0" w:firstLine="0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详细信息如下</w:t>
            </w:r>
          </w:p>
          <w:p w:rsidR="00E9510F" w:rsidRPr="0028247A" w:rsidRDefault="00917415" w:rsidP="00E9510F">
            <w:pPr>
              <w:rPr>
                <w:ins w:id="1617" w:author="Gao, Guan-Wei (高貫偉 ITC)" w:date="2012-04-10T15:04:00Z"/>
                <w:rFonts w:ascii="Courier New" w:eastAsia="SimSun" w:hAnsi="Courier New" w:cs="Courier New"/>
                <w:b/>
                <w:noProof/>
                <w:color w:val="000000" w:themeColor="text1"/>
                <w:kern w:val="0"/>
                <w:sz w:val="22"/>
                <w:lang w:val="es-ES"/>
                <w:rPrChange w:id="1618" w:author="IEC960923" w:date="2013-05-08T11:39:00Z">
                  <w:rPr>
                    <w:ins w:id="1619" w:author="Gao, Guan-Wei (高貫偉 ITC)" w:date="2012-04-10T15:04:00Z"/>
                    <w:rFonts w:ascii="Courier New" w:eastAsia="SimSun" w:hAnsi="Courier New" w:cs="Courier New"/>
                    <w:b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</w:pPr>
            <w:r w:rsidRPr="00AD5B60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  <w:t>S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 xml:space="preserve">elect </w:t>
            </w:r>
            <w:r w:rsidRPr="00AD5B60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  <w:t>‘</w:t>
            </w: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Cus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  <w:rPrChange w:id="1620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>tomer SN</w:t>
            </w:r>
            <w:r w:rsidRPr="0028247A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  <w:rPrChange w:id="1621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>’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  <w:rPrChange w:id="1622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 xml:space="preserve"> as PartType,</w:t>
            </w:r>
            <w:r w:rsidRPr="0028247A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  <w:rPrChange w:id="1623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 xml:space="preserve"> ‘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  <w:rPrChange w:id="1624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 xml:space="preserve">Customer </w:t>
            </w:r>
          </w:p>
          <w:p w:rsidR="00E9510F" w:rsidRPr="0028247A" w:rsidRDefault="00917415" w:rsidP="00CA6658">
            <w:pPr>
              <w:pStyle w:val="ab"/>
              <w:ind w:left="720" w:firstLineChars="0" w:firstLine="0"/>
              <w:rPr>
                <w:ins w:id="1625" w:author="Gao, Guan-Wei (高貫偉 ITC)" w:date="2012-04-10T15:04:00Z"/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  <w:rPrChange w:id="1626" w:author="IEC960923" w:date="2013-05-08T11:39:00Z">
                  <w:rPr>
                    <w:ins w:id="1627" w:author="Gao, Guan-Wei (高貫偉 ITC)" w:date="2012-04-10T15:04:00Z"/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</w:pP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  <w:rPrChange w:id="1628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>SN</w:t>
            </w:r>
            <w:r w:rsidRPr="0028247A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  <w:rPrChange w:id="1629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>’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  <w:rPrChange w:id="1630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 xml:space="preserve"> as Decription,</w:t>
            </w:r>
            <w:r w:rsidR="00CA6658" w:rsidRPr="0028247A"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  <w:rPrChange w:id="1631" w:author="IEC960923" w:date="2013-05-08T11:39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>’’</w:t>
            </w:r>
            <w:r w:rsidR="00CA6658"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  <w:rPrChange w:id="1632" w:author="IEC960923" w:date="2013-05-08T11:39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 xml:space="preserve"> as PartNO,1 as QTY</w:t>
            </w:r>
          </w:p>
          <w:p w:rsidR="00BA4E9B" w:rsidRDefault="00450B81">
            <w:pPr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  <w:rPrChange w:id="1633" w:author="Gao, Guan-Wei (高貫偉 ITC)" w:date="2012-04-10T15:04:00Z">
                  <w:rPr>
                    <w:rFonts w:eastAsia="SimSun"/>
                    <w:noProof/>
                    <w:kern w:val="0"/>
                    <w:lang w:val="es-ES"/>
                  </w:rPr>
                </w:rPrChange>
              </w:rPr>
              <w:pPrChange w:id="1634" w:author="Gao, Guan-Wei (高貫偉 ITC)" w:date="2012-04-10T15:04:00Z">
                <w:pPr>
                  <w:pStyle w:val="ab"/>
                  <w:ind w:left="720" w:firstLineChars="0" w:firstLine="0"/>
                </w:pPr>
              </w:pPrChange>
            </w:pPr>
            <w:ins w:id="1635" w:author="Gao, Guan-Wei (高貫偉 ITC)" w:date="2012-04-10T15:04:00Z">
              <w:r w:rsidRPr="0028247A">
                <w:rPr>
                  <w:rFonts w:ascii="Courier New" w:eastAsia="SimSun" w:hAnsi="Courier New" w:cs="Courier New"/>
                  <w:b/>
                  <w:noProof/>
                  <w:color w:val="000000" w:themeColor="text1"/>
                  <w:kern w:val="0"/>
                  <w:sz w:val="22"/>
                  <w:lang w:val="es-ES"/>
                  <w:rPrChange w:id="1636" w:author="IEC960923" w:date="2013-05-08T11:39:00Z">
                    <w:rPr>
                      <w:noProof/>
                      <w:kern w:val="0"/>
                      <w:highlight w:val="yellow"/>
                      <w:lang w:val="es-ES"/>
                    </w:rPr>
                  </w:rPrChange>
                </w:rPr>
                <w:t>2012-4-10</w:t>
              </w:r>
              <w:r w:rsidRPr="0028247A">
                <w:rPr>
                  <w:rFonts w:ascii="Courier New" w:eastAsia="SimSun" w:hAnsi="Courier New" w:cs="Courier New" w:hint="eastAsia"/>
                  <w:b/>
                  <w:noProof/>
                  <w:color w:val="000000" w:themeColor="text1"/>
                  <w:kern w:val="0"/>
                  <w:sz w:val="22"/>
                  <w:lang w:val="es-ES"/>
                  <w:rPrChange w:id="1637" w:author="IEC960923" w:date="2013-05-08T11:39:00Z">
                    <w:rPr>
                      <w:rFonts w:hint="eastAsia"/>
                      <w:noProof/>
                      <w:kern w:val="0"/>
                      <w:highlight w:val="yellow"/>
                      <w:lang w:val="es-ES"/>
                    </w:rPr>
                  </w:rPrChange>
                </w:rPr>
                <w:t>修改</w:t>
              </w:r>
            </w:ins>
          </w:p>
          <w:p w:rsidR="008F284E" w:rsidRDefault="008F284E" w:rsidP="00400A15">
            <w:pPr>
              <w:pStyle w:val="ab"/>
              <w:numPr>
                <w:ilvl w:val="0"/>
                <w:numId w:val="25"/>
              </w:numPr>
              <w:ind w:firstLineChars="0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显示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PP</w:t>
            </w: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输入行</w:t>
            </w:r>
            <w:r w:rsidRPr="0053296B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lang w:val="es-ES"/>
                <w:rPrChange w:id="1638" w:author="IEC960923" w:date="2013-04-30T14:16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（</w:t>
            </w:r>
            <w:r w:rsidRPr="0053296B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  <w:rPrChange w:id="1639" w:author="IEC960923" w:date="2013-04-30T14:16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ModelBOM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中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没有找到则</w:t>
            </w:r>
            <w:r w:rsidR="004F4A36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不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显示</w:t>
            </w:r>
            <w:r w:rsidRPr="0053296B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lang w:val="es-ES"/>
                <w:rPrChange w:id="1640" w:author="IEC960923" w:date="2013-04-30T14:16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）</w:t>
            </w:r>
          </w:p>
          <w:p w:rsidR="001F66A3" w:rsidRDefault="00450B81" w:rsidP="008F284E">
            <w:pPr>
              <w:pStyle w:val="ab"/>
              <w:ind w:left="720" w:firstLineChars="0" w:firstLine="0"/>
              <w:rPr>
                <w:ins w:id="1641" w:author="Gao, Guan-Wei (高貫偉 ITC)" w:date="2012-04-10T15:03:00Z"/>
                <w:rFonts w:ascii="Courier New" w:eastAsia="SimSun" w:hAnsi="Courier New" w:cs="Courier New"/>
                <w:strike/>
                <w:noProof/>
                <w:color w:val="000000" w:themeColor="text1"/>
                <w:kern w:val="0"/>
                <w:sz w:val="22"/>
                <w:lang w:val="es-ES"/>
              </w:rPr>
            </w:pPr>
            <w:r w:rsidRPr="00450B81">
              <w:rPr>
                <w:rFonts w:ascii="Courier New" w:eastAsia="SimSun" w:hAnsi="Courier New" w:cs="Courier New" w:hint="eastAsia"/>
                <w:strike/>
                <w:noProof/>
                <w:color w:val="000000" w:themeColor="text1"/>
                <w:kern w:val="0"/>
                <w:sz w:val="22"/>
                <w:lang w:val="es-ES"/>
                <w:rPrChange w:id="1642" w:author="Gao, Guan-Wei (高貫偉 ITC)" w:date="2012-04-10T15:03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>通过</w:t>
            </w:r>
            <w:r w:rsidRPr="00450B81">
              <w:rPr>
                <w:rFonts w:ascii="Courier New" w:eastAsia="SimSun" w:hAnsi="Courier New" w:cs="Courier New"/>
                <w:strike/>
                <w:noProof/>
                <w:color w:val="000000" w:themeColor="text1"/>
                <w:kern w:val="0"/>
                <w:sz w:val="22"/>
                <w:lang w:val="es-ES"/>
                <w:rPrChange w:id="1643" w:author="Gao, Guan-Wei (高貫偉 ITC)" w:date="2012-04-10T15:03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 xml:space="preserve">Model </w:t>
            </w:r>
            <w:r w:rsidRPr="00450B81">
              <w:rPr>
                <w:rFonts w:ascii="Courier New" w:eastAsia="SimSun" w:hAnsi="Courier New" w:cs="Courier New" w:hint="eastAsia"/>
                <w:strike/>
                <w:noProof/>
                <w:color w:val="000000" w:themeColor="text1"/>
                <w:kern w:val="0"/>
                <w:sz w:val="22"/>
                <w:lang w:val="es-ES"/>
                <w:rPrChange w:id="1644" w:author="Gao, Guan-Wei (高貫偉 ITC)" w:date="2012-04-10T15:03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>和</w:t>
            </w:r>
            <w:r w:rsidRPr="00450B81">
              <w:rPr>
                <w:rFonts w:ascii="Arial" w:hAnsi="Arial" w:cs="Arial"/>
                <w:strike/>
                <w:noProof/>
                <w:color w:val="000000" w:themeColor="text1"/>
                <w:kern w:val="0"/>
                <w:szCs w:val="21"/>
                <w:lang w:val="es-ES"/>
                <w:rPrChange w:id="1645" w:author="Gao, Guan-Wei (高貫偉 ITC)" w:date="2012-04-10T15:03:00Z">
                  <w:rPr>
                    <w:rFonts w:ascii="Arial" w:hAnsi="Arial" w:cs="Arial"/>
                    <w:noProof/>
                    <w:color w:val="000000" w:themeColor="text1"/>
                    <w:kern w:val="0"/>
                    <w:szCs w:val="21"/>
                    <w:lang w:val="es-ES"/>
                  </w:rPr>
                </w:rPrChange>
              </w:rPr>
              <w:t>bom</w:t>
            </w:r>
            <w:r w:rsidRPr="00450B81">
              <w:rPr>
                <w:rFonts w:ascii="Arial" w:hAnsi="Arial" w:cs="Arial" w:hint="eastAsia"/>
                <w:strike/>
                <w:noProof/>
                <w:color w:val="000000" w:themeColor="text1"/>
                <w:kern w:val="0"/>
                <w:szCs w:val="21"/>
                <w:rPrChange w:id="1646" w:author="Gao, Guan-Wei (高貫偉 ITC)" w:date="2012-04-10T15:03:00Z">
                  <w:rPr>
                    <w:rFonts w:ascii="Arial" w:hAnsi="Arial" w:cs="Arial" w:hint="eastAsia"/>
                    <w:noProof/>
                    <w:color w:val="000000" w:themeColor="text1"/>
                    <w:kern w:val="0"/>
                    <w:szCs w:val="21"/>
                  </w:rPr>
                </w:rPrChange>
              </w:rPr>
              <w:t>中</w:t>
            </w:r>
            <w:r w:rsidRPr="00450B81">
              <w:rPr>
                <w:rFonts w:ascii="Arial" w:hAnsi="Arial" w:cs="Arial"/>
                <w:strike/>
                <w:noProof/>
                <w:color w:val="000000" w:themeColor="text1"/>
                <w:kern w:val="0"/>
                <w:szCs w:val="21"/>
                <w:lang w:val="es-ES"/>
                <w:rPrChange w:id="1647" w:author="Gao, Guan-Wei (高貫偉 ITC)" w:date="2012-04-10T15:03:00Z">
                  <w:rPr>
                    <w:rFonts w:ascii="Arial" w:hAnsi="Arial" w:cs="Arial"/>
                    <w:noProof/>
                    <w:color w:val="000000" w:themeColor="text1"/>
                    <w:kern w:val="0"/>
                    <w:szCs w:val="21"/>
                    <w:lang w:val="es-ES"/>
                  </w:rPr>
                </w:rPrChange>
              </w:rPr>
              <w:t xml:space="preserve">BomNodeType=’AT’ </w:t>
            </w:r>
            <w:r w:rsidRPr="00450B81">
              <w:rPr>
                <w:rFonts w:ascii="Courier New" w:eastAsia="SimSun" w:hAnsi="Courier New" w:cs="Courier New"/>
                <w:strike/>
                <w:noProof/>
                <w:color w:val="000000" w:themeColor="text1"/>
                <w:kern w:val="0"/>
                <w:sz w:val="22"/>
                <w:lang w:val="es-ES"/>
                <w:rPrChange w:id="1648" w:author="Gao, Guan-Wei (高貫偉 ITC)" w:date="2012-04-10T15:03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 xml:space="preserve"> (Descr=’PP’)</w:t>
            </w:r>
            <w:r w:rsidRPr="00450B81">
              <w:rPr>
                <w:rFonts w:ascii="Courier New" w:eastAsia="SimSun" w:hAnsi="Courier New" w:cs="Courier New" w:hint="eastAsia"/>
                <w:strike/>
                <w:noProof/>
                <w:color w:val="000000" w:themeColor="text1"/>
                <w:kern w:val="0"/>
                <w:sz w:val="22"/>
                <w:lang w:val="es-ES"/>
                <w:rPrChange w:id="1649" w:author="Gao, Guan-Wei (高貫偉 ITC)" w:date="2012-04-10T15:03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>找到</w:t>
            </w:r>
            <w:r w:rsidRPr="00450B81">
              <w:rPr>
                <w:rFonts w:ascii="Courier New" w:eastAsia="SimSun" w:hAnsi="Courier New" w:cs="Courier New"/>
                <w:strike/>
                <w:noProof/>
                <w:color w:val="000000" w:themeColor="text1"/>
                <w:kern w:val="0"/>
                <w:sz w:val="22"/>
                <w:lang w:val="es-ES"/>
                <w:rPrChange w:id="1650" w:author="Gao, Guan-Wei (高貫偉 ITC)" w:date="2012-04-10T15:03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>Part</w:t>
            </w:r>
            <w:r w:rsidRPr="00450B81">
              <w:rPr>
                <w:rFonts w:ascii="Courier New" w:eastAsia="SimSun" w:hAnsi="Courier New" w:cs="Courier New" w:hint="eastAsia"/>
                <w:strike/>
                <w:noProof/>
                <w:color w:val="000000" w:themeColor="text1"/>
                <w:kern w:val="0"/>
                <w:sz w:val="22"/>
                <w:lang w:val="es-ES"/>
                <w:rPrChange w:id="1651" w:author="Gao, Guan-Wei (高貫偉 ITC)" w:date="2012-04-10T15:03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>的</w:t>
            </w:r>
            <w:r w:rsidRPr="00450B81">
              <w:rPr>
                <w:rFonts w:ascii="Courier New" w:eastAsia="SimSun" w:hAnsi="Courier New" w:cs="Courier New"/>
                <w:strike/>
                <w:noProof/>
                <w:color w:val="000000" w:themeColor="text1"/>
                <w:kern w:val="0"/>
                <w:sz w:val="22"/>
                <w:lang w:val="es-ES"/>
                <w:rPrChange w:id="1652" w:author="Gao, Guan-Wei (高貫偉 ITC)" w:date="2012-04-10T15:03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t>PartNo</w:t>
            </w:r>
          </w:p>
          <w:p w:rsidR="00906DE2" w:rsidRPr="00906DE2" w:rsidRDefault="00450B81" w:rsidP="008F284E">
            <w:pPr>
              <w:pStyle w:val="ab"/>
              <w:ind w:left="720" w:firstLineChars="0" w:firstLine="0"/>
              <w:rPr>
                <w:ins w:id="1653" w:author="Gao, Guan-Wei (高貫偉 ITC)" w:date="2012-04-10T14:56:00Z"/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ins w:id="1654" w:author="Gao, Guan-Wei (高貫偉 ITC)" w:date="2012-04-10T15:03:00Z">
              <w:r w:rsidRPr="00450B81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  <w:rPrChange w:id="1655" w:author="Gao, Guan-Wei (高貫偉 ITC)" w:date="2012-04-10T15:03:00Z">
                    <w:rPr>
                      <w:rFonts w:ascii="Courier New" w:eastAsia="SimSun" w:hAnsi="Courier New" w:cs="Courier New" w:hint="eastAsia"/>
                      <w:strike/>
                      <w:noProof/>
                      <w:color w:val="000000" w:themeColor="text1"/>
                      <w:kern w:val="0"/>
                      <w:sz w:val="22"/>
                      <w:lang w:val="es-ES"/>
                    </w:rPr>
                  </w:rPrChange>
                </w:rPr>
                <w:t>通过</w:t>
              </w:r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Model</w:t>
              </w:r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，获取</w:t>
              </w:r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BomNodeType=</w:t>
              </w:r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‘</w:t>
              </w:r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PP</w:t>
              </w:r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’</w:t>
              </w:r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 xml:space="preserve"> and </w:t>
              </w:r>
              <w:r w:rsidR="00906DE2" w:rsidRPr="00906DE2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lang w:val="es-ES"/>
                </w:rPr>
                <w:t>Descr=’Asstage-1’</w:t>
              </w:r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 xml:space="preserve"> </w:t>
              </w:r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的所有</w:t>
              </w:r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Part</w:t>
              </w:r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的</w:t>
              </w:r>
            </w:ins>
            <w:ins w:id="1656" w:author="Gao, Guan-Wei (高貫偉 ITC)" w:date="2012-04-10T15:04:00Z">
              <w:r w:rsidR="00906DE2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PartNo</w:t>
              </w:r>
            </w:ins>
          </w:p>
          <w:p w:rsidR="00BA4E9B" w:rsidRDefault="00906DE2">
            <w:pPr>
              <w:ind w:firstLineChars="350" w:firstLine="770"/>
              <w:rPr>
                <w:ins w:id="1657" w:author="Gao, Guan-Wei (高貫偉 ITC)" w:date="2012-04-10T15:05:00Z"/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  <w:pPrChange w:id="1658" w:author="Gao, Guan-Wei (高貫偉 ITC)" w:date="2012-04-10T15:05:00Z">
                <w:pPr>
                  <w:pStyle w:val="ab"/>
                  <w:ind w:left="720" w:firstLineChars="0" w:firstLine="0"/>
                </w:pPr>
              </w:pPrChange>
            </w:pPr>
            <w:ins w:id="1659" w:author="Gao, Guan-Wei (高貫偉 ITC)" w:date="2012-04-10T14:57:00Z"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PartNo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显示格式：</w:t>
              </w:r>
            </w:ins>
            <w:ins w:id="1660" w:author="Gao, Guan-Wei (高貫偉 ITC)" w:date="2012-04-10T15:04:00Z">
              <w:r w:rsidR="00E9510F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VC</w:t>
              </w:r>
            </w:ins>
            <w:ins w:id="1661" w:author="Gao, Guan-Wei (高貫偉 ITC)" w:date="2012-04-10T15:05:00Z">
              <w:r w:rsidR="00E9510F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（</w:t>
              </w:r>
            </w:ins>
            <w:ins w:id="1662" w:author="Gao, Guan-Wei (高貫偉 ITC)" w:date="2012-04-10T15:06:00Z">
              <w:r w:rsidR="00E9510F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PartNo</w:t>
              </w:r>
              <w:r w:rsidR="00E9510F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的前</w:t>
              </w:r>
              <w:r w:rsidR="00E9510F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5</w:t>
              </w:r>
              <w:r w:rsidR="00E9510F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码</w:t>
              </w:r>
            </w:ins>
            <w:ins w:id="1663" w:author="Gao, Guan-Wei (高貫偉 ITC)" w:date="2012-04-10T15:05:00Z">
              <w:r w:rsidR="00E9510F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）</w:t>
              </w:r>
            </w:ins>
            <w:ins w:id="1664" w:author="Gao, Guan-Wei (高貫偉 ITC)" w:date="2012-04-10T15:04:00Z">
              <w:r w:rsidR="00E9510F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显示出来，把后面的几位显示成</w:t>
              </w:r>
              <w:r w:rsidR="00E9510F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lang w:val="es-ES"/>
                </w:rPr>
                <w:t>’</w:t>
              </w:r>
              <w:r w:rsidR="00E9510F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*</w:t>
              </w:r>
              <w:r w:rsidR="00E9510F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lang w:val="es-ES"/>
                </w:rPr>
                <w:t>’</w:t>
              </w:r>
            </w:ins>
          </w:p>
          <w:p w:rsidR="00BA4E9B" w:rsidRDefault="00E9510F">
            <w:pPr>
              <w:ind w:firstLineChars="350" w:firstLine="770"/>
              <w:rPr>
                <w:ins w:id="1665" w:author="Gao, Guan-Wei (高貫偉 ITC)" w:date="2012-04-10T15:05:00Z"/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  <w:pPrChange w:id="1666" w:author="Gao, Guan-Wei (高貫偉 ITC)" w:date="2012-04-10T15:05:00Z">
                <w:pPr>
                  <w:pStyle w:val="ab"/>
                  <w:ind w:left="720" w:firstLineChars="0" w:firstLine="0"/>
                </w:pPr>
              </w:pPrChange>
            </w:pPr>
            <w:ins w:id="1667" w:author="Gao, Guan-Wei (高貫偉 ITC)" w:date="2012-04-10T15:05:00Z"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如：</w:t>
              </w:r>
              <w:r w:rsidR="00450B81" w:rsidRPr="00450B81">
                <w:rPr>
                  <w:rFonts w:ascii="Century Gothic" w:hAnsi="Century Gothic"/>
                  <w:sz w:val="20"/>
                  <w:szCs w:val="20"/>
                  <w:lang w:val="es-ES"/>
                  <w:rPrChange w:id="1668" w:author="Gao, Guan-Wei (高貫偉 ITC)" w:date="2012-04-13T15:31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2TG0B0056801</w:t>
              </w:r>
              <w:r w:rsidR="00450B81" w:rsidRPr="00450B81">
                <w:rPr>
                  <w:rFonts w:ascii="Century Gothic" w:eastAsia="SimSun" w:hAnsi="Century Gothic" w:hint="eastAsia"/>
                  <w:sz w:val="20"/>
                  <w:szCs w:val="20"/>
                  <w:lang w:val="es-ES"/>
                  <w:rPrChange w:id="1669" w:author="Gao, Guan-Wei (高貫偉 ITC)" w:date="2012-04-13T15:31:00Z">
                    <w:rPr>
                      <w:rFonts w:ascii="Century Gothic" w:eastAsia="SimSun" w:hAnsi="Century Gothic" w:hint="eastAsia"/>
                      <w:sz w:val="20"/>
                      <w:szCs w:val="20"/>
                    </w:rPr>
                  </w:rPrChange>
                </w:rPr>
                <w:t>，</w:t>
              </w:r>
              <w:r>
                <w:rPr>
                  <w:rFonts w:ascii="Century Gothic" w:eastAsia="SimSun" w:hAnsi="Century Gothic" w:hint="eastAsia"/>
                  <w:sz w:val="20"/>
                  <w:szCs w:val="20"/>
                </w:rPr>
                <w:t>显示为</w:t>
              </w:r>
              <w:r w:rsidR="00450B81" w:rsidRPr="00450B81">
                <w:rPr>
                  <w:rFonts w:ascii="Century Gothic" w:eastAsia="SimSun" w:hAnsi="Century Gothic"/>
                  <w:sz w:val="20"/>
                  <w:szCs w:val="20"/>
                  <w:lang w:val="es-ES"/>
                  <w:rPrChange w:id="1670" w:author="Gao, Guan-Wei (高貫偉 ITC)" w:date="2012-04-13T15:31:00Z">
                    <w:rPr>
                      <w:rFonts w:ascii="Century Gothic" w:eastAsia="SimSun" w:hAnsi="Century Gothic"/>
                      <w:sz w:val="20"/>
                      <w:szCs w:val="20"/>
                    </w:rPr>
                  </w:rPrChange>
                </w:rPr>
                <w:t>2TG0B*******</w:t>
              </w:r>
            </w:ins>
          </w:p>
          <w:p w:rsidR="00BA4E9B" w:rsidRDefault="00E9510F">
            <w:pPr>
              <w:rPr>
                <w:ins w:id="1671" w:author="Gao, Guan-Wei (高貫偉 ITC)" w:date="2012-04-10T15:06:00Z"/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  <w:pPrChange w:id="1672" w:author="Gao, Guan-Wei (高貫偉 ITC)" w:date="2012-04-10T15:06:00Z">
                <w:pPr>
                  <w:pStyle w:val="ab"/>
                  <w:ind w:left="720" w:firstLineChars="0" w:firstLine="0"/>
                </w:pPr>
              </w:pPrChange>
            </w:pPr>
            <w:ins w:id="1673" w:author="Gao, Guan-Wei (高貫偉 ITC)" w:date="2012-04-10T15:06:00Z"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参考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SQL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：</w:t>
              </w:r>
            </w:ins>
          </w:p>
          <w:p w:rsidR="00E9510F" w:rsidRPr="00D80D8E" w:rsidRDefault="00450B81" w:rsidP="00E9510F">
            <w:pPr>
              <w:autoSpaceDE w:val="0"/>
              <w:autoSpaceDN w:val="0"/>
              <w:adjustRightInd w:val="0"/>
              <w:jc w:val="left"/>
              <w:rPr>
                <w:ins w:id="1674" w:author="Gao, Guan-Wei (高貫偉 ITC)" w:date="2012-04-10T15:08:00Z"/>
                <w:rFonts w:ascii="Courier New" w:eastAsia="SimSun" w:hAnsi="Courier New" w:cs="Courier New"/>
                <w:noProof/>
                <w:color w:val="808080"/>
                <w:kern w:val="0"/>
                <w:sz w:val="20"/>
                <w:szCs w:val="20"/>
                <w:lang w:val="es-ES"/>
                <w:rPrChange w:id="1675" w:author="Gao, Guan-Wei (高貫偉 ITC)" w:date="2012-04-13T15:31:00Z">
                  <w:rPr>
                    <w:ins w:id="1676" w:author="Gao, Guan-Wei (高貫偉 ITC)" w:date="2012-04-10T15:08:00Z"/>
                    <w:rFonts w:ascii="Courier New" w:hAnsi="Courier New" w:cs="Courier New"/>
                    <w:noProof/>
                    <w:color w:val="808080"/>
                    <w:kern w:val="0"/>
                    <w:sz w:val="20"/>
                    <w:szCs w:val="20"/>
                  </w:rPr>
                </w:rPrChange>
              </w:rPr>
            </w:pPr>
            <w:ins w:id="1677" w:author="Gao, Guan-Wei (高貫偉 ITC)" w:date="2012-04-10T15:08:00Z">
              <w:r w:rsidRPr="00450B81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lang w:val="es-ES"/>
                  <w:rPrChange w:id="1678" w:author="Gao, Guan-Wei (高貫偉 ITC)" w:date="2012-04-13T15:31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declare</w:t>
              </w:r>
              <w:r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1679" w:author="Gao, Guan-Wei (高貫偉 ITC)" w:date="2012-04-13T15:31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@Model </w:t>
              </w:r>
              <w:r w:rsidRPr="00450B81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lang w:val="es-ES"/>
                  <w:rPrChange w:id="1680" w:author="Gao, Guan-Wei (高貫偉 ITC)" w:date="2012-04-13T15:31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varchar</w:t>
              </w:r>
              <w:r w:rsidRPr="00450B8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lang w:val="es-ES"/>
                  <w:rPrChange w:id="1681" w:author="Gao, Guan-Wei (高貫偉 ITC)" w:date="2012-04-13T15:31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(</w:t>
              </w:r>
              <w:r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1682" w:author="Gao, Guan-Wei (高貫偉 ITC)" w:date="2012-04-13T15:31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12</w:t>
              </w:r>
              <w:r w:rsidRPr="00450B8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lang w:val="es-ES"/>
                  <w:rPrChange w:id="1683" w:author="Gao, Guan-Wei (高貫偉 ITC)" w:date="2012-04-13T15:31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)</w:t>
              </w:r>
            </w:ins>
          </w:p>
          <w:p w:rsidR="00E9510F" w:rsidRPr="00D80D8E" w:rsidRDefault="00450B81" w:rsidP="00E9510F">
            <w:pPr>
              <w:autoSpaceDE w:val="0"/>
              <w:autoSpaceDN w:val="0"/>
              <w:adjustRightInd w:val="0"/>
              <w:jc w:val="left"/>
              <w:rPr>
                <w:ins w:id="1684" w:author="Gao, Guan-Wei (高貫偉 ITC)" w:date="2012-04-10T15:08:00Z"/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  <w:rPrChange w:id="1685" w:author="Gao, Guan-Wei (高貫偉 ITC)" w:date="2012-04-13T15:31:00Z">
                  <w:rPr>
                    <w:ins w:id="1686" w:author="Gao, Guan-Wei (高貫偉 ITC)" w:date="2012-04-10T15:08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687" w:author="Gao, Guan-Wei (高貫偉 ITC)" w:date="2012-04-10T15:08:00Z">
              <w:r w:rsidRPr="00450B81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lang w:val="es-ES"/>
                  <w:rPrChange w:id="1688" w:author="Gao, Guan-Wei (高貫偉 ITC)" w:date="2012-04-13T15:31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select</w:t>
              </w:r>
              <w:r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1689" w:author="Gao, Guan-Wei (高貫偉 ITC)" w:date="2012-04-13T15:31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450B81">
                <w:rPr>
                  <w:rFonts w:ascii="Courier New" w:hAnsi="Courier New" w:cs="Courier New"/>
                  <w:noProof/>
                  <w:color w:val="FF00FF"/>
                  <w:kern w:val="0"/>
                  <w:sz w:val="20"/>
                  <w:szCs w:val="20"/>
                  <w:lang w:val="es-ES"/>
                  <w:rPrChange w:id="1690" w:author="Gao, Guan-Wei (高貫偉 ITC)" w:date="2012-04-13T15:31:00Z">
                    <w:rPr>
                      <w:rFonts w:ascii="Courier New" w:hAnsi="Courier New" w:cs="Courier New"/>
                      <w:noProof/>
                      <w:color w:val="FF00FF"/>
                      <w:kern w:val="0"/>
                      <w:sz w:val="20"/>
                      <w:szCs w:val="20"/>
                    </w:rPr>
                  </w:rPrChange>
                </w:rPr>
                <w:t>rtrim</w:t>
              </w:r>
              <w:r w:rsidRPr="00450B8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lang w:val="es-ES"/>
                  <w:rPrChange w:id="1691" w:author="Gao, Guan-Wei (高貫偉 ITC)" w:date="2012-04-13T15:31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(</w:t>
              </w:r>
              <w:r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1692" w:author="Gao, Guan-Wei (高貫偉 ITC)" w:date="2012-04-13T15:31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b</w:t>
              </w:r>
              <w:r w:rsidRPr="00450B8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lang w:val="es-ES"/>
                  <w:rPrChange w:id="1693" w:author="Gao, Guan-Wei (高貫偉 ITC)" w:date="2012-04-13T15:31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.</w:t>
              </w:r>
              <w:r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1694" w:author="Gao, Guan-Wei (高貫偉 ITC)" w:date="2012-04-13T15:31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>PartNo</w:t>
              </w:r>
              <w:r w:rsidRPr="00450B8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lang w:val="es-ES"/>
                  <w:rPrChange w:id="1695" w:author="Gao, Guan-Wei (高貫偉 ITC)" w:date="2012-04-13T15:31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)</w:t>
              </w:r>
              <w:r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1696" w:author="Gao, Guan-Wei (高貫偉 ITC)" w:date="2012-04-13T15:31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</w:t>
              </w:r>
              <w:r w:rsidRPr="00450B81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lang w:val="es-ES"/>
                  <w:rPrChange w:id="1697" w:author="Gao, Guan-Wei (高貫偉 ITC)" w:date="2012-04-13T15:31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from</w:t>
              </w:r>
              <w:r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1698" w:author="Gao, Guan-Wei (高貫偉 ITC)" w:date="2012-04-13T15:31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ModelBOM a</w:t>
              </w:r>
              <w:r w:rsidRPr="00450B8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lang w:val="es-ES"/>
                  <w:rPrChange w:id="1699" w:author="Gao, Guan-Wei (高貫偉 ITC)" w:date="2012-04-13T15:31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,</w:t>
              </w:r>
              <w:r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1700" w:author="Gao, Guan-Wei (高貫偉 ITC)" w:date="2012-04-13T15:31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Part b</w:t>
              </w:r>
            </w:ins>
          </w:p>
          <w:p w:rsidR="00E9510F" w:rsidRPr="0028247A" w:rsidRDefault="00450B81" w:rsidP="00E9510F">
            <w:pPr>
              <w:autoSpaceDE w:val="0"/>
              <w:autoSpaceDN w:val="0"/>
              <w:adjustRightInd w:val="0"/>
              <w:jc w:val="left"/>
              <w:rPr>
                <w:ins w:id="1701" w:author="Gao, Guan-Wei (高貫偉 ITC)" w:date="2012-04-10T15:08:00Z"/>
                <w:rFonts w:ascii="Courier New" w:hAnsi="Courier New" w:cs="Courier New"/>
                <w:noProof/>
                <w:kern w:val="0"/>
                <w:sz w:val="20"/>
                <w:szCs w:val="20"/>
                <w:rPrChange w:id="1702" w:author="IEC960923" w:date="2013-05-08T11:39:00Z">
                  <w:rPr>
                    <w:ins w:id="1703" w:author="Gao, Guan-Wei (高貫偉 ITC)" w:date="2012-04-10T15:08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704" w:author="Gao, Guan-Wei (高貫偉 ITC)" w:date="2012-04-10T15:08:00Z">
              <w:r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1705" w:author="Gao, Guan-Wei (高貫偉 ITC)" w:date="2012-04-13T15:31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</w:t>
              </w:r>
              <w:r w:rsidR="00E9510F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</w:t>
              </w:r>
              <w:r w:rsidR="00E9510F" w:rsidRPr="0028247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rPrChange w:id="1706" w:author="IEC960923" w:date="2013-05-08T11:3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e</w:t>
              </w:r>
              <w:r w:rsidR="00E9510F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07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a</w:t>
              </w:r>
              <w:r w:rsidR="00E9510F"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08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.</w:t>
              </w:r>
              <w:r w:rsidR="00E9510F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0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Component </w:t>
              </w:r>
              <w:r w:rsidR="00E9510F"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10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="00E9510F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11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b</w:t>
              </w:r>
              <w:r w:rsidR="00E9510F"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12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.</w:t>
              </w:r>
              <w:r w:rsidR="00E9510F"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1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PartNo </w:t>
              </w:r>
            </w:ins>
          </w:p>
          <w:p w:rsidR="00E9510F" w:rsidRPr="0028247A" w:rsidRDefault="00E9510F" w:rsidP="00E9510F">
            <w:pPr>
              <w:autoSpaceDE w:val="0"/>
              <w:autoSpaceDN w:val="0"/>
              <w:adjustRightInd w:val="0"/>
              <w:jc w:val="left"/>
              <w:rPr>
                <w:ins w:id="1714" w:author="Gao, Guan-Wei (高貫偉 ITC)" w:date="2012-04-10T15:08:00Z"/>
                <w:rFonts w:ascii="Courier New" w:hAnsi="Courier New" w:cs="Courier New"/>
                <w:noProof/>
                <w:kern w:val="0"/>
                <w:sz w:val="20"/>
                <w:szCs w:val="20"/>
                <w:rPrChange w:id="1715" w:author="IEC960923" w:date="2013-05-08T11:39:00Z">
                  <w:rPr>
                    <w:ins w:id="1716" w:author="Gao, Guan-Wei (高貫偉 ITC)" w:date="2012-04-10T15:08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1717" w:author="Gao, Guan-Wei (高貫偉 ITC)" w:date="2012-04-10T15:08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1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19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20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a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21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.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22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Material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23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2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@Model </w:t>
              </w:r>
            </w:ins>
          </w:p>
          <w:p w:rsidR="00E9510F" w:rsidRPr="0028247A" w:rsidRDefault="00E9510F" w:rsidP="00E9510F">
            <w:pPr>
              <w:autoSpaceDE w:val="0"/>
              <w:autoSpaceDN w:val="0"/>
              <w:adjustRightInd w:val="0"/>
              <w:jc w:val="left"/>
              <w:rPr>
                <w:ins w:id="1725" w:author="Gao, Guan-Wei (高貫偉 ITC)" w:date="2012-04-10T15:08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rPrChange w:id="1726" w:author="IEC960923" w:date="2013-05-08T11:39:00Z">
                  <w:rPr>
                    <w:ins w:id="1727" w:author="Gao, Guan-Wei (高貫偉 ITC)" w:date="2012-04-10T15:08:00Z"/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</w:pPr>
            <w:ins w:id="1728" w:author="Gao, Guan-Wei (高貫偉 ITC)" w:date="2012-04-10T15:08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29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30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31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b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32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.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33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BomNodeType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34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35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736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'PP'</w:t>
              </w:r>
            </w:ins>
          </w:p>
          <w:p w:rsidR="00BA4E9B" w:rsidRPr="0028247A" w:rsidRDefault="00E9510F">
            <w:pPr>
              <w:rPr>
                <w:ins w:id="1737" w:author="Gao, Guan-Wei (高貫偉 ITC)" w:date="2012-04-10T14:56:00Z"/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  <w:rPrChange w:id="1738" w:author="IEC960923" w:date="2013-05-08T11:39:00Z">
                  <w:rPr>
                    <w:ins w:id="1739" w:author="Gao, Guan-Wei (高貫偉 ITC)" w:date="2012-04-10T14:56:00Z"/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pPrChange w:id="1740" w:author="Gao, Guan-Wei (高貫偉 ITC)" w:date="2012-04-10T15:06:00Z">
                <w:pPr>
                  <w:pStyle w:val="ab"/>
                  <w:ind w:left="720" w:firstLineChars="0" w:firstLine="0"/>
                </w:pPr>
              </w:pPrChange>
            </w:pPr>
            <w:ins w:id="1741" w:author="Gao, Guan-Wei (高貫偉 ITC)" w:date="2012-04-10T15:08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42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43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44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b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45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.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46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Descr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1747" w:author="IEC960923" w:date="2013-05-08T11:3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1748" w:author="IEC960923" w:date="2013-05-08T11:3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1749" w:author="IEC960923" w:date="2013-05-08T11:3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'Asstage-1'</w:t>
              </w:r>
            </w:ins>
          </w:p>
          <w:p w:rsidR="00BA4E9B" w:rsidRDefault="00450B81">
            <w:pPr>
              <w:rPr>
                <w:rFonts w:ascii="Courier New" w:eastAsia="SimSun" w:hAnsi="Courier New" w:cs="Courier New"/>
                <w:b/>
                <w:noProof/>
                <w:color w:val="000000" w:themeColor="text1"/>
                <w:kern w:val="0"/>
                <w:sz w:val="22"/>
                <w:lang w:val="es-ES"/>
                <w:rPrChange w:id="1750" w:author="Gao, Guan-Wei (高貫偉 ITC)" w:date="2012-04-10T14:57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2"/>
                    <w:lang w:val="es-ES"/>
                  </w:rPr>
                </w:rPrChange>
              </w:rPr>
              <w:pPrChange w:id="1751" w:author="Gao, Guan-Wei (高貫偉 ITC)" w:date="2012-04-10T14:56:00Z">
                <w:pPr>
                  <w:pStyle w:val="ab"/>
                  <w:ind w:left="720" w:firstLineChars="0" w:firstLine="0"/>
                </w:pPr>
              </w:pPrChange>
            </w:pPr>
            <w:ins w:id="1752" w:author="Gao, Guan-Wei (高貫偉 ITC)" w:date="2012-04-10T14:57:00Z">
              <w:r w:rsidRPr="0028247A">
                <w:rPr>
                  <w:rFonts w:ascii="Courier New" w:eastAsia="SimSun" w:hAnsi="Courier New" w:cs="Courier New"/>
                  <w:b/>
                  <w:noProof/>
                  <w:color w:val="000000" w:themeColor="text1"/>
                  <w:kern w:val="0"/>
                  <w:sz w:val="22"/>
                  <w:lang w:val="es-ES"/>
                  <w:rPrChange w:id="1753" w:author="IEC960923" w:date="2013-05-08T11:39:00Z">
                    <w:rPr>
                      <w:rFonts w:ascii="Courier New" w:eastAsia="SimSun" w:hAnsi="Courier New" w:cs="Courier New"/>
                      <w:noProof/>
                      <w:color w:val="000000" w:themeColor="text1"/>
                      <w:kern w:val="0"/>
                      <w:sz w:val="22"/>
                      <w:lang w:val="es-ES"/>
                    </w:rPr>
                  </w:rPrChange>
                </w:rPr>
                <w:t>2012-4-10</w:t>
              </w:r>
              <w:r w:rsidRPr="0028247A">
                <w:rPr>
                  <w:rFonts w:ascii="Courier New" w:eastAsia="SimSun" w:hAnsi="Courier New" w:cs="Courier New" w:hint="eastAsia"/>
                  <w:b/>
                  <w:noProof/>
                  <w:color w:val="000000" w:themeColor="text1"/>
                  <w:kern w:val="0"/>
                  <w:sz w:val="22"/>
                  <w:lang w:val="es-ES"/>
                  <w:rPrChange w:id="1754" w:author="IEC960923" w:date="2013-05-08T11:39:00Z">
                    <w:rPr>
                      <w:rFonts w:ascii="Courier New" w:eastAsia="SimSun" w:hAnsi="Courier New" w:cs="Courier New" w:hint="eastAsia"/>
                      <w:noProof/>
                      <w:color w:val="000000" w:themeColor="text1"/>
                      <w:kern w:val="0"/>
                      <w:sz w:val="22"/>
                      <w:lang w:val="es-ES"/>
                    </w:rPr>
                  </w:rPrChange>
                </w:rPr>
                <w:t>修改结束</w:t>
              </w:r>
            </w:ins>
          </w:p>
          <w:p w:rsidR="008F284E" w:rsidRDefault="008F284E" w:rsidP="00400A15">
            <w:pPr>
              <w:pStyle w:val="ab"/>
              <w:numPr>
                <w:ilvl w:val="0"/>
                <w:numId w:val="25"/>
              </w:numPr>
              <w:ind w:firstLineChars="0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r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显示资产标签输入行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（</w:t>
            </w:r>
            <w:r w:rsidRPr="004B7F1D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ModelBOM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中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没有找到则</w:t>
            </w:r>
            <w:r w:rsidR="003A2BFE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不</w:t>
            </w:r>
            <w:r w:rsidRPr="004B7F1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t>显示）</w:t>
            </w:r>
          </w:p>
          <w:p w:rsidR="00400A15" w:rsidRPr="007206CD" w:rsidRDefault="00400A15" w:rsidP="008F284E">
            <w:pPr>
              <w:pStyle w:val="ab"/>
              <w:ind w:left="720" w:firstLineChars="0" w:firstLine="0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</w:pPr>
            <w:r w:rsidRPr="00AD5B60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2"/>
                <w:lang w:val="es-ES"/>
              </w:rPr>
              <w:t>从</w:t>
            </w:r>
            <w:r w:rsidR="00F6074F" w:rsidRPr="00734E45">
              <w:rPr>
                <w:rFonts w:ascii="Courier New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lang w:val="es-ES"/>
              </w:rPr>
              <w:t>Product_Part</w:t>
            </w:r>
            <w:r w:rsidRPr="00AD5B60">
              <w:rPr>
                <w:rFonts w:ascii="Courier New" w:hAnsi="Courier New" w:cs="Courier New" w:hint="eastAsia"/>
                <w:noProof/>
                <w:color w:val="000000" w:themeColor="text1"/>
                <w:kern w:val="0"/>
                <w:sz w:val="20"/>
                <w:szCs w:val="20"/>
              </w:rPr>
              <w:t>取得已结合的</w:t>
            </w:r>
            <w:r w:rsidR="00BE472D" w:rsidRPr="00734E45">
              <w:rPr>
                <w:rFonts w:eastAsia="SimSun" w:hint="eastAsia"/>
                <w:color w:val="000000" w:themeColor="text1"/>
                <w:sz w:val="22"/>
                <w:lang w:val="es-ES"/>
              </w:rPr>
              <w:t>ATSN1</w:t>
            </w:r>
            <w:r w:rsidR="00BE472D" w:rsidRPr="00734E45">
              <w:rPr>
                <w:rFonts w:eastAsia="SimSun" w:hint="eastAsia"/>
                <w:color w:val="000000" w:themeColor="text1"/>
                <w:sz w:val="22"/>
                <w:lang w:val="es-ES"/>
              </w:rPr>
              <w:t>，</w:t>
            </w:r>
            <w:r w:rsidR="00BE472D" w:rsidRPr="00734E45">
              <w:rPr>
                <w:rFonts w:eastAsia="SimSun" w:hint="eastAsia"/>
                <w:color w:val="000000" w:themeColor="text1"/>
                <w:sz w:val="22"/>
                <w:lang w:val="es-ES"/>
              </w:rPr>
              <w:t>ATSN3</w:t>
            </w:r>
          </w:p>
          <w:p w:rsidR="001F66A3" w:rsidRPr="0028247A" w:rsidRDefault="00E107C7" w:rsidP="00A53EE7">
            <w:pPr>
              <w:pStyle w:val="ab"/>
              <w:ind w:left="720" w:firstLineChars="0" w:firstLine="0"/>
              <w:jc w:val="left"/>
              <w:rPr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  <w:lang w:val="es-ES"/>
                <w:rPrChange w:id="1755" w:author="IEC960923" w:date="2013-05-08T11:40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  <w:lang w:val="es-ES"/>
                  </w:rPr>
                </w:rPrChange>
              </w:rPr>
            </w:pPr>
            <w:r w:rsidRPr="00AD5B60">
              <w:rPr>
                <w:rFonts w:eastAsia="SimSun" w:hint="eastAsia"/>
                <w:color w:val="000000" w:themeColor="text1"/>
                <w:lang w:val="es-ES"/>
              </w:rPr>
              <w:lastRenderedPageBreak/>
              <w:t xml:space="preserve">   </w:t>
            </w:r>
            <w:r w:rsidR="00A53EE7" w:rsidRPr="00AD5B60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Prod</w:t>
            </w:r>
            <w:r w:rsidR="00A53EE7" w:rsidRPr="0028247A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  <w:rPrChange w:id="1756" w:author="IEC960923" w:date="2013-05-08T11:40:00Z">
                  <w:rPr>
                    <w:rFonts w:ascii="Arial" w:hAnsi="Arial" w:cs="Arial" w:hint="eastAsia"/>
                    <w:noProof/>
                    <w:color w:val="000000" w:themeColor="text1"/>
                    <w:kern w:val="0"/>
                    <w:szCs w:val="21"/>
                    <w:lang w:val="es-ES"/>
                  </w:rPr>
                </w:rPrChange>
              </w:rPr>
              <w:t>uct_Part.</w:t>
            </w:r>
            <w:r w:rsidR="002F27BD" w:rsidRPr="0028247A">
              <w:rPr>
                <w:color w:val="000000" w:themeColor="text1"/>
                <w:sz w:val="22"/>
                <w:lang w:val="es-ES"/>
                <w:rPrChange w:id="1757" w:author="IEC960923" w:date="2013-05-08T11:40:00Z">
                  <w:rPr>
                    <w:color w:val="000000" w:themeColor="text1"/>
                    <w:sz w:val="22"/>
                    <w:lang w:val="es-ES"/>
                  </w:rPr>
                </w:rPrChange>
              </w:rPr>
              <w:t xml:space="preserve"> PartSn</w:t>
            </w:r>
            <w:r w:rsidR="002F27BD" w:rsidRPr="0028247A">
              <w:rPr>
                <w:rFonts w:hint="eastAsia"/>
                <w:color w:val="000000" w:themeColor="text1"/>
                <w:sz w:val="22"/>
                <w:lang w:val="es-ES"/>
                <w:rPrChange w:id="1758" w:author="IEC960923" w:date="2013-05-08T11:40:00Z">
                  <w:rPr>
                    <w:rFonts w:hint="eastAsia"/>
                    <w:color w:val="000000" w:themeColor="text1"/>
                    <w:sz w:val="22"/>
                    <w:lang w:val="es-ES"/>
                  </w:rPr>
                </w:rPrChange>
              </w:rPr>
              <w:t xml:space="preserve">  </w:t>
            </w:r>
            <w:r w:rsidR="00A53EE7" w:rsidRPr="0028247A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  <w:rPrChange w:id="1759" w:author="IEC960923" w:date="2013-05-08T11:40:00Z">
                  <w:rPr>
                    <w:rFonts w:ascii="Arial" w:hAnsi="Arial" w:cs="Arial" w:hint="eastAsia"/>
                    <w:noProof/>
                    <w:color w:val="000000" w:themeColor="text1"/>
                    <w:kern w:val="0"/>
                    <w:szCs w:val="21"/>
                    <w:lang w:val="es-ES"/>
                  </w:rPr>
                </w:rPrChange>
              </w:rPr>
              <w:t>where ProductID=@prdid and PartNo in (bom</w:t>
            </w:r>
            <w:r w:rsidR="00A53EE7" w:rsidRPr="0028247A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rPrChange w:id="1760" w:author="IEC960923" w:date="2013-05-08T11:40:00Z">
                  <w:rPr>
                    <w:rFonts w:ascii="Arial" w:hAnsi="Arial" w:cs="Arial" w:hint="eastAsia"/>
                    <w:noProof/>
                    <w:color w:val="000000" w:themeColor="text1"/>
                    <w:kern w:val="0"/>
                    <w:szCs w:val="21"/>
                  </w:rPr>
                </w:rPrChange>
              </w:rPr>
              <w:t>中</w:t>
            </w:r>
            <w:r w:rsidR="00A53EE7" w:rsidRPr="0028247A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  <w:rPrChange w:id="1761" w:author="IEC960923" w:date="2013-05-08T11:40:00Z">
                  <w:rPr>
                    <w:rFonts w:ascii="Arial" w:hAnsi="Arial" w:cs="Arial" w:hint="eastAsia"/>
                    <w:noProof/>
                    <w:color w:val="000000" w:themeColor="text1"/>
                    <w:kern w:val="0"/>
                    <w:szCs w:val="21"/>
                    <w:lang w:val="es-ES"/>
                  </w:rPr>
                </w:rPrChange>
              </w:rPr>
              <w:t>BomNodeType=</w:t>
            </w:r>
            <w:r w:rsidR="00A53EE7" w:rsidRPr="0028247A">
              <w:rPr>
                <w:rFonts w:ascii="Arial" w:hAnsi="Arial" w:cs="Arial"/>
                <w:noProof/>
                <w:color w:val="000000" w:themeColor="text1"/>
                <w:kern w:val="0"/>
                <w:szCs w:val="21"/>
                <w:lang w:val="es-ES"/>
                <w:rPrChange w:id="1762" w:author="IEC960923" w:date="2013-05-08T11:40:00Z">
                  <w:rPr>
                    <w:rFonts w:ascii="Arial" w:hAnsi="Arial" w:cs="Arial"/>
                    <w:noProof/>
                    <w:color w:val="000000" w:themeColor="text1"/>
                    <w:kern w:val="0"/>
                    <w:szCs w:val="21"/>
                    <w:lang w:val="es-ES"/>
                  </w:rPr>
                </w:rPrChange>
              </w:rPr>
              <w:t>’</w:t>
            </w:r>
            <w:r w:rsidR="00A53EE7" w:rsidRPr="0028247A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  <w:rPrChange w:id="1763" w:author="IEC960923" w:date="2013-05-08T11:40:00Z">
                  <w:rPr>
                    <w:rFonts w:ascii="Arial" w:hAnsi="Arial" w:cs="Arial" w:hint="eastAsia"/>
                    <w:noProof/>
                    <w:color w:val="000000" w:themeColor="text1"/>
                    <w:kern w:val="0"/>
                    <w:szCs w:val="21"/>
                    <w:lang w:val="es-ES"/>
                  </w:rPr>
                </w:rPrChange>
              </w:rPr>
              <w:t>AT</w:t>
            </w:r>
            <w:r w:rsidR="00A53EE7" w:rsidRPr="0028247A">
              <w:rPr>
                <w:rFonts w:ascii="Arial" w:hAnsi="Arial" w:cs="Arial"/>
                <w:noProof/>
                <w:color w:val="000000" w:themeColor="text1"/>
                <w:kern w:val="0"/>
                <w:szCs w:val="21"/>
                <w:lang w:val="es-ES"/>
                <w:rPrChange w:id="1764" w:author="IEC960923" w:date="2013-05-08T11:40:00Z">
                  <w:rPr>
                    <w:rFonts w:ascii="Arial" w:hAnsi="Arial" w:cs="Arial"/>
                    <w:noProof/>
                    <w:color w:val="000000" w:themeColor="text1"/>
                    <w:kern w:val="0"/>
                    <w:szCs w:val="21"/>
                    <w:lang w:val="es-ES"/>
                  </w:rPr>
                </w:rPrChange>
              </w:rPr>
              <w:t>’</w:t>
            </w:r>
            <w:r w:rsidR="00A53EE7" w:rsidRPr="0028247A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  <w:rPrChange w:id="1765" w:author="IEC960923" w:date="2013-05-08T11:40:00Z">
                  <w:rPr>
                    <w:rFonts w:ascii="Arial" w:hAnsi="Arial" w:cs="Arial" w:hint="eastAsia"/>
                    <w:noProof/>
                    <w:color w:val="000000" w:themeColor="text1"/>
                    <w:kern w:val="0"/>
                    <w:szCs w:val="21"/>
                    <w:lang w:val="es-ES"/>
                  </w:rPr>
                </w:rPrChange>
              </w:rPr>
              <w:t xml:space="preserve">  and (Descr </w:t>
            </w:r>
            <w:r w:rsidRPr="0028247A">
              <w:rPr>
                <w:rFonts w:ascii="Courier New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lang w:val="es-ES"/>
                <w:rPrChange w:id="1766" w:author="IEC960923" w:date="2013-05-08T11:40:00Z">
                  <w:rPr>
                    <w:rFonts w:ascii="Courier New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  <w:lang w:val="es-ES"/>
                  </w:rPr>
                </w:rPrChange>
              </w:rPr>
              <w:t>=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lang w:val="es-ES"/>
                <w:rPrChange w:id="1767" w:author="IEC960923" w:date="2013-05-08T11:40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  <w:lang w:val="es-ES"/>
                  </w:rPr>
                </w:rPrChange>
              </w:rPr>
              <w:t>’</w:t>
            </w:r>
            <w:r w:rsidR="00897E65" w:rsidRPr="0028247A">
              <w:rPr>
                <w:rFonts w:eastAsia="SimSun" w:hint="eastAsia"/>
                <w:color w:val="000000" w:themeColor="text1"/>
                <w:sz w:val="22"/>
                <w:lang w:val="es-ES"/>
                <w:rPrChange w:id="1768" w:author="IEC960923" w:date="2013-05-08T11:40:00Z">
                  <w:rPr>
                    <w:rFonts w:eastAsia="SimSun" w:hint="eastAsia"/>
                    <w:color w:val="000000" w:themeColor="text1"/>
                    <w:sz w:val="22"/>
                    <w:lang w:val="es-ES"/>
                  </w:rPr>
                </w:rPrChange>
              </w:rPr>
              <w:t xml:space="preserve"> ATSN1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lang w:val="es-ES"/>
                <w:rPrChange w:id="1769" w:author="IEC960923" w:date="2013-05-08T11:40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  <w:lang w:val="es-ES"/>
                  </w:rPr>
                </w:rPrChange>
              </w:rPr>
              <w:t>’</w:t>
            </w:r>
            <w:r w:rsidRPr="0028247A">
              <w:rPr>
                <w:rFonts w:ascii="Courier New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lang w:val="es-ES"/>
                <w:rPrChange w:id="1770" w:author="IEC960923" w:date="2013-05-08T11:40:00Z">
                  <w:rPr>
                    <w:rFonts w:ascii="Courier New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  <w:lang w:val="es-ES"/>
                  </w:rPr>
                </w:rPrChange>
              </w:rPr>
              <w:t xml:space="preserve"> </w:t>
            </w:r>
            <w:r w:rsidR="00A53EE7" w:rsidRPr="0028247A">
              <w:rPr>
                <w:rFonts w:ascii="Courier New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lang w:val="es-ES"/>
                <w:rPrChange w:id="1771" w:author="IEC960923" w:date="2013-05-08T11:40:00Z">
                  <w:rPr>
                    <w:rFonts w:ascii="Courier New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  <w:lang w:val="es-ES"/>
                  </w:rPr>
                </w:rPrChange>
              </w:rPr>
              <w:t xml:space="preserve">or 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lang w:val="es-ES"/>
                <w:rPrChange w:id="1772" w:author="IEC960923" w:date="2013-05-08T11:40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  <w:lang w:val="es-ES"/>
                  </w:rPr>
                </w:rPrChange>
              </w:rPr>
              <w:t>[</w:t>
            </w:r>
            <w:r w:rsidR="00A53EE7" w:rsidRPr="0028247A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  <w:rPrChange w:id="1773" w:author="IEC960923" w:date="2013-05-08T11:40:00Z">
                  <w:rPr>
                    <w:rFonts w:ascii="Arial" w:hAnsi="Arial" w:cs="Arial" w:hint="eastAsia"/>
                    <w:noProof/>
                    <w:color w:val="000000" w:themeColor="text1"/>
                    <w:kern w:val="0"/>
                    <w:szCs w:val="21"/>
                    <w:lang w:val="es-ES"/>
                  </w:rPr>
                </w:rPrChange>
              </w:rPr>
              <w:t xml:space="preserve">Descr </w:t>
            </w:r>
            <w:r w:rsidRPr="0028247A">
              <w:rPr>
                <w:rFonts w:ascii="Courier New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lang w:val="es-ES"/>
                <w:rPrChange w:id="1774" w:author="IEC960923" w:date="2013-05-08T11:40:00Z">
                  <w:rPr>
                    <w:rFonts w:ascii="Courier New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  <w:lang w:val="es-ES"/>
                  </w:rPr>
                </w:rPrChange>
              </w:rPr>
              <w:t>=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lang w:val="es-ES"/>
                <w:rPrChange w:id="1775" w:author="IEC960923" w:date="2013-05-08T11:40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  <w:lang w:val="es-ES"/>
                  </w:rPr>
                </w:rPrChange>
              </w:rPr>
              <w:t>’</w:t>
            </w:r>
            <w:r w:rsidR="00897E65" w:rsidRPr="0028247A">
              <w:rPr>
                <w:rFonts w:eastAsia="SimSun" w:hint="eastAsia"/>
                <w:color w:val="000000" w:themeColor="text1"/>
                <w:sz w:val="22"/>
                <w:lang w:val="es-ES"/>
                <w:rPrChange w:id="1776" w:author="IEC960923" w:date="2013-05-08T11:40:00Z">
                  <w:rPr>
                    <w:rFonts w:eastAsia="SimSun" w:hint="eastAsia"/>
                    <w:color w:val="000000" w:themeColor="text1"/>
                    <w:sz w:val="22"/>
                    <w:lang w:val="es-ES"/>
                  </w:rPr>
                </w:rPrChange>
              </w:rPr>
              <w:t xml:space="preserve"> ATSN3</w:t>
            </w:r>
            <w:r w:rsidR="00A53EE7"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lang w:val="es-ES"/>
                <w:rPrChange w:id="1777" w:author="IEC960923" w:date="2013-05-08T11:40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  <w:lang w:val="es-ES"/>
                  </w:rPr>
                </w:rPrChange>
              </w:rPr>
              <w:t>]</w:t>
            </w:r>
            <w:ins w:id="1778" w:author="Gao, Guan-Wei (高貫偉 ITC)" w:date="2012-04-24T11:39:00Z">
              <w:r w:rsidR="007206CD" w:rsidRPr="0028247A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  <w:lang w:val="es-ES"/>
                  <w:rPrChange w:id="1779" w:author="IEC960923" w:date="2013-05-08T11:40:00Z">
                    <w:rPr>
                      <w:rFonts w:ascii="Courier New" w:eastAsia="SimSun" w:hAnsi="Courier New" w:cs="Courier New" w:hint="eastAsia"/>
                      <w:noProof/>
                      <w:color w:val="000000" w:themeColor="text1"/>
                      <w:kern w:val="0"/>
                      <w:sz w:val="20"/>
                      <w:szCs w:val="20"/>
                      <w:lang w:val="es-ES"/>
                    </w:rPr>
                  </w:rPrChange>
                </w:rPr>
                <w:t>)</w:t>
              </w:r>
            </w:ins>
          </w:p>
          <w:p w:rsidR="00477179" w:rsidRPr="0028247A" w:rsidRDefault="00477179" w:rsidP="00152F9A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firstLineChars="0"/>
              <w:jc w:val="left"/>
              <w:rPr>
                <w:ins w:id="1780" w:author="Gao, Guan-Wei (高貫偉 ITC)" w:date="2012-06-07T10:15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781" w:author="IEC960923" w:date="2013-05-08T11:40:00Z">
                  <w:rPr>
                    <w:ins w:id="1782" w:author="Gao, Guan-Wei (高貫偉 ITC)" w:date="2012-06-07T10:15:00Z"/>
                    <w:rFonts w:ascii="Courier New" w:eastAsia="SimSun" w:hAnsi="Courier New" w:cs="Courier New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</w:pP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783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显示</w:t>
            </w:r>
            <w:r w:rsidRPr="0028247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784" w:author="IEC960923" w:date="2013-05-08T11:40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Smart card reader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785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 xml:space="preserve"> 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786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输入行</w:t>
            </w:r>
            <w:r w:rsidR="004B7F1D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787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（</w:t>
            </w:r>
            <w:r w:rsidR="004B7F1D" w:rsidRPr="0028247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rPrChange w:id="1788" w:author="IEC960923" w:date="2013-05-08T11:40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ModelBOM</w:t>
            </w:r>
            <w:r w:rsidR="004B7F1D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rPrChange w:id="1789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中</w:t>
            </w:r>
            <w:r w:rsidR="004B7F1D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790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没有找到则</w:t>
            </w:r>
            <w:r w:rsidR="003A2BFE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791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不</w:t>
            </w:r>
            <w:r w:rsidR="004B7F1D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792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显示）</w:t>
            </w:r>
          </w:p>
          <w:p w:rsidR="00BA4E9B" w:rsidRPr="0028247A" w:rsidRDefault="00F87E06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ins w:id="1793" w:author="Gao, Guan-Wei (高貫偉 ITC)" w:date="2012-06-07T10:15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794" w:author="IEC960923" w:date="2013-05-08T11:40:00Z">
                  <w:rPr>
                    <w:ins w:id="1795" w:author="Gao, Guan-Wei (高貫偉 ITC)" w:date="2012-06-07T10:15:00Z"/>
                    <w:rFonts w:ascii="Courier New" w:eastAsia="SimSun" w:hAnsi="Courier New" w:cs="Courier New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pPrChange w:id="1796" w:author="Gao, Guan-Wei (高貫偉 ITC)" w:date="2012-06-07T10:15:00Z">
                <w:pPr>
                  <w:pStyle w:val="ab"/>
                  <w:numPr>
                    <w:numId w:val="26"/>
                  </w:numPr>
                  <w:autoSpaceDE w:val="0"/>
                  <w:autoSpaceDN w:val="0"/>
                  <w:adjustRightInd w:val="0"/>
                  <w:ind w:left="720" w:firstLineChars="0" w:hanging="360"/>
                  <w:jc w:val="left"/>
                </w:pPr>
              </w:pPrChange>
            </w:pPr>
            <w:ins w:id="1797" w:author="Gao, Guan-Wei (高貫偉 ITC)" w:date="2012-06-07T10:15:00Z"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shd w:val="pct15" w:color="auto" w:fill="FFFFFF"/>
                  <w:rPrChange w:id="1798" w:author="IEC960923" w:date="2013-05-08T11:40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shd w:val="pct15" w:color="auto" w:fill="FFFFFF"/>
                    </w:rPr>
                  </w:rPrChange>
                </w:rPr>
                <w:t>2012-6-7</w:t>
              </w:r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shd w:val="pct15" w:color="auto" w:fill="FFFFFF"/>
                  <w:rPrChange w:id="1799" w:author="IEC960923" w:date="2013-05-08T11:40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shd w:val="pct15" w:color="auto" w:fill="FFFFFF"/>
                    </w:rPr>
                  </w:rPrChange>
                </w:rPr>
                <w:t>修改</w:t>
              </w:r>
            </w:ins>
          </w:p>
          <w:p w:rsidR="00BA4E9B" w:rsidRPr="0028247A" w:rsidRDefault="00450B81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ins w:id="1800" w:author="Gao, Guan-Wei (高貫偉 ITC)" w:date="2012-06-07T10:15:00Z"/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1801" w:author="IEC960923" w:date="2013-05-08T11:40:00Z">
                  <w:rPr>
                    <w:ins w:id="1802" w:author="Gao, Guan-Wei (高貫偉 ITC)" w:date="2012-06-07T10:15:00Z"/>
                    <w:rFonts w:ascii="Courier New" w:hAnsi="Courier New" w:cs="Courier New"/>
                    <w:color w:val="808080"/>
                    <w:sz w:val="20"/>
                    <w:szCs w:val="20"/>
                  </w:rPr>
                </w:rPrChange>
              </w:rPr>
              <w:pPrChange w:id="1803" w:author="Gao, Guan-Wei (高貫偉 ITC)" w:date="2012-06-07T10:17:00Z">
                <w:pPr>
                  <w:autoSpaceDE w:val="0"/>
                  <w:autoSpaceDN w:val="0"/>
                  <w:jc w:val="left"/>
                </w:pPr>
              </w:pPrChange>
            </w:pPr>
            <w:ins w:id="1804" w:author="Gao, Guan-Wei (高貫偉 ITC)" w:date="2012-06-07T10:15:00Z">
              <w:r w:rsidRPr="0028247A">
                <w:rPr>
                  <w:rFonts w:ascii="Courier New" w:hAnsi="Courier New" w:cs="Courier New"/>
                  <w:noProof/>
                  <w:color w:val="000000" w:themeColor="text1"/>
                  <w:kern w:val="0"/>
                  <w:sz w:val="20"/>
                  <w:szCs w:val="20"/>
                  <w:rPrChange w:id="1805" w:author="IEC960923" w:date="2013-05-08T11:40:00Z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</w:rPrChange>
                </w:rPr>
                <w:t>select'Smart card reader','Smart card reader', Component as PartNo,ModelBOM.Quantity as Qty from ModelBOM (nolock) , PartInfo (nolock)</w:t>
              </w:r>
            </w:ins>
          </w:p>
          <w:p w:rsidR="00BA4E9B" w:rsidRPr="0028247A" w:rsidRDefault="00450B81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ins w:id="1806" w:author="Gao, Guan-Wei (高貫偉 ITC)" w:date="2012-06-07T10:15:00Z"/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1807" w:author="IEC960923" w:date="2013-05-08T11:40:00Z">
                  <w:rPr>
                    <w:ins w:id="1808" w:author="Gao, Guan-Wei (高貫偉 ITC)" w:date="2012-06-07T10:15:00Z"/>
                    <w:rFonts w:ascii="Courier New" w:hAnsi="Courier New" w:cs="Courier New"/>
                    <w:sz w:val="20"/>
                    <w:szCs w:val="20"/>
                  </w:rPr>
                </w:rPrChange>
              </w:rPr>
              <w:pPrChange w:id="1809" w:author="Gao, Guan-Wei (高貫偉 ITC)" w:date="2012-06-07T10:17:00Z">
                <w:pPr>
                  <w:autoSpaceDE w:val="0"/>
                  <w:autoSpaceDN w:val="0"/>
                  <w:jc w:val="left"/>
                </w:pPr>
              </w:pPrChange>
            </w:pPr>
            <w:ins w:id="1810" w:author="Gao, Guan-Wei (高貫偉 ITC)" w:date="2012-06-07T10:15:00Z">
              <w:r w:rsidRPr="0028247A">
                <w:rPr>
                  <w:rFonts w:ascii="Courier New" w:hAnsi="Courier New" w:cs="Courier New"/>
                  <w:noProof/>
                  <w:color w:val="000000" w:themeColor="text1"/>
                  <w:kern w:val="0"/>
                  <w:sz w:val="20"/>
                  <w:szCs w:val="20"/>
                  <w:rPrChange w:id="1811" w:author="IEC960923" w:date="2013-05-08T11:40:00Z">
                    <w:rPr>
                      <w:rFonts w:ascii="Courier New" w:hAnsi="Courier New" w:cs="Courier New"/>
                      <w:color w:val="0000FF"/>
                      <w:sz w:val="20"/>
                      <w:szCs w:val="20"/>
                    </w:rPr>
                  </w:rPrChange>
                </w:rPr>
                <w:t xml:space="preserve">where Material='PCAN2103TAAY        ' </w:t>
              </w:r>
            </w:ins>
          </w:p>
          <w:p w:rsidR="00BA4E9B" w:rsidRPr="0028247A" w:rsidRDefault="00450B81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ins w:id="1812" w:author="Gao, Guan-Wei (高貫偉 ITC)" w:date="2012-06-07T10:15:00Z"/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1813" w:author="IEC960923" w:date="2013-05-08T11:40:00Z">
                  <w:rPr>
                    <w:ins w:id="1814" w:author="Gao, Guan-Wei (高貫偉 ITC)" w:date="2012-06-07T10:15:00Z"/>
                    <w:rFonts w:ascii="Courier New" w:hAnsi="Courier New" w:cs="Courier New"/>
                    <w:sz w:val="20"/>
                    <w:szCs w:val="20"/>
                  </w:rPr>
                </w:rPrChange>
              </w:rPr>
              <w:pPrChange w:id="1815" w:author="Gao, Guan-Wei (高貫偉 ITC)" w:date="2012-06-07T10:17:00Z">
                <w:pPr>
                  <w:autoSpaceDE w:val="0"/>
                  <w:autoSpaceDN w:val="0"/>
                  <w:jc w:val="left"/>
                </w:pPr>
              </w:pPrChange>
            </w:pPr>
            <w:ins w:id="1816" w:author="Gao, Guan-Wei (高貫偉 ITC)" w:date="2012-06-07T10:15:00Z">
              <w:r w:rsidRPr="0028247A">
                <w:rPr>
                  <w:rFonts w:ascii="Courier New" w:hAnsi="Courier New" w:cs="Courier New"/>
                  <w:noProof/>
                  <w:color w:val="000000" w:themeColor="text1"/>
                  <w:kern w:val="0"/>
                  <w:sz w:val="20"/>
                  <w:szCs w:val="20"/>
                  <w:rPrChange w:id="1817" w:author="IEC960923" w:date="2013-05-08T11:40:00Z">
                    <w:rPr>
                      <w:rFonts w:ascii="Courier New" w:hAnsi="Courier New" w:cs="Courier New"/>
                      <w:color w:val="808080"/>
                      <w:sz w:val="20"/>
                      <w:szCs w:val="20"/>
                    </w:rPr>
                  </w:rPrChange>
                </w:rPr>
                <w:t xml:space="preserve">and Component = PartNo </w:t>
              </w:r>
            </w:ins>
          </w:p>
          <w:p w:rsidR="00BA4E9B" w:rsidRPr="0028247A" w:rsidRDefault="00450B81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ins w:id="1818" w:author="Gao, Guan-Wei (高貫偉 ITC)" w:date="2012-06-07T10:15:00Z"/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1819" w:author="IEC960923" w:date="2013-05-08T11:40:00Z">
                  <w:rPr>
                    <w:ins w:id="1820" w:author="Gao, Guan-Wei (高貫偉 ITC)" w:date="2012-06-07T10:15:00Z"/>
                    <w:rFonts w:ascii="Courier New" w:hAnsi="Courier New" w:cs="Courier New"/>
                    <w:color w:val="FF0000"/>
                    <w:sz w:val="20"/>
                    <w:szCs w:val="20"/>
                  </w:rPr>
                </w:rPrChange>
              </w:rPr>
              <w:pPrChange w:id="1821" w:author="Gao, Guan-Wei (高貫偉 ITC)" w:date="2012-06-07T10:17:00Z">
                <w:pPr>
                  <w:autoSpaceDE w:val="0"/>
                  <w:autoSpaceDN w:val="0"/>
                  <w:jc w:val="left"/>
                </w:pPr>
              </w:pPrChange>
            </w:pPr>
            <w:ins w:id="1822" w:author="Gao, Guan-Wei (高貫偉 ITC)" w:date="2012-06-07T10:15:00Z">
              <w:r w:rsidRPr="0028247A">
                <w:rPr>
                  <w:rFonts w:ascii="Courier New" w:hAnsi="Courier New" w:cs="Courier New"/>
                  <w:noProof/>
                  <w:color w:val="000000" w:themeColor="text1"/>
                  <w:kern w:val="0"/>
                  <w:sz w:val="20"/>
                  <w:szCs w:val="20"/>
                  <w:rPrChange w:id="1823" w:author="IEC960923" w:date="2013-05-08T11:40:00Z">
                    <w:rPr>
                      <w:rFonts w:ascii="Courier New" w:hAnsi="Courier New" w:cs="Courier New"/>
                      <w:color w:val="808080"/>
                      <w:sz w:val="20"/>
                      <w:szCs w:val="20"/>
                    </w:rPr>
                  </w:rPrChange>
                </w:rPr>
                <w:t>and InfoType = 'Descr'</w:t>
              </w:r>
            </w:ins>
          </w:p>
          <w:p w:rsidR="00BA4E9B" w:rsidRPr="0028247A" w:rsidRDefault="00450B81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ins w:id="1824" w:author="Gao, Guan-Wei (高貫偉 ITC)" w:date="2012-06-07T10:15:00Z"/>
                <w:rFonts w:ascii="Courier New" w:hAnsi="Courier New" w:cs="Courier New"/>
                <w:color w:val="FF0000"/>
                <w:sz w:val="20"/>
                <w:szCs w:val="20"/>
                <w:rPrChange w:id="1825" w:author="IEC960923" w:date="2013-05-08T11:40:00Z">
                  <w:rPr>
                    <w:ins w:id="1826" w:author="Gao, Guan-Wei (高貫偉 ITC)" w:date="2012-06-07T10:15:00Z"/>
                    <w:rFonts w:ascii="Courier New" w:hAnsi="Courier New" w:cs="Courier New"/>
                    <w:color w:val="FF0000"/>
                    <w:sz w:val="20"/>
                    <w:szCs w:val="20"/>
                  </w:rPr>
                </w:rPrChange>
              </w:rPr>
              <w:pPrChange w:id="1827" w:author="Gao, Guan-Wei (高貫偉 ITC)" w:date="2012-06-07T10:17:00Z">
                <w:pPr/>
              </w:pPrChange>
            </w:pPr>
            <w:ins w:id="1828" w:author="Gao, Guan-Wei (高貫偉 ITC)" w:date="2012-06-07T10:15:00Z">
              <w:r w:rsidRPr="0028247A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  <w:rPrChange w:id="1829" w:author="IEC960923" w:date="2013-05-08T11:40:00Z">
                    <w:rPr>
                      <w:rFonts w:ascii="Courier New" w:hAnsi="Courier New" w:cs="Courier New"/>
                      <w:color w:val="808080"/>
                      <w:sz w:val="20"/>
                      <w:szCs w:val="20"/>
                    </w:rPr>
                  </w:rPrChange>
                </w:rPr>
                <w:t>and</w:t>
              </w:r>
              <w:r w:rsidR="00F87E06" w:rsidRPr="0028247A">
                <w:rPr>
                  <w:rFonts w:ascii="Courier New" w:hAnsi="Courier New" w:cs="Courier New"/>
                  <w:sz w:val="20"/>
                  <w:szCs w:val="20"/>
                  <w:rPrChange w:id="1830" w:author="IEC960923" w:date="2013-05-08T11:40:00Z">
                    <w:rPr>
                      <w:rFonts w:ascii="Courier New" w:hAnsi="Courier New" w:cs="Courier New"/>
                      <w:sz w:val="20"/>
                      <w:szCs w:val="20"/>
                    </w:rPr>
                  </w:rPrChange>
                </w:rPr>
                <w:t xml:space="preserve"> </w:t>
              </w:r>
              <w:r w:rsidR="00F87E06" w:rsidRPr="0028247A">
                <w:rPr>
                  <w:rFonts w:ascii="Courier New" w:hAnsi="Courier New" w:cs="Courier New"/>
                  <w:color w:val="FF00FF"/>
                  <w:sz w:val="20"/>
                  <w:szCs w:val="20"/>
                  <w:rPrChange w:id="1831" w:author="IEC960923" w:date="2013-05-08T11:40:00Z">
                    <w:rPr>
                      <w:rFonts w:ascii="Courier New" w:hAnsi="Courier New" w:cs="Courier New"/>
                      <w:color w:val="FF00FF"/>
                      <w:sz w:val="20"/>
                      <w:szCs w:val="20"/>
                    </w:rPr>
                  </w:rPrChange>
                </w:rPr>
                <w:t>UPPER</w:t>
              </w:r>
              <w:r w:rsidR="00F87E06" w:rsidRPr="0028247A">
                <w:rPr>
                  <w:rFonts w:ascii="Courier New" w:hAnsi="Courier New" w:cs="Courier New"/>
                  <w:color w:val="808080"/>
                  <w:sz w:val="20"/>
                  <w:szCs w:val="20"/>
                  <w:rPrChange w:id="1832" w:author="IEC960923" w:date="2013-05-08T11:40:00Z">
                    <w:rPr>
                      <w:rFonts w:ascii="Courier New" w:hAnsi="Courier New" w:cs="Courier New"/>
                      <w:color w:val="808080"/>
                      <w:sz w:val="20"/>
                      <w:szCs w:val="20"/>
                    </w:rPr>
                  </w:rPrChange>
                </w:rPr>
                <w:t>(</w:t>
              </w:r>
              <w:proofErr w:type="spellStart"/>
              <w:r w:rsidR="00F87E06" w:rsidRPr="0028247A">
                <w:rPr>
                  <w:rFonts w:ascii="Courier New" w:hAnsi="Courier New" w:cs="Courier New"/>
                  <w:sz w:val="20"/>
                  <w:szCs w:val="20"/>
                  <w:rPrChange w:id="1833" w:author="IEC960923" w:date="2013-05-08T11:40:00Z">
                    <w:rPr>
                      <w:rFonts w:ascii="Courier New" w:hAnsi="Courier New" w:cs="Courier New"/>
                      <w:sz w:val="20"/>
                      <w:szCs w:val="20"/>
                    </w:rPr>
                  </w:rPrChange>
                </w:rPr>
                <w:t>InfoValue</w:t>
              </w:r>
              <w:proofErr w:type="spellEnd"/>
              <w:r w:rsidR="00F87E06" w:rsidRPr="0028247A">
                <w:rPr>
                  <w:rFonts w:ascii="Courier New" w:hAnsi="Courier New" w:cs="Courier New"/>
                  <w:color w:val="808080"/>
                  <w:sz w:val="20"/>
                  <w:szCs w:val="20"/>
                  <w:rPrChange w:id="1834" w:author="IEC960923" w:date="2013-05-08T11:40:00Z">
                    <w:rPr>
                      <w:rFonts w:ascii="Courier New" w:hAnsi="Courier New" w:cs="Courier New"/>
                      <w:color w:val="808080"/>
                      <w:sz w:val="20"/>
                      <w:szCs w:val="20"/>
                    </w:rPr>
                  </w:rPrChange>
                </w:rPr>
                <w:t>)</w:t>
              </w:r>
              <w:r w:rsidR="00F87E06" w:rsidRPr="0028247A">
                <w:rPr>
                  <w:rFonts w:ascii="Courier New" w:hAnsi="Courier New" w:cs="Courier New"/>
                  <w:sz w:val="20"/>
                  <w:szCs w:val="20"/>
                  <w:rPrChange w:id="1835" w:author="IEC960923" w:date="2013-05-08T11:40:00Z">
                    <w:rPr>
                      <w:rFonts w:ascii="Courier New" w:hAnsi="Courier New" w:cs="Courier New"/>
                      <w:sz w:val="20"/>
                      <w:szCs w:val="20"/>
                    </w:rPr>
                  </w:rPrChange>
                </w:rPr>
                <w:t xml:space="preserve"> </w:t>
              </w:r>
              <w:r w:rsidR="00F87E06" w:rsidRPr="0028247A">
                <w:rPr>
                  <w:rFonts w:ascii="Courier New" w:hAnsi="Courier New" w:cs="Courier New"/>
                  <w:color w:val="808080"/>
                  <w:sz w:val="20"/>
                  <w:szCs w:val="20"/>
                  <w:rPrChange w:id="1836" w:author="IEC960923" w:date="2013-05-08T11:40:00Z">
                    <w:rPr>
                      <w:rFonts w:ascii="Courier New" w:hAnsi="Courier New" w:cs="Courier New"/>
                      <w:color w:val="808080"/>
                      <w:sz w:val="20"/>
                      <w:szCs w:val="20"/>
                    </w:rPr>
                  </w:rPrChange>
                </w:rPr>
                <w:t>like</w:t>
              </w:r>
              <w:r w:rsidR="00F87E06" w:rsidRPr="0028247A">
                <w:rPr>
                  <w:rFonts w:ascii="Courier New" w:hAnsi="Courier New" w:cs="Courier New"/>
                  <w:sz w:val="20"/>
                  <w:szCs w:val="20"/>
                  <w:rPrChange w:id="1837" w:author="IEC960923" w:date="2013-05-08T11:40:00Z">
                    <w:rPr>
                      <w:rFonts w:ascii="Courier New" w:hAnsi="Courier New" w:cs="Courier New"/>
                      <w:sz w:val="20"/>
                      <w:szCs w:val="20"/>
                    </w:rPr>
                  </w:rPrChange>
                </w:rPr>
                <w:t xml:space="preserve"> </w:t>
              </w:r>
              <w:r w:rsidR="00F87E06" w:rsidRPr="0028247A">
                <w:rPr>
                  <w:rFonts w:ascii="Courier New" w:hAnsi="Courier New" w:cs="Courier New"/>
                  <w:color w:val="FF0000"/>
                  <w:sz w:val="20"/>
                  <w:szCs w:val="20"/>
                  <w:rPrChange w:id="1838" w:author="IEC960923" w:date="2013-05-08T11:40:00Z">
                    <w:rPr>
                      <w:rFonts w:ascii="Courier New" w:hAnsi="Courier New" w:cs="Courier New"/>
                      <w:color w:val="FF0000"/>
                      <w:sz w:val="20"/>
                      <w:szCs w:val="20"/>
                    </w:rPr>
                  </w:rPrChange>
                </w:rPr>
                <w:t>'%SMART CARD%'</w:t>
              </w:r>
            </w:ins>
          </w:p>
          <w:p w:rsidR="00BA4E9B" w:rsidRDefault="00F87E06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ins w:id="1839" w:author="Gao, Guan-Wei (高貫偉 ITC)" w:date="2012-06-07T10:15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pPrChange w:id="1840" w:author="Gao, Guan-Wei (高貫偉 ITC)" w:date="2012-06-07T10:15:00Z">
                <w:pPr>
                  <w:pStyle w:val="ab"/>
                  <w:numPr>
                    <w:numId w:val="26"/>
                  </w:numPr>
                  <w:autoSpaceDE w:val="0"/>
                  <w:autoSpaceDN w:val="0"/>
                  <w:adjustRightInd w:val="0"/>
                  <w:ind w:left="720" w:firstLineChars="0" w:hanging="360"/>
                  <w:jc w:val="left"/>
                </w:pPr>
              </w:pPrChange>
            </w:pPr>
            <w:ins w:id="1841" w:author="Gao, Guan-Wei (高貫偉 ITC)" w:date="2012-06-07T10:15:00Z"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shd w:val="pct15" w:color="auto" w:fill="FFFFFF"/>
                  <w:rPrChange w:id="1842" w:author="IEC960923" w:date="2013-05-08T11:40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shd w:val="pct15" w:color="auto" w:fill="FFFFFF"/>
                    </w:rPr>
                  </w:rPrChange>
                </w:rPr>
                <w:t>若取得数据</w:t>
              </w:r>
            </w:ins>
            <w:ins w:id="1843" w:author="Gao, Guan-Wei (高貫偉 ITC)" w:date="2012-06-07T10:16:00Z"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shd w:val="pct15" w:color="auto" w:fill="FFFFFF"/>
                  <w:rPrChange w:id="1844" w:author="IEC960923" w:date="2013-05-08T11:40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shd w:val="pct15" w:color="auto" w:fill="FFFFFF"/>
                    </w:rPr>
                  </w:rPrChange>
                </w:rPr>
                <w:t>为多行，且</w:t>
              </w:r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shd w:val="pct15" w:color="auto" w:fill="FFFFFF"/>
                  <w:rPrChange w:id="1845" w:author="IEC960923" w:date="2013-05-08T11:40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shd w:val="pct15" w:color="auto" w:fill="FFFFFF"/>
                    </w:rPr>
                  </w:rPrChange>
                </w:rPr>
                <w:t>Qty</w:t>
              </w:r>
              <w:r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shd w:val="pct15" w:color="auto" w:fill="FFFFFF"/>
                  <w:rPrChange w:id="1846" w:author="IEC960923" w:date="2013-05-08T11:40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  <w:shd w:val="pct15" w:color="auto" w:fill="FFFFFF"/>
                    </w:rPr>
                  </w:rPrChange>
                </w:rPr>
                <w:t>一致，则取得所有数据为共用料</w:t>
              </w:r>
            </w:ins>
          </w:p>
          <w:p w:rsidR="00BA4E9B" w:rsidRDefault="00BA4E9B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shd w:val="pct15" w:color="auto" w:fill="FFFFFF"/>
              </w:rPr>
              <w:pPrChange w:id="1847" w:author="Gao, Guan-Wei (高貫偉 ITC)" w:date="2012-06-07T10:15:00Z">
                <w:pPr>
                  <w:pStyle w:val="ab"/>
                  <w:numPr>
                    <w:numId w:val="26"/>
                  </w:numPr>
                  <w:autoSpaceDE w:val="0"/>
                  <w:autoSpaceDN w:val="0"/>
                  <w:adjustRightInd w:val="0"/>
                  <w:ind w:left="720" w:firstLineChars="0" w:hanging="360"/>
                  <w:jc w:val="left"/>
                </w:pPr>
              </w:pPrChange>
            </w:pPr>
          </w:p>
          <w:p w:rsidR="00477179" w:rsidRPr="00810965" w:rsidDel="00F87E06" w:rsidRDefault="00477179" w:rsidP="00477179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del w:id="1848" w:author="Gao, Guan-Wei (高貫偉 ITC)" w:date="2012-06-07T10:15:00Z"/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</w:rPr>
            </w:pPr>
            <w:del w:id="1849" w:author="Gao, Guan-Wei (高貫偉 ITC)" w:date="2012-06-07T10:15:00Z">
              <w:r w:rsidRPr="00AD5B60" w:rsidDel="00F87E06">
                <w:rPr>
                  <w:rFonts w:ascii="Courier New" w:hAnsi="Courier New" w:cs="Courier New"/>
                  <w:noProof/>
                  <w:color w:val="000000" w:themeColor="text1"/>
                  <w:kern w:val="0"/>
                  <w:sz w:val="20"/>
                  <w:szCs w:val="20"/>
                </w:rPr>
                <w:delText>select'Smart card reader','Smart card reader', Component</w:delText>
              </w:r>
              <w:r w:rsidR="00AD5B60" w:rsidDel="00F87E06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</w:rPr>
                <w:delText xml:space="preserve"> as </w:delText>
              </w:r>
              <w:r w:rsidR="00AD5B60" w:rsidRPr="00AD5B60" w:rsidDel="00F87E06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delText>PartNo</w:delText>
              </w:r>
              <w:r w:rsidR="004B7F1D" w:rsidDel="00F87E06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</w:rPr>
                <w:delText>,</w:delText>
              </w:r>
              <w:r w:rsidRPr="00AD5B60" w:rsidDel="00F87E06">
                <w:rPr>
                  <w:rFonts w:ascii="Courier New" w:hAnsi="Courier New" w:cs="Courier New"/>
                  <w:noProof/>
                  <w:color w:val="000000" w:themeColor="text1"/>
                  <w:kern w:val="0"/>
                  <w:sz w:val="20"/>
                  <w:szCs w:val="20"/>
                </w:rPr>
                <w:delText>Qty from ModelBOM (nolock) where Material=</w:delText>
              </w:r>
              <w:r w:rsidRPr="00AD5B60" w:rsidDel="00F87E06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0"/>
                  <w:szCs w:val="20"/>
                </w:rPr>
                <w:delText>Model#</w:delText>
              </w:r>
              <w:r w:rsidRPr="00AD5B60" w:rsidDel="00F87E06">
                <w:rPr>
                  <w:rFonts w:ascii="Courier New" w:hAnsi="Courier New" w:cs="Courier New"/>
                  <w:noProof/>
                  <w:color w:val="000000" w:themeColor="text1"/>
                  <w:kern w:val="0"/>
                  <w:sz w:val="20"/>
                  <w:szCs w:val="20"/>
                </w:rPr>
                <w:delText xml:space="preserve"> and Component in ('6042B0035801','1310A2099701','1310A2172201','1310A2383501','1310A2383502','1310A2423301','6050A2404601')</w:delText>
              </w:r>
            </w:del>
          </w:p>
          <w:p w:rsidR="00477179" w:rsidRPr="00BA4E9B" w:rsidRDefault="00810965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  <w:highlight w:val="green"/>
                <w:rPrChange w:id="1850" w:author="IES11HV31" w:date="2013-04-22T16:22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pPrChange w:id="1851" w:author="IES11HV31" w:date="2013-04-22T16:30:00Z">
                <w:pPr>
                  <w:pStyle w:val="ab"/>
                  <w:numPr>
                    <w:numId w:val="26"/>
                  </w:numPr>
                  <w:autoSpaceDE w:val="0"/>
                  <w:autoSpaceDN w:val="0"/>
                  <w:adjustRightInd w:val="0"/>
                  <w:ind w:left="720" w:firstLineChars="0" w:hanging="360"/>
                  <w:jc w:val="left"/>
                </w:pPr>
              </w:pPrChange>
            </w:pPr>
            <w:ins w:id="1852" w:author="IES11HV31" w:date="2013-04-22T16:30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highlight w:val="green"/>
                </w:rPr>
                <w:t>17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highlight w:val="green"/>
                </w:rPr>
                <w:t>）</w:t>
              </w:r>
            </w:ins>
            <w:r w:rsidR="00477179" w:rsidRPr="00810965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highlight w:val="green"/>
                <w:rPrChange w:id="1853" w:author="IES11HV31" w:date="2013-04-22T16:34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显示</w:t>
            </w:r>
            <w:r w:rsidR="00477179" w:rsidRPr="00810965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green"/>
                <w:rPrChange w:id="1854" w:author="IES11HV31" w:date="2013-04-22T16:34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Master Label</w:t>
            </w:r>
            <w:r w:rsidR="00477179" w:rsidRPr="00810965"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highlight w:val="green"/>
                <w:rPrChange w:id="1855" w:author="IES11HV31" w:date="2013-04-22T16:34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 xml:space="preserve"> </w:t>
            </w:r>
            <w:r w:rsidR="00477179" w:rsidRPr="00810965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highlight w:val="green"/>
                <w:rPrChange w:id="1856" w:author="IES11HV31" w:date="2013-04-22T16:34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输入行</w:t>
            </w:r>
            <w:r w:rsidR="004B7F1D" w:rsidRPr="00BA4E9B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  <w:highlight w:val="green"/>
                <w:shd w:val="pct15" w:color="auto" w:fill="FFFFFF"/>
                <w:rPrChange w:id="1857" w:author="IES11HV31" w:date="2013-04-22T16:22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（</w:t>
            </w:r>
            <w:r w:rsidR="004B7F1D" w:rsidRPr="00810965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highlight w:val="green"/>
                <w:rPrChange w:id="1858" w:author="IES11HV31" w:date="2013-04-22T16:34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Model</w:t>
            </w:r>
            <w:ins w:id="1859" w:author="IES11HV31" w:date="2013-04-22T16:34:00Z"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highlight w:val="green"/>
                </w:rPr>
                <w:t>Info</w:t>
              </w:r>
            </w:ins>
            <w:del w:id="1860" w:author="IES11HV31" w:date="2013-04-22T16:34:00Z">
              <w:r w:rsidR="004B7F1D" w:rsidRPr="00810965" w:rsidDel="00810965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green"/>
                  <w:rPrChange w:id="1861" w:author="IES11HV31" w:date="2013-04-22T16:34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delText>BOM</w:delText>
              </w:r>
            </w:del>
            <w:r w:rsidR="004B7F1D" w:rsidRPr="00810965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highlight w:val="green"/>
                <w:rPrChange w:id="1862" w:author="IES11HV31" w:date="2013-04-22T16:34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中</w:t>
            </w:r>
            <w:r w:rsidR="004B7F1D" w:rsidRPr="00810965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highlight w:val="green"/>
                <w:shd w:val="pct15" w:color="auto" w:fill="FFFFFF"/>
                <w:rPrChange w:id="1863" w:author="IES11HV31" w:date="2013-04-22T16:34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没有找到则</w:t>
            </w:r>
            <w:r w:rsidR="003A2BFE" w:rsidRPr="00810965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highlight w:val="green"/>
                <w:shd w:val="pct15" w:color="auto" w:fill="FFFFFF"/>
                <w:rPrChange w:id="1864" w:author="IES11HV31" w:date="2013-04-22T16:34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不</w:t>
            </w:r>
            <w:r w:rsidR="004B7F1D" w:rsidRPr="00810965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highlight w:val="green"/>
                <w:shd w:val="pct15" w:color="auto" w:fill="FFFFFF"/>
                <w:rPrChange w:id="1865" w:author="IES11HV31" w:date="2013-04-22T16:34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显示</w:t>
            </w:r>
            <w:r w:rsidR="004B7F1D" w:rsidRPr="00BA4E9B">
              <w:rPr>
                <w:rFonts w:ascii="Courier New" w:eastAsia="SimSun" w:hAnsi="Courier New" w:cs="Courier New" w:hint="eastAsia"/>
                <w:strike/>
                <w:noProof/>
                <w:color w:val="FF0000"/>
                <w:kern w:val="0"/>
                <w:sz w:val="20"/>
                <w:szCs w:val="20"/>
                <w:highlight w:val="green"/>
                <w:shd w:val="pct15" w:color="auto" w:fill="FFFFFF"/>
                <w:rPrChange w:id="1866" w:author="IES11HV31" w:date="2013-04-22T16:22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）</w:t>
            </w:r>
          </w:p>
          <w:p w:rsidR="00477179" w:rsidRPr="00BA4E9B" w:rsidRDefault="00477179" w:rsidP="00477179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ins w:id="1867" w:author="IES11HV31" w:date="2013-04-22T16:22:00Z"/>
                <w:rFonts w:ascii="Courier New" w:eastAsia="SimSun" w:hAnsi="Courier New" w:cs="Courier New"/>
                <w:strike/>
                <w:noProof/>
                <w:color w:val="000000" w:themeColor="text1"/>
                <w:kern w:val="0"/>
                <w:sz w:val="20"/>
                <w:szCs w:val="20"/>
                <w:rPrChange w:id="1868" w:author="IES11HV31" w:date="2013-04-22T16:22:00Z">
                  <w:rPr>
                    <w:ins w:id="1869" w:author="IES11HV31" w:date="2013-04-22T16:22:00Z"/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</w:pPr>
            <w:r w:rsidRPr="00BA4E9B">
              <w:rPr>
                <w:rFonts w:ascii="Courier New" w:hAnsi="Courier New" w:cs="Courier New"/>
                <w:strike/>
                <w:noProof/>
                <w:color w:val="000000" w:themeColor="text1"/>
                <w:kern w:val="0"/>
                <w:sz w:val="20"/>
                <w:szCs w:val="20"/>
                <w:highlight w:val="green"/>
                <w:rPrChange w:id="1870" w:author="IES11HV31" w:date="2013-04-22T16:22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select,'Master Label','Master Label', Component</w:t>
            </w:r>
            <w:r w:rsidRPr="00BA4E9B">
              <w:rPr>
                <w:rFonts w:ascii="Courier New" w:eastAsia="SimSun" w:hAnsi="Courier New" w:cs="Courier New"/>
                <w:strike/>
                <w:noProof/>
                <w:color w:val="000000" w:themeColor="text1"/>
                <w:kern w:val="0"/>
                <w:sz w:val="20"/>
                <w:szCs w:val="20"/>
                <w:highlight w:val="green"/>
                <w:rPrChange w:id="1871" w:author="IES11HV31" w:date="2013-04-22T16:22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 as </w:t>
            </w:r>
            <w:r w:rsidRPr="00BA4E9B">
              <w:rPr>
                <w:rFonts w:ascii="Courier New" w:eastAsia="SimSun" w:hAnsi="Courier New" w:cs="Courier New"/>
                <w:strike/>
                <w:noProof/>
                <w:color w:val="FF0000"/>
                <w:kern w:val="0"/>
                <w:sz w:val="20"/>
                <w:szCs w:val="20"/>
                <w:highlight w:val="green"/>
                <w:rPrChange w:id="1872" w:author="IES11HV31" w:date="2013-04-22T16:22:00Z">
                  <w:rPr>
                    <w:rFonts w:ascii="Courier New" w:eastAsia="SimSun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PartNo</w:t>
            </w:r>
            <w:r w:rsidR="004B7F1D" w:rsidRPr="00BA4E9B">
              <w:rPr>
                <w:rFonts w:ascii="Courier New" w:eastAsia="SimSun" w:hAnsi="Courier New" w:cs="Courier New"/>
                <w:strike/>
                <w:noProof/>
                <w:color w:val="000000" w:themeColor="text1"/>
                <w:kern w:val="0"/>
                <w:sz w:val="20"/>
                <w:szCs w:val="20"/>
                <w:highlight w:val="green"/>
                <w:rPrChange w:id="1873" w:author="IES11HV31" w:date="2013-04-22T16:22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,</w:t>
            </w:r>
            <w:r w:rsidRPr="00BA4E9B">
              <w:rPr>
                <w:rFonts w:ascii="Courier New" w:hAnsi="Courier New" w:cs="Courier New"/>
                <w:strike/>
                <w:noProof/>
                <w:color w:val="000000" w:themeColor="text1"/>
                <w:kern w:val="0"/>
                <w:sz w:val="20"/>
                <w:szCs w:val="20"/>
                <w:highlight w:val="green"/>
                <w:rPrChange w:id="1874" w:author="IES11HV31" w:date="2013-04-22T16:22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Qty from ModelBOM (nolock) where Material=</w:t>
            </w:r>
            <w:r w:rsidRPr="00BA4E9B">
              <w:rPr>
                <w:rFonts w:ascii="Courier New" w:eastAsia="SimSun" w:hAnsi="Courier New" w:cs="Courier New"/>
                <w:strike/>
                <w:noProof/>
                <w:color w:val="000000" w:themeColor="text1"/>
                <w:kern w:val="0"/>
                <w:sz w:val="20"/>
                <w:szCs w:val="20"/>
                <w:highlight w:val="green"/>
                <w:rPrChange w:id="1875" w:author="IES11HV31" w:date="2013-04-22T16:22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Model#</w:t>
            </w:r>
            <w:r w:rsidRPr="00BA4E9B">
              <w:rPr>
                <w:rFonts w:ascii="Courier New" w:hAnsi="Courier New" w:cs="Courier New"/>
                <w:strike/>
                <w:noProof/>
                <w:color w:val="000000" w:themeColor="text1"/>
                <w:kern w:val="0"/>
                <w:sz w:val="20"/>
                <w:szCs w:val="20"/>
                <w:highlight w:val="green"/>
                <w:rPrChange w:id="1876" w:author="IES11HV31" w:date="2013-04-22T16:22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and Component </w:t>
            </w:r>
            <w:r w:rsidRPr="00BA4E9B">
              <w:rPr>
                <w:rFonts w:ascii="Courier New" w:eastAsia="SimSun" w:hAnsi="Courier New" w:cs="Courier New"/>
                <w:strike/>
                <w:noProof/>
                <w:color w:val="000000" w:themeColor="text1"/>
                <w:kern w:val="0"/>
                <w:sz w:val="20"/>
                <w:szCs w:val="20"/>
                <w:highlight w:val="green"/>
                <w:rPrChange w:id="1877" w:author="IES11HV31" w:date="2013-04-22T16:22:00Z">
                  <w:rPr>
                    <w:rFonts w:ascii="Courier New" w:eastAsia="SimSun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=</w:t>
            </w:r>
            <w:r w:rsidRPr="00BA4E9B">
              <w:rPr>
                <w:rFonts w:ascii="Courier New" w:hAnsi="Courier New" w:cs="Courier New"/>
                <w:strike/>
                <w:noProof/>
                <w:color w:val="000000" w:themeColor="text1"/>
                <w:kern w:val="0"/>
                <w:sz w:val="20"/>
                <w:szCs w:val="20"/>
                <w:highlight w:val="green"/>
                <w:rPrChange w:id="1878" w:author="IES11HV31" w:date="2013-04-22T16:22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('60NOMSTLBL01')</w:t>
            </w:r>
          </w:p>
          <w:p w:rsidR="00BA4E9B" w:rsidRPr="00BA4E9B" w:rsidRDefault="00BA4E9B">
            <w:pPr>
              <w:autoSpaceDE w:val="0"/>
              <w:autoSpaceDN w:val="0"/>
              <w:adjustRightInd w:val="0"/>
              <w:ind w:leftChars="400" w:left="840"/>
              <w:jc w:val="left"/>
              <w:rPr>
                <w:ins w:id="1879" w:author="IES11HV31" w:date="2013-04-22T16:22:00Z"/>
                <w:rFonts w:ascii="Courier New" w:hAnsi="Courier New" w:cs="Courier New"/>
                <w:noProof/>
                <w:kern w:val="0"/>
                <w:sz w:val="20"/>
                <w:szCs w:val="20"/>
                <w:highlight w:val="green"/>
              </w:rPr>
              <w:pPrChange w:id="1880" w:author="IES11HV31" w:date="2013-04-22T16:22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1881" w:author="IES11HV31" w:date="2013-04-22T16:22:00Z">
              <w:r w:rsidRPr="00BA4E9B">
                <w:rPr>
                  <w:rFonts w:eastAsia="SimSun"/>
                  <w:color w:val="FF0000"/>
                  <w:highlight w:val="green"/>
                </w:rPr>
                <w:t>I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</w:rPr>
                <w:t>if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</w:rPr>
                <w:t>exists(</w:t>
              </w:r>
              <w:r w:rsidRPr="00BA4E9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</w:rPr>
                <w:t>select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1 </w:t>
              </w:r>
              <w:r w:rsidRPr="00BA4E9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</w:rPr>
                <w:t>from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</w:rPr>
                <w:t>ModelInfo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</w:t>
              </w:r>
            </w:ins>
          </w:p>
          <w:p w:rsidR="00BA4E9B" w:rsidRPr="00BA4E9B" w:rsidRDefault="00BA4E9B">
            <w:pPr>
              <w:autoSpaceDE w:val="0"/>
              <w:autoSpaceDN w:val="0"/>
              <w:adjustRightInd w:val="0"/>
              <w:ind w:leftChars="400" w:left="840"/>
              <w:jc w:val="left"/>
              <w:rPr>
                <w:ins w:id="1882" w:author="IES11HV31" w:date="2013-04-22T16:22:00Z"/>
                <w:rFonts w:ascii="Courier New" w:hAnsi="Courier New" w:cs="Courier New"/>
                <w:noProof/>
                <w:kern w:val="0"/>
                <w:sz w:val="20"/>
                <w:szCs w:val="20"/>
                <w:highlight w:val="green"/>
              </w:rPr>
              <w:pPrChange w:id="1883" w:author="IES11HV31" w:date="2013-04-22T16:22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1884" w:author="IES11HV31" w:date="2013-04-22T16:22:00Z"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             </w:t>
              </w:r>
              <w:r w:rsidRPr="00BA4E9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</w:rPr>
                <w:t>where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</w:rPr>
                <w:t>Name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</w:rPr>
                <w:t>=</w:t>
              </w:r>
              <w:r w:rsidRPr="00BA4E9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green"/>
                </w:rPr>
                <w:t>'Infor'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</w:t>
              </w:r>
            </w:ins>
          </w:p>
          <w:p w:rsidR="00BA4E9B" w:rsidRPr="00BA4E9B" w:rsidRDefault="00BA4E9B">
            <w:pPr>
              <w:autoSpaceDE w:val="0"/>
              <w:autoSpaceDN w:val="0"/>
              <w:adjustRightInd w:val="0"/>
              <w:ind w:leftChars="400" w:left="840"/>
              <w:jc w:val="left"/>
              <w:rPr>
                <w:ins w:id="1885" w:author="IES11HV31" w:date="2013-04-22T16:22:00Z"/>
                <w:rFonts w:ascii="Courier New" w:hAnsi="Courier New" w:cs="Courier New"/>
                <w:noProof/>
                <w:kern w:val="0"/>
                <w:sz w:val="20"/>
                <w:szCs w:val="20"/>
                <w:highlight w:val="green"/>
              </w:rPr>
              <w:pPrChange w:id="1886" w:author="IES11HV31" w:date="2013-04-22T16:22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ins w:id="1887" w:author="IES11HV31" w:date="2013-04-22T16:22:00Z"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                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</w:rPr>
                <w:t>and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</w:rPr>
                <w:t>Value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</w:rPr>
                <w:t>like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green"/>
                </w:rPr>
                <w:t>'%</w:t>
              </w:r>
              <w:r w:rsidRPr="00BA4E9B">
                <w:rPr>
                  <w:rFonts w:ascii="Courier New" w:hAnsi="Courier New" w:cs="Courier New" w:hint="eastAsia"/>
                  <w:noProof/>
                  <w:color w:val="FF0000"/>
                  <w:kern w:val="0"/>
                  <w:sz w:val="20"/>
                  <w:szCs w:val="20"/>
                  <w:highlight w:val="green"/>
                </w:rPr>
                <w:t>鎖安全螺絲</w:t>
              </w:r>
              <w:r w:rsidRPr="00BA4E9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green"/>
                </w:rPr>
                <w:t>%'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</w:t>
              </w:r>
            </w:ins>
          </w:p>
          <w:p w:rsidR="00BA4E9B" w:rsidRPr="00BA4E9B" w:rsidRDefault="00BA4E9B">
            <w:pPr>
              <w:ind w:leftChars="400" w:left="840"/>
              <w:jc w:val="left"/>
              <w:rPr>
                <w:ins w:id="1888" w:author="IES11HV31" w:date="2013-04-22T16:29:00Z"/>
                <w:rFonts w:ascii="Courier New" w:eastAsia="SimSun" w:hAnsi="Courier New" w:cs="Courier New"/>
                <w:noProof/>
                <w:color w:val="808080"/>
                <w:kern w:val="0"/>
                <w:sz w:val="20"/>
                <w:szCs w:val="20"/>
                <w:highlight w:val="green"/>
              </w:rPr>
              <w:pPrChange w:id="1889" w:author="IES11HV31" w:date="2013-04-22T16:22:00Z">
                <w:pPr>
                  <w:jc w:val="left"/>
                </w:pPr>
              </w:pPrChange>
            </w:pPr>
            <w:ins w:id="1890" w:author="IES11HV31" w:date="2013-04-22T16:22:00Z"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                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</w:rPr>
                <w:t>and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</w:rPr>
                <w:t>Model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</w:rPr>
                <w:t>=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</w:rPr>
                <w:t>@Model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</w:rPr>
                <w:t>)</w:t>
              </w:r>
            </w:ins>
          </w:p>
          <w:p w:rsidR="00BA4E9B" w:rsidRPr="00BA4E9B" w:rsidRDefault="00BA4E9B">
            <w:pPr>
              <w:ind w:leftChars="400" w:left="840" w:firstLineChars="150" w:firstLine="300"/>
              <w:jc w:val="left"/>
              <w:rPr>
                <w:ins w:id="1891" w:author="IES11HV31" w:date="2013-04-22T16:23:00Z"/>
                <w:rFonts w:ascii="Courier New" w:eastAsia="SimSun" w:hAnsi="Courier New" w:cs="Courier New"/>
                <w:noProof/>
                <w:color w:val="808080"/>
                <w:kern w:val="0"/>
                <w:sz w:val="20"/>
                <w:szCs w:val="20"/>
                <w:highlight w:val="green"/>
              </w:rPr>
              <w:pPrChange w:id="1892" w:author="IES11HV31" w:date="2013-04-22T16:29:00Z">
                <w:pPr>
                  <w:jc w:val="left"/>
                </w:pPr>
              </w:pPrChange>
            </w:pPr>
            <w:ins w:id="1893" w:author="IES11HV31" w:date="2013-04-22T16:29:00Z">
              <w:r w:rsidRPr="00BA4E9B">
                <w:rPr>
                  <w:rFonts w:ascii="Courier New" w:eastAsia="SimSun" w:hAnsi="Courier New" w:cs="Courier New" w:hint="eastAsia"/>
                  <w:noProof/>
                  <w:color w:val="808080"/>
                  <w:kern w:val="0"/>
                  <w:sz w:val="20"/>
                  <w:szCs w:val="20"/>
                  <w:highlight w:val="green"/>
                </w:rPr>
                <w:t>begin</w:t>
              </w:r>
            </w:ins>
          </w:p>
          <w:p w:rsidR="00BA4E9B" w:rsidRDefault="00BA4E9B">
            <w:pPr>
              <w:pStyle w:val="ab"/>
              <w:autoSpaceDE w:val="0"/>
              <w:autoSpaceDN w:val="0"/>
              <w:adjustRightInd w:val="0"/>
              <w:ind w:leftChars="820" w:left="1822" w:hangingChars="50" w:hanging="100"/>
              <w:jc w:val="left"/>
              <w:rPr>
                <w:ins w:id="1894" w:author="IES11HV31" w:date="2013-04-22T16:29:00Z"/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green"/>
              </w:rPr>
              <w:pPrChange w:id="1895" w:author="IES11HV31" w:date="2013-04-22T16:29:00Z">
                <w:pPr>
                  <w:pStyle w:val="ab"/>
                  <w:autoSpaceDE w:val="0"/>
                  <w:autoSpaceDN w:val="0"/>
                  <w:adjustRightInd w:val="0"/>
                  <w:ind w:left="720" w:firstLineChars="0" w:firstLine="0"/>
                  <w:jc w:val="left"/>
                </w:pPr>
              </w:pPrChange>
            </w:pPr>
            <w:ins w:id="1896" w:author="IES11HV31" w:date="2013-04-22T16:28:00Z">
              <w:r w:rsidRPr="00BA4E9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  <w:rPrChange w:id="1897" w:author="IES11HV31" w:date="2013-04-22T16:2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select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898" w:author="IES11HV31" w:date="2013-04-22T16:2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899" w:author="IES11HV31" w:date="2013-04-22T16:29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Name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900" w:author="IES11HV31" w:date="2013-04-22T16:2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,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901" w:author="IES11HV31" w:date="2013-04-22T16:2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green"/>
                  <w:rPrChange w:id="1902" w:author="IES11HV31" w:date="2013-04-22T16:2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'PCID'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903" w:author="IES11HV31" w:date="2013-04-22T16:2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,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904" w:author="IES11HV31" w:date="2013-04-22T16:29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Valu</w:t>
              </w:r>
              <w:r w:rsidRPr="00810965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905" w:author="IES11HV31" w:date="2013-04-22T16:33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e</w:t>
              </w:r>
            </w:ins>
            <w:ins w:id="1906" w:author="IES11HV31" w:date="2013-04-22T16:31:00Z">
              <w:r w:rsidR="00810965" w:rsidRPr="00810965">
                <w:rPr>
                  <w:rFonts w:ascii="Courier New" w:eastAsia="SimSun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907" w:author="IES11HV31" w:date="2013-04-22T16:33:00Z">
                    <w:rPr>
                      <w:rFonts w:ascii="Courier New" w:eastAsia="SimSun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,</w:t>
              </w:r>
              <w:r w:rsidR="00810965" w:rsidRPr="00810965">
                <w:rPr>
                  <w:rFonts w:ascii="Courier New" w:hAnsi="Courier New" w:cs="Courier New"/>
                  <w:noProof/>
                  <w:color w:val="000000" w:themeColor="text1"/>
                  <w:kern w:val="0"/>
                  <w:sz w:val="20"/>
                  <w:szCs w:val="20"/>
                  <w:highlight w:val="green"/>
                  <w:rPrChange w:id="1908" w:author="IES11HV31" w:date="2013-04-22T16:33:00Z">
                    <w:rPr>
                      <w:rFonts w:ascii="Courier New" w:hAnsi="Courier New" w:cs="Courier New"/>
                      <w:noProof/>
                      <w:color w:val="000000" w:themeColor="text1"/>
                      <w:kern w:val="0"/>
                      <w:sz w:val="20"/>
                      <w:szCs w:val="20"/>
                    </w:rPr>
                  </w:rPrChange>
                </w:rPr>
                <w:t>Qty</w:t>
              </w:r>
            </w:ins>
            <w:ins w:id="1909" w:author="IES11HV31" w:date="2013-04-22T16:28:00Z">
              <w:r w:rsidRPr="0081096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910" w:author="IES11HV31" w:date="2013-04-22T16:33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</w:ins>
          </w:p>
          <w:p w:rsidR="00BA4E9B" w:rsidRDefault="00BA4E9B">
            <w:pPr>
              <w:pStyle w:val="ab"/>
              <w:autoSpaceDE w:val="0"/>
              <w:autoSpaceDN w:val="0"/>
              <w:adjustRightInd w:val="0"/>
              <w:ind w:leftChars="820" w:left="1822" w:hangingChars="50" w:hanging="100"/>
              <w:jc w:val="left"/>
              <w:rPr>
                <w:ins w:id="1911" w:author="IES11HV31" w:date="2013-04-22T16:29:00Z"/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green"/>
              </w:rPr>
              <w:pPrChange w:id="1912" w:author="IES11HV31" w:date="2013-04-22T16:29:00Z">
                <w:pPr>
                  <w:pStyle w:val="ab"/>
                  <w:autoSpaceDE w:val="0"/>
                  <w:autoSpaceDN w:val="0"/>
                  <w:adjustRightInd w:val="0"/>
                  <w:ind w:left="720" w:firstLineChars="0" w:firstLine="0"/>
                  <w:jc w:val="left"/>
                </w:pPr>
              </w:pPrChange>
            </w:pPr>
            <w:ins w:id="1913" w:author="IES11HV31" w:date="2013-04-22T16:28:00Z">
              <w:r w:rsidRPr="00BA4E9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  <w:rPrChange w:id="1914" w:author="IES11HV31" w:date="2013-04-22T16:2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from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915" w:author="IES11HV31" w:date="2013-04-22T16:2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916" w:author="IES11HV31" w:date="2013-04-22T16:29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ModelInfo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917" w:author="IES11HV31" w:date="2013-04-22T16:2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</w:ins>
          </w:p>
          <w:p w:rsidR="00BA4E9B" w:rsidRDefault="00BA4E9B">
            <w:pPr>
              <w:pStyle w:val="ab"/>
              <w:autoSpaceDE w:val="0"/>
              <w:autoSpaceDN w:val="0"/>
              <w:adjustRightInd w:val="0"/>
              <w:ind w:leftChars="820" w:left="1822" w:hangingChars="50" w:hanging="100"/>
              <w:jc w:val="left"/>
              <w:rPr>
                <w:ins w:id="1918" w:author="IES11HV31" w:date="2013-04-22T16:29:00Z"/>
                <w:rFonts w:ascii="Courier New" w:eastAsia="SimSun" w:hAnsi="Courier New" w:cs="Courier New"/>
                <w:noProof/>
                <w:kern w:val="0"/>
                <w:sz w:val="20"/>
                <w:szCs w:val="20"/>
                <w:highlight w:val="green"/>
              </w:rPr>
              <w:pPrChange w:id="1919" w:author="IES11HV31" w:date="2013-04-22T16:29:00Z">
                <w:pPr>
                  <w:pStyle w:val="ab"/>
                  <w:autoSpaceDE w:val="0"/>
                  <w:autoSpaceDN w:val="0"/>
                  <w:adjustRightInd w:val="0"/>
                  <w:ind w:left="720" w:firstLineChars="0" w:firstLine="0"/>
                  <w:jc w:val="left"/>
                </w:pPr>
              </w:pPrChange>
            </w:pPr>
            <w:ins w:id="1920" w:author="IES11HV31" w:date="2013-04-22T16:28:00Z">
              <w:r w:rsidRPr="00BA4E9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  <w:rPrChange w:id="1921" w:author="IES11HV31" w:date="2013-04-22T16:29:00Z">
                    <w:rPr>
                      <w:rFonts w:ascii="Courier New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where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922" w:author="IES11HV31" w:date="2013-04-22T16:2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923" w:author="IES11HV31" w:date="2013-04-22T16:29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Model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924" w:author="IES11HV31" w:date="2013-04-22T16:2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BA4E9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green"/>
                  <w:rPrChange w:id="1925" w:author="IES11HV31" w:date="2013-04-22T16:2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'PCAR5102U00Y'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926" w:author="IES11HV31" w:date="2013-04-22T16:2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</w:ins>
          </w:p>
          <w:p w:rsidR="00BA4E9B" w:rsidRPr="00BA4E9B" w:rsidDel="00BA4E9B" w:rsidRDefault="00BA4E9B">
            <w:pPr>
              <w:pStyle w:val="ab"/>
              <w:autoSpaceDE w:val="0"/>
              <w:autoSpaceDN w:val="0"/>
              <w:adjustRightInd w:val="0"/>
              <w:ind w:leftChars="868" w:left="1823" w:firstLineChars="100" w:firstLine="200"/>
              <w:jc w:val="left"/>
              <w:rPr>
                <w:del w:id="1927" w:author="IES11HV31" w:date="2013-04-22T16:22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highlight w:val="green"/>
                <w:rPrChange w:id="1928" w:author="IES11HV31" w:date="2013-04-22T16:29:00Z">
                  <w:rPr>
                    <w:del w:id="1929" w:author="IES11HV31" w:date="2013-04-22T16:22:00Z"/>
                    <w:rFonts w:ascii="Courier New" w:eastAsia="SimSun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pPrChange w:id="1930" w:author="IES11HV31" w:date="2013-04-22T16:29:00Z">
                <w:pPr>
                  <w:pStyle w:val="ab"/>
                  <w:autoSpaceDE w:val="0"/>
                  <w:autoSpaceDN w:val="0"/>
                  <w:adjustRightInd w:val="0"/>
                  <w:ind w:left="720" w:firstLineChars="0" w:firstLine="0"/>
                  <w:jc w:val="left"/>
                </w:pPr>
              </w:pPrChange>
            </w:pPr>
            <w:ins w:id="1931" w:author="IES11HV31" w:date="2013-04-22T16:28:00Z"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932" w:author="IES11HV31" w:date="2013-04-22T16:2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BA4E9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highlight w:val="green"/>
                  <w:rPrChange w:id="1933" w:author="IES11HV31" w:date="2013-04-22T16:29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BA4E9B">
                <w:rPr>
                  <w:rFonts w:ascii="Courier New" w:hAnsi="Courier New" w:cs="Courier New"/>
                  <w:noProof/>
                  <w:color w:val="008080"/>
                  <w:kern w:val="0"/>
                  <w:sz w:val="20"/>
                  <w:szCs w:val="20"/>
                  <w:highlight w:val="green"/>
                  <w:rPrChange w:id="1934" w:author="IES11HV31" w:date="2013-04-22T16:29:00Z">
                    <w:rPr>
                      <w:rFonts w:ascii="Courier New" w:hAnsi="Courier New" w:cs="Courier New"/>
                      <w:noProof/>
                      <w:color w:val="008080"/>
                      <w:kern w:val="0"/>
                      <w:sz w:val="20"/>
                      <w:szCs w:val="20"/>
                    </w:rPr>
                  </w:rPrChange>
                </w:rPr>
                <w:t>Name</w:t>
              </w:r>
              <w:r w:rsidRPr="00BA4E9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highlight w:val="green"/>
                  <w:rPrChange w:id="1935" w:author="IES11HV31" w:date="2013-04-22T16:29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BA4E9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highlight w:val="green"/>
                  <w:rPrChange w:id="1936" w:author="IES11HV31" w:date="2013-04-22T16:29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'PCID'</w:t>
              </w:r>
            </w:ins>
          </w:p>
          <w:p w:rsidR="00BA4E9B" w:rsidRPr="00BA4E9B" w:rsidRDefault="00BA4E9B">
            <w:pPr>
              <w:pStyle w:val="ab"/>
              <w:autoSpaceDE w:val="0"/>
              <w:autoSpaceDN w:val="0"/>
              <w:adjustRightInd w:val="0"/>
              <w:ind w:leftChars="343" w:left="720" w:firstLine="400"/>
              <w:jc w:val="left"/>
              <w:rPr>
                <w:ins w:id="1937" w:author="IES11HV31" w:date="2013-04-22T16:29:00Z"/>
                <w:rFonts w:ascii="Courier New" w:eastAsia="SimSun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1938" w:author="IES11HV31" w:date="2013-04-22T16:29:00Z">
                  <w:rPr>
                    <w:ins w:id="1939" w:author="IES11HV31" w:date="2013-04-22T16:29:00Z"/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pPrChange w:id="1940" w:author="IES11HV31" w:date="2013-04-22T16:29:00Z">
                <w:pPr>
                  <w:pStyle w:val="ab"/>
                  <w:autoSpaceDE w:val="0"/>
                  <w:autoSpaceDN w:val="0"/>
                  <w:adjustRightInd w:val="0"/>
                  <w:ind w:left="720" w:firstLineChars="0" w:firstLine="0"/>
                  <w:jc w:val="left"/>
                </w:pPr>
              </w:pPrChange>
            </w:pPr>
            <w:ins w:id="1941" w:author="IES11HV31" w:date="2013-04-22T16:29:00Z">
              <w:r w:rsidRPr="00BA4E9B">
                <w:rPr>
                  <w:rFonts w:ascii="Courier New" w:eastAsia="SimSun" w:hAnsi="Courier New" w:cs="Courier New"/>
                  <w:noProof/>
                  <w:color w:val="0000FF"/>
                  <w:kern w:val="0"/>
                  <w:sz w:val="20"/>
                  <w:szCs w:val="20"/>
                  <w:highlight w:val="green"/>
                  <w:rPrChange w:id="1942" w:author="IES11HV31" w:date="2013-04-22T16:29:00Z">
                    <w:rPr>
                      <w:rFonts w:ascii="Courier New" w:eastAsia="SimSun" w:hAnsi="Courier New" w:cs="Courier New"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end</w:t>
              </w:r>
            </w:ins>
          </w:p>
          <w:p w:rsidR="00477179" w:rsidRPr="0028247A" w:rsidRDefault="00477179" w:rsidP="00152F9A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firstLineChars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943" w:author="IEC960923" w:date="2013-05-08T11:40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</w:pP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944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显示</w:t>
            </w:r>
            <w:r w:rsidRPr="0028247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945" w:author="IEC960923" w:date="2013-05-08T11:40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ICASA Label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946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输入行</w:t>
            </w:r>
            <w:r w:rsidR="004B7F1D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947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（</w:t>
            </w:r>
            <w:r w:rsidR="004B7F1D" w:rsidRPr="0028247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rPrChange w:id="1948" w:author="IEC960923" w:date="2013-05-08T11:40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ModelBOM</w:t>
            </w:r>
            <w:r w:rsidR="004B7F1D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rPrChange w:id="1949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中</w:t>
            </w:r>
            <w:r w:rsidR="004B7F1D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950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没有找到则</w:t>
            </w:r>
            <w:r w:rsidR="003A2BFE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951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不</w:t>
            </w:r>
            <w:r w:rsidR="004B7F1D"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shd w:val="pct15" w:color="auto" w:fill="FFFFFF"/>
                <w:rPrChange w:id="1952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  <w:shd w:val="pct15" w:color="auto" w:fill="FFFFFF"/>
                  </w:rPr>
                </w:rPrChange>
              </w:rPr>
              <w:t>显示）</w:t>
            </w:r>
          </w:p>
          <w:p w:rsidR="00477179" w:rsidRPr="0028247A" w:rsidRDefault="00477179" w:rsidP="00477179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1953" w:author="IEC960923" w:date="2013-05-08T11:40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</w:pP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1954" w:author="IEC960923" w:date="2013-05-08T11:40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Select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1955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1956" w:author="IEC960923" w:date="2013-05-08T11:40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'ICASA Label','ICASA Label', Component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1957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as 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rPrChange w:id="1958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PartNo</w:t>
            </w:r>
            <w:r w:rsidR="004B7F1D"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1959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,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1960" w:author="IEC960923" w:date="2013-05-08T11:40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Qty from ModelBOM (nolock) where Material=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1961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Model#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1962" w:author="IEC960923" w:date="2013-05-08T11:40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and Component </w:t>
            </w:r>
            <w:r w:rsidRPr="0028247A">
              <w:rPr>
                <w:rFonts w:ascii="Courier New" w:eastAsia="SimSun" w:hAnsi="Courier New" w:cs="Courier New" w:hint="eastAsia"/>
                <w:noProof/>
                <w:color w:val="000000" w:themeColor="text1"/>
                <w:kern w:val="0"/>
                <w:sz w:val="20"/>
                <w:szCs w:val="20"/>
                <w:rPrChange w:id="1963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>=</w:t>
            </w:r>
            <w:r w:rsidRPr="0028247A">
              <w:rPr>
                <w:rFonts w:ascii="Courier New" w:hAnsi="Courier New" w:cs="Courier New"/>
                <w:noProof/>
                <w:color w:val="000000" w:themeColor="text1"/>
                <w:kern w:val="0"/>
                <w:sz w:val="20"/>
                <w:szCs w:val="20"/>
                <w:rPrChange w:id="1964" w:author="IEC960923" w:date="2013-05-08T11:40:00Z">
                  <w:rPr>
                    <w:rFonts w:ascii="Courier New" w:hAnsi="Courier New" w:cs="Courier New"/>
                    <w:noProof/>
                    <w:color w:val="000000" w:themeColor="text1"/>
                    <w:kern w:val="0"/>
                    <w:sz w:val="20"/>
                    <w:szCs w:val="20"/>
                  </w:rPr>
                </w:rPrChange>
              </w:rPr>
              <w:t xml:space="preserve"> '6060BICASA01'</w:t>
            </w:r>
          </w:p>
          <w:p w:rsidR="00477179" w:rsidRPr="0028247A" w:rsidRDefault="00477179" w:rsidP="00477179">
            <w:pPr>
              <w:jc w:val="left"/>
              <w:rPr>
                <w:ins w:id="1965" w:author="Gao, Guan-Wei (高貫偉 ITC)" w:date="2012-04-20T17:04:00Z"/>
                <w:rFonts w:eastAsia="SimSun"/>
                <w:rPrChange w:id="1966" w:author="IEC960923" w:date="2013-05-08T11:40:00Z">
                  <w:rPr>
                    <w:ins w:id="1967" w:author="Gao, Guan-Wei (高貫偉 ITC)" w:date="2012-04-20T17:04:00Z"/>
                    <w:rFonts w:eastAsia="SimSun"/>
                  </w:rPr>
                </w:rPrChange>
              </w:rPr>
            </w:pPr>
          </w:p>
          <w:p w:rsidR="00A8575A" w:rsidRPr="0028247A" w:rsidRDefault="00450B81" w:rsidP="00477179">
            <w:pPr>
              <w:jc w:val="left"/>
              <w:rPr>
                <w:ins w:id="1968" w:author="Gao, Guan-Wei (高貫偉 ITC)" w:date="2012-04-20T17:04:00Z"/>
                <w:rFonts w:eastAsia="SimSun"/>
                <w:b/>
                <w:color w:val="FF0000"/>
                <w:rPrChange w:id="1969" w:author="IEC960923" w:date="2013-05-08T11:40:00Z">
                  <w:rPr>
                    <w:ins w:id="1970" w:author="Gao, Guan-Wei (高貫偉 ITC)" w:date="2012-04-20T17:04:00Z"/>
                    <w:rFonts w:eastAsia="SimSun"/>
                  </w:rPr>
                </w:rPrChange>
              </w:rPr>
            </w:pPr>
            <w:ins w:id="1971" w:author="Gao, Guan-Wei (高貫偉 ITC)" w:date="2012-04-20T17:04:00Z">
              <w:r w:rsidRPr="0028247A">
                <w:rPr>
                  <w:rFonts w:eastAsia="SimSun"/>
                  <w:b/>
                  <w:color w:val="FF0000"/>
                  <w:rPrChange w:id="1972" w:author="IEC960923" w:date="2013-05-08T11:40:00Z">
                    <w:rPr>
                      <w:rFonts w:eastAsia="SimSun"/>
                    </w:rPr>
                  </w:rPrChange>
                </w:rPr>
                <w:t xml:space="preserve">2012-4-20 </w:t>
              </w:r>
              <w:r w:rsidRPr="0028247A">
                <w:rPr>
                  <w:rFonts w:eastAsia="SimSun" w:hint="eastAsia"/>
                  <w:b/>
                  <w:color w:val="FF0000"/>
                  <w:rPrChange w:id="1973" w:author="IEC960923" w:date="2013-05-08T11:40:00Z">
                    <w:rPr>
                      <w:rFonts w:eastAsia="SimSun" w:hint="eastAsia"/>
                    </w:rPr>
                  </w:rPrChange>
                </w:rPr>
                <w:t>修改开始</w:t>
              </w:r>
            </w:ins>
          </w:p>
          <w:p w:rsidR="00BA4E9B" w:rsidRPr="0028247A" w:rsidRDefault="00A8575A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firstLineChars="0"/>
              <w:jc w:val="left"/>
              <w:rPr>
                <w:ins w:id="1974" w:author="Gao, Guan-Wei (高貫偉 ITC)" w:date="2012-04-20T17:04:00Z"/>
                <w:rFonts w:eastAsia="SimSun"/>
                <w:rPrChange w:id="1975" w:author="IEC960923" w:date="2013-05-08T11:40:00Z">
                  <w:rPr>
                    <w:ins w:id="1976" w:author="Gao, Guan-Wei (高貫偉 ITC)" w:date="2012-04-20T17:04:00Z"/>
                    <w:rFonts w:eastAsia="SimSun"/>
                  </w:rPr>
                </w:rPrChange>
              </w:rPr>
              <w:pPrChange w:id="1977" w:author="Gao, Guan-Wei (高貫偉 ITC)" w:date="2012-04-20T17:05:00Z">
                <w:pPr>
                  <w:jc w:val="left"/>
                </w:pPr>
              </w:pPrChange>
            </w:pPr>
            <w:ins w:id="1978" w:author="Gao, Guan-Wei (高貫偉 ITC)" w:date="2012-04-20T17:04:00Z">
              <w:r w:rsidRPr="0028247A">
                <w:rPr>
                  <w:rFonts w:eastAsia="SimSun" w:hint="eastAsia"/>
                  <w:rPrChange w:id="1979" w:author="IEC960923" w:date="2013-05-08T11:40:00Z">
                    <w:rPr>
                      <w:rFonts w:eastAsia="SimSun" w:hint="eastAsia"/>
                    </w:rPr>
                  </w:rPrChange>
                </w:rPr>
                <w:t>显示</w:t>
              </w:r>
              <w:r w:rsidR="00450B81" w:rsidRPr="0028247A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  <w:shd w:val="pct15" w:color="auto" w:fill="FFFFFF"/>
                  <w:rPrChange w:id="1980" w:author="IEC960923" w:date="2013-05-08T11:40:00Z">
                    <w:rPr>
                      <w:rFonts w:eastAsia="SimSun"/>
                    </w:rPr>
                  </w:rPrChange>
                </w:rPr>
                <w:t>ATSN2</w:t>
              </w:r>
            </w:ins>
          </w:p>
          <w:p w:rsidR="00BA4E9B" w:rsidRDefault="00A8575A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ins w:id="1981" w:author="Gao, Guan-Wei (高貫偉 ITC)" w:date="2012-04-20T17:04:00Z"/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  <w:pPrChange w:id="1982" w:author="Gao, Guan-Wei (高貫偉 ITC)" w:date="2012-04-20T17:05:00Z">
                <w:pPr>
                  <w:pStyle w:val="ab"/>
                  <w:ind w:left="720" w:firstLineChars="0" w:firstLine="0"/>
                </w:pPr>
              </w:pPrChange>
            </w:pPr>
            <w:ins w:id="1983" w:author="Gao, Guan-Wei (高貫偉 ITC)" w:date="2012-04-20T17:04:00Z">
              <w:r w:rsidRPr="00BA100E"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通过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Model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，获取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BomNodeType=</w:t>
              </w:r>
            </w:ins>
            <w:ins w:id="1984" w:author="Gao, Guan-Wei (高貫偉 ITC)" w:date="2012-04-20T17:05:00Z">
              <w:r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AT</w:t>
              </w:r>
              <w:r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lang w:val="es-ES"/>
                </w:rPr>
                <w:t>’</w:t>
              </w:r>
            </w:ins>
            <w:ins w:id="1985" w:author="Gao, Guan-Wei (高貫偉 ITC)" w:date="2012-04-20T17:04:00Z"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 xml:space="preserve"> and </w:t>
              </w:r>
              <w:r w:rsidRPr="00906DE2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lang w:val="es-ES"/>
                </w:rPr>
                <w:t>Descr=’</w:t>
              </w:r>
            </w:ins>
            <w:ins w:id="1986" w:author="Gao, Guan-Wei (高貫偉 ITC)" w:date="2012-04-20T17:05:00Z"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ATSN2</w:t>
              </w:r>
            </w:ins>
            <w:ins w:id="1987" w:author="Gao, Guan-Wei (高貫偉 ITC)" w:date="2012-04-20T17:04:00Z">
              <w:r w:rsidRPr="00906DE2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 xml:space="preserve"> 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的所有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Part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的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PartNo</w:t>
              </w:r>
            </w:ins>
          </w:p>
          <w:p w:rsidR="00BA4E9B" w:rsidRDefault="00A8575A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ins w:id="1988" w:author="Gao, Guan-Wei (高貫偉 ITC)" w:date="2012-04-20T17:04:00Z"/>
                <w:rFonts w:ascii="Courier New" w:eastAsia="SimSun" w:hAnsi="Courier New" w:cs="Courier New"/>
                <w:noProof/>
                <w:color w:val="000000" w:themeColor="text1"/>
                <w:kern w:val="0"/>
                <w:sz w:val="22"/>
                <w:lang w:val="es-ES"/>
              </w:rPr>
              <w:pPrChange w:id="1989" w:author="Gao, Guan-Wei (高貫偉 ITC)" w:date="2012-04-20T17:05:00Z">
                <w:pPr>
                  <w:ind w:firstLineChars="350" w:firstLine="770"/>
                </w:pPr>
              </w:pPrChange>
            </w:pPr>
            <w:ins w:id="1990" w:author="Gao, Guan-Wei (高貫偉 ITC)" w:date="2012-04-20T17:04:00Z"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PartNo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显示格式：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PartNo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的前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5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码显示出来，把后面的几位显示成</w:t>
              </w:r>
              <w:r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lang w:val="es-ES"/>
                </w:rPr>
                <w:t>’</w:t>
              </w:r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*</w:t>
              </w:r>
              <w:r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lang w:val="es-ES"/>
                </w:rPr>
                <w:t>’</w:t>
              </w:r>
            </w:ins>
          </w:p>
          <w:p w:rsidR="00BA4E9B" w:rsidRDefault="00A8575A">
            <w:pPr>
              <w:pStyle w:val="ab"/>
              <w:autoSpaceDE w:val="0"/>
              <w:autoSpaceDN w:val="0"/>
              <w:adjustRightInd w:val="0"/>
              <w:ind w:left="720" w:firstLineChars="0" w:firstLine="0"/>
              <w:jc w:val="left"/>
              <w:rPr>
                <w:ins w:id="1991" w:author="Gao, Guan-Wei (高貫偉 ITC)" w:date="2012-04-20T17:06:00Z"/>
                <w:rFonts w:ascii="Century Gothic" w:eastAsia="SimSun" w:hAnsi="Century Gothic"/>
                <w:sz w:val="20"/>
                <w:szCs w:val="20"/>
                <w:lang w:val="es-ES"/>
              </w:rPr>
              <w:pPrChange w:id="1992" w:author="Gao, Guan-Wei (高貫偉 ITC)" w:date="2012-04-20T17:06:00Z">
                <w:pPr>
                  <w:ind w:firstLineChars="350" w:firstLine="770"/>
                </w:pPr>
              </w:pPrChange>
            </w:pPr>
            <w:ins w:id="1993" w:author="Gao, Guan-Wei (高貫偉 ITC)" w:date="2012-04-20T17:04:00Z">
              <w:r>
                <w:rPr>
                  <w:rFonts w:ascii="Courier New" w:eastAsia="SimSun" w:hAnsi="Courier New" w:cs="Courier New" w:hint="eastAsia"/>
                  <w:noProof/>
                  <w:color w:val="000000" w:themeColor="text1"/>
                  <w:kern w:val="0"/>
                  <w:sz w:val="22"/>
                  <w:lang w:val="es-ES"/>
                </w:rPr>
                <w:t>如：</w:t>
              </w:r>
              <w:r w:rsidR="00450B81" w:rsidRPr="00450B81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lang w:val="es-ES"/>
                  <w:rPrChange w:id="1994" w:author="Gao, Guan-Wei (高貫偉 ITC)" w:date="2012-04-20T17:05:00Z">
                    <w:rPr>
                      <w:rFonts w:ascii="Century Gothic" w:hAnsi="Century Gothic"/>
                      <w:sz w:val="20"/>
                      <w:szCs w:val="20"/>
                      <w:lang w:val="es-ES"/>
                    </w:rPr>
                  </w:rPrChange>
                </w:rPr>
                <w:t>2TG0B0056801</w:t>
              </w:r>
              <w:r w:rsidRPr="00BA100E">
                <w:rPr>
                  <w:rFonts w:ascii="Century Gothic" w:eastAsia="SimSun" w:hAnsi="Century Gothic" w:hint="eastAsia"/>
                  <w:sz w:val="20"/>
                  <w:szCs w:val="20"/>
                  <w:lang w:val="es-ES"/>
                </w:rPr>
                <w:t>，</w:t>
              </w:r>
              <w:r>
                <w:rPr>
                  <w:rFonts w:ascii="Century Gothic" w:eastAsia="SimSun" w:hAnsi="Century Gothic" w:hint="eastAsia"/>
                  <w:sz w:val="20"/>
                  <w:szCs w:val="20"/>
                </w:rPr>
                <w:t>显示为</w:t>
              </w:r>
              <w:r w:rsidRPr="00BA100E">
                <w:rPr>
                  <w:rFonts w:ascii="Century Gothic" w:eastAsia="SimSun" w:hAnsi="Century Gothic"/>
                  <w:sz w:val="20"/>
                  <w:szCs w:val="20"/>
                  <w:lang w:val="es-ES"/>
                </w:rPr>
                <w:t>2TG0B*******</w:t>
              </w:r>
            </w:ins>
          </w:p>
          <w:p w:rsidR="00A8575A" w:rsidRDefault="00A8575A" w:rsidP="00A8575A">
            <w:pPr>
              <w:autoSpaceDE w:val="0"/>
              <w:autoSpaceDN w:val="0"/>
              <w:adjustRightInd w:val="0"/>
              <w:jc w:val="left"/>
              <w:rPr>
                <w:ins w:id="1995" w:author="Gao, Guan-Wei (高貫偉 ITC)" w:date="2012-04-20T17:07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1996" w:author="Gao, Guan-Wei (高貫偉 ITC)" w:date="2012-04-20T17:07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BomNodeType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Descr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ModelBOM 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lastRenderedPageBreak/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 b</w:t>
              </w:r>
            </w:ins>
          </w:p>
          <w:p w:rsidR="00A8575A" w:rsidRPr="00A8575A" w:rsidRDefault="00A8575A" w:rsidP="00A8575A">
            <w:pPr>
              <w:autoSpaceDE w:val="0"/>
              <w:autoSpaceDN w:val="0"/>
              <w:adjustRightInd w:val="0"/>
              <w:jc w:val="left"/>
              <w:rPr>
                <w:ins w:id="1997" w:author="Gao, Guan-Wei (高貫偉 ITC)" w:date="2012-04-20T17:07:00Z"/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  <w:rPrChange w:id="1998" w:author="Gao, Guan-Wei (高貫偉 ITC)" w:date="2012-04-20T17:07:00Z">
                  <w:rPr>
                    <w:ins w:id="1999" w:author="Gao, Guan-Wei (高貫偉 ITC)" w:date="2012-04-20T17:07:00Z"/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</w:pPr>
            <w:ins w:id="2000" w:author="Gao, Guan-Wei (高貫偉 ITC)" w:date="2012-04-20T17:07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@Mode</w:t>
              </w:r>
              <w:r w:rsidR="00715B28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l</w:t>
              </w:r>
            </w:ins>
          </w:p>
          <w:p w:rsidR="00A8575A" w:rsidRDefault="00A8575A" w:rsidP="00A8575A">
            <w:pPr>
              <w:autoSpaceDE w:val="0"/>
              <w:autoSpaceDN w:val="0"/>
              <w:adjustRightInd w:val="0"/>
              <w:jc w:val="left"/>
              <w:rPr>
                <w:ins w:id="2001" w:author="Gao, Guan-Wei (高貫偉 ITC)" w:date="2012-04-20T17:07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2002" w:author="Gao, Guan-Wei (高貫偉 ITC)" w:date="2012-04-20T17:07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Component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</w:ins>
          </w:p>
          <w:p w:rsidR="00A8575A" w:rsidRPr="0028247A" w:rsidRDefault="00A8575A" w:rsidP="00A8575A">
            <w:pPr>
              <w:autoSpaceDE w:val="0"/>
              <w:autoSpaceDN w:val="0"/>
              <w:adjustRightInd w:val="0"/>
              <w:jc w:val="left"/>
              <w:rPr>
                <w:ins w:id="2003" w:author="Gao, Guan-Wei (高貫偉 ITC)" w:date="2012-04-20T17:07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rPrChange w:id="2004" w:author="IEC960923" w:date="2013-05-08T11:40:00Z">
                  <w:rPr>
                    <w:ins w:id="2005" w:author="Gao, Guan-Wei (高貫偉 ITC)" w:date="2012-04-20T17:07:00Z"/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</w:pPr>
            <w:ins w:id="2006" w:author="Gao, Guan-Wei (高貫偉 ITC)" w:date="2012-04-20T17:07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BomN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2007" w:author="IEC960923" w:date="2013-05-08T11:40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odeType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2008" w:author="IEC960923" w:date="2013-05-08T11:40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2009" w:author="IEC960923" w:date="2013-05-08T11:40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2010" w:author="IEC960923" w:date="2013-05-08T11:40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'AT'</w:t>
              </w:r>
            </w:ins>
          </w:p>
          <w:p w:rsidR="00BA4E9B" w:rsidRPr="0028247A" w:rsidRDefault="00A8575A">
            <w:pPr>
              <w:autoSpaceDE w:val="0"/>
              <w:autoSpaceDN w:val="0"/>
              <w:adjustRightInd w:val="0"/>
              <w:jc w:val="left"/>
              <w:rPr>
                <w:ins w:id="2011" w:author="Gao, Guan-Wei (高貫偉 ITC)" w:date="2012-04-20T17:04:00Z"/>
                <w:rFonts w:ascii="Century Gothic" w:eastAsia="SimSun" w:hAnsi="Century Gothic"/>
                <w:sz w:val="20"/>
                <w:szCs w:val="20"/>
                <w:lang w:val="es-ES"/>
                <w:rPrChange w:id="2012" w:author="IEC960923" w:date="2013-05-08T11:40:00Z">
                  <w:rPr>
                    <w:ins w:id="2013" w:author="Gao, Guan-Wei (高貫偉 ITC)" w:date="2012-04-20T17:04:00Z"/>
                    <w:noProof/>
                    <w:kern w:val="0"/>
                    <w:lang w:val="es-ES"/>
                  </w:rPr>
                </w:rPrChange>
              </w:rPr>
              <w:pPrChange w:id="2014" w:author="Gao, Guan-Wei (高貫偉 ITC)" w:date="2012-04-20T17:08:00Z">
                <w:pPr>
                  <w:ind w:firstLineChars="350" w:firstLine="700"/>
                </w:pPr>
              </w:pPrChange>
            </w:pPr>
            <w:ins w:id="2015" w:author="Gao, Guan-Wei (高貫偉 ITC)" w:date="2012-04-20T17:07:00Z"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2016" w:author="IEC960923" w:date="2013-05-08T11:40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  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2017" w:author="IEC960923" w:date="2013-05-08T11:40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and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2018" w:author="IEC960923" w:date="2013-05-08T11:40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b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2019" w:author="IEC960923" w:date="2013-05-08T11:40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.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2020" w:author="IEC960923" w:date="2013-05-08T11:40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Descr </w:t>
              </w:r>
              <w:r w:rsidRPr="0028247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2021" w:author="IEC960923" w:date="2013-05-08T11:40:00Z">
                    <w:rPr>
                      <w:rFonts w:ascii="Courier New" w:hAnsi="Courier New" w:cs="Courier New"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2022" w:author="IEC960923" w:date="2013-05-08T11:40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2023" w:author="IEC960923" w:date="2013-05-08T11:40:00Z">
                    <w:rPr>
                      <w:rFonts w:ascii="Courier New" w:hAnsi="Courier New" w:cs="Courier New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'ATSN2'</w:t>
              </w:r>
            </w:ins>
          </w:p>
          <w:p w:rsidR="00A8575A" w:rsidRPr="0028247A" w:rsidRDefault="00A8575A" w:rsidP="00477179">
            <w:pPr>
              <w:jc w:val="left"/>
              <w:rPr>
                <w:ins w:id="2024" w:author="Gao, Guan-Wei (高貫偉 ITC)" w:date="2012-04-20T17:04:00Z"/>
                <w:rFonts w:eastAsia="SimSun"/>
                <w:rPrChange w:id="2025" w:author="IEC960923" w:date="2013-05-08T11:40:00Z">
                  <w:rPr>
                    <w:ins w:id="2026" w:author="Gao, Guan-Wei (高貫偉 ITC)" w:date="2012-04-20T17:04:00Z"/>
                    <w:rFonts w:eastAsia="SimSun"/>
                  </w:rPr>
                </w:rPrChange>
              </w:rPr>
            </w:pPr>
          </w:p>
          <w:p w:rsidR="00A8575A" w:rsidRPr="0028247A" w:rsidRDefault="00450B81" w:rsidP="00477179">
            <w:pPr>
              <w:jc w:val="left"/>
              <w:rPr>
                <w:ins w:id="2027" w:author="Gao, Guan-Wei (高貫偉 ITC)" w:date="2012-08-03T10:39:00Z"/>
                <w:rFonts w:eastAsia="SimSun"/>
                <w:b/>
                <w:color w:val="FF0000"/>
                <w:rPrChange w:id="2028" w:author="IEC960923" w:date="2013-05-08T11:40:00Z">
                  <w:rPr>
                    <w:ins w:id="2029" w:author="Gao, Guan-Wei (高貫偉 ITC)" w:date="2012-08-03T10:39:00Z"/>
                    <w:rFonts w:eastAsia="SimSun"/>
                    <w:b/>
                    <w:color w:val="FF0000"/>
                  </w:rPr>
                </w:rPrChange>
              </w:rPr>
            </w:pPr>
            <w:ins w:id="2030" w:author="Gao, Guan-Wei (高貫偉 ITC)" w:date="2012-04-20T17:04:00Z">
              <w:r w:rsidRPr="0028247A">
                <w:rPr>
                  <w:rFonts w:eastAsia="SimSun"/>
                  <w:b/>
                  <w:color w:val="FF0000"/>
                  <w:rPrChange w:id="2031" w:author="IEC960923" w:date="2013-05-08T11:40:00Z">
                    <w:rPr>
                      <w:rFonts w:eastAsia="SimSun"/>
                    </w:rPr>
                  </w:rPrChange>
                </w:rPr>
                <w:t>2012-4-20</w:t>
              </w:r>
              <w:r w:rsidRPr="0028247A">
                <w:rPr>
                  <w:rFonts w:eastAsia="SimSun" w:hint="eastAsia"/>
                  <w:b/>
                  <w:color w:val="FF0000"/>
                  <w:rPrChange w:id="2032" w:author="IEC960923" w:date="2013-05-08T11:40:00Z">
                    <w:rPr>
                      <w:rFonts w:eastAsia="SimSun" w:hint="eastAsia"/>
                    </w:rPr>
                  </w:rPrChange>
                </w:rPr>
                <w:t>修改结束</w:t>
              </w:r>
            </w:ins>
          </w:p>
          <w:p w:rsidR="00985647" w:rsidRPr="0028247A" w:rsidRDefault="00985647" w:rsidP="00477179">
            <w:pPr>
              <w:jc w:val="left"/>
              <w:rPr>
                <w:ins w:id="2033" w:author="Gao, Guan-Wei (高貫偉 ITC)" w:date="2012-08-03T10:39:00Z"/>
                <w:rFonts w:eastAsia="SimSun"/>
                <w:b/>
                <w:color w:val="FF0000"/>
                <w:rPrChange w:id="2034" w:author="IEC960923" w:date="2013-05-08T11:40:00Z">
                  <w:rPr>
                    <w:ins w:id="2035" w:author="Gao, Guan-Wei (高貫偉 ITC)" w:date="2012-08-03T10:39:00Z"/>
                    <w:rFonts w:eastAsia="SimSun"/>
                    <w:b/>
                    <w:color w:val="FF0000"/>
                  </w:rPr>
                </w:rPrChange>
              </w:rPr>
            </w:pPr>
          </w:p>
          <w:p w:rsidR="00985647" w:rsidRPr="0028247A" w:rsidRDefault="00450B81" w:rsidP="00477179">
            <w:pPr>
              <w:jc w:val="left"/>
              <w:rPr>
                <w:ins w:id="2036" w:author="Gao, Guan-Wei (高貫偉 ITC)" w:date="2012-08-03T10:45:00Z"/>
                <w:rFonts w:eastAsia="SimSun"/>
                <w:b/>
                <w:color w:val="FF0000"/>
                <w:rPrChange w:id="2037" w:author="IEC960923" w:date="2013-05-08T11:40:00Z">
                  <w:rPr>
                    <w:ins w:id="2038" w:author="Gao, Guan-Wei (高貫偉 ITC)" w:date="2012-08-03T10:45:00Z"/>
                    <w:rFonts w:eastAsia="SimSun"/>
                    <w:b/>
                    <w:color w:val="FF0000"/>
                  </w:rPr>
                </w:rPrChange>
              </w:rPr>
            </w:pPr>
            <w:ins w:id="2039" w:author="Gao, Guan-Wei (高貫偉 ITC)" w:date="2012-08-03T10:39:00Z">
              <w:r w:rsidRPr="0028247A">
                <w:rPr>
                  <w:rFonts w:eastAsia="SimSun"/>
                  <w:b/>
                  <w:color w:val="FF0000"/>
                  <w:rPrChange w:id="2040" w:author="IEC960923" w:date="2013-05-08T11:40:00Z">
                    <w:rPr>
                      <w:rFonts w:eastAsia="SimSun"/>
                      <w:b/>
                      <w:color w:val="FF0000"/>
                    </w:rPr>
                  </w:rPrChange>
                </w:rPr>
                <w:t>2012-8-3</w:t>
              </w:r>
              <w:r w:rsidRPr="0028247A">
                <w:rPr>
                  <w:rFonts w:eastAsia="SimSun" w:hint="eastAsia"/>
                  <w:b/>
                  <w:color w:val="FF0000"/>
                  <w:rPrChange w:id="2041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添加</w:t>
              </w:r>
            </w:ins>
            <w:ins w:id="2042" w:author="Gao, Guan-Wei (高貫偉 ITC)" w:date="2012-08-03T10:40:00Z">
              <w:r w:rsidRPr="0028247A">
                <w:rPr>
                  <w:rFonts w:eastAsia="SimSun"/>
                  <w:b/>
                  <w:color w:val="FF0000"/>
                  <w:rPrChange w:id="2043" w:author="IEC960923" w:date="2013-05-08T11:40:00Z">
                    <w:rPr>
                      <w:rFonts w:eastAsia="SimSun"/>
                      <w:b/>
                      <w:color w:val="FF0000"/>
                    </w:rPr>
                  </w:rPrChange>
                </w:rPr>
                <w:t>ESOP</w:t>
              </w:r>
            </w:ins>
            <w:ins w:id="2044" w:author="Gao, Guan-Wei (高貫偉 ITC)" w:date="2012-08-03T10:39:00Z">
              <w:r w:rsidRPr="0028247A">
                <w:rPr>
                  <w:rFonts w:eastAsia="SimSun" w:hint="eastAsia"/>
                  <w:b/>
                  <w:color w:val="FF0000"/>
                  <w:rPrChange w:id="2045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开始</w:t>
              </w:r>
            </w:ins>
          </w:p>
          <w:p w:rsidR="00BA4E9B" w:rsidRPr="0028247A" w:rsidRDefault="00450B81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firstLineChars="0"/>
              <w:jc w:val="left"/>
              <w:rPr>
                <w:ins w:id="2046" w:author="Gao, Guan-Wei (高貫偉 ITC)" w:date="2012-08-03T10:45:00Z"/>
                <w:rFonts w:eastAsia="SimSun"/>
                <w:rPrChange w:id="2047" w:author="IEC960923" w:date="2013-05-08T11:40:00Z">
                  <w:rPr>
                    <w:ins w:id="2048" w:author="Gao, Guan-Wei (高貫偉 ITC)" w:date="2012-08-03T10:45:00Z"/>
                    <w:rFonts w:eastAsia="SimSun"/>
                    <w:b/>
                    <w:color w:val="FF0000"/>
                  </w:rPr>
                </w:rPrChange>
              </w:rPr>
              <w:pPrChange w:id="2049" w:author="Gao, Guan-Wei (高貫偉 ITC)" w:date="2012-08-03T10:45:00Z">
                <w:pPr>
                  <w:jc w:val="left"/>
                </w:pPr>
              </w:pPrChange>
            </w:pPr>
            <w:ins w:id="2050" w:author="Gao, Guan-Wei (高貫偉 ITC)" w:date="2012-08-03T10:45:00Z">
              <w:r w:rsidRPr="0028247A">
                <w:rPr>
                  <w:rFonts w:eastAsia="SimSun" w:hint="eastAsia"/>
                  <w:rPrChange w:id="2051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显示</w:t>
              </w:r>
              <w:r w:rsidRPr="0028247A">
                <w:rPr>
                  <w:rFonts w:eastAsia="SimSun"/>
                  <w:rPrChange w:id="2052" w:author="IEC960923" w:date="2013-05-08T11:40:00Z">
                    <w:rPr>
                      <w:rFonts w:eastAsia="SimSun"/>
                      <w:b/>
                      <w:color w:val="FF0000"/>
                    </w:rPr>
                  </w:rPrChange>
                </w:rPr>
                <w:t>ESOP</w:t>
              </w:r>
            </w:ins>
          </w:p>
          <w:p w:rsidR="00BA4E9B" w:rsidRDefault="00450B81">
            <w:pPr>
              <w:pStyle w:val="ab"/>
              <w:numPr>
                <w:ilvl w:val="0"/>
                <w:numId w:val="54"/>
              </w:numPr>
              <w:ind w:firstLineChars="0"/>
              <w:jc w:val="left"/>
              <w:rPr>
                <w:ins w:id="2053" w:author="Gao, Guan-Wei (高貫偉 ITC)" w:date="2012-08-03T10:47:00Z"/>
                <w:rFonts w:eastAsia="SimSun"/>
                <w:b/>
                <w:color w:val="FF0000"/>
              </w:rPr>
              <w:pPrChange w:id="2054" w:author="Gao, Guan-Wei (高貫偉 ITC)" w:date="2012-08-03T10:46:00Z">
                <w:pPr>
                  <w:jc w:val="left"/>
                </w:pPr>
              </w:pPrChange>
            </w:pPr>
            <w:ins w:id="2055" w:author="Gao, Guan-Wei (高貫偉 ITC)" w:date="2012-08-03T10:45:00Z">
              <w:r w:rsidRPr="0028247A">
                <w:rPr>
                  <w:rFonts w:eastAsia="SimSun" w:hint="eastAsia"/>
                  <w:b/>
                  <w:color w:val="FF0000"/>
                  <w:rPrChange w:id="2056" w:author="IEC960923" w:date="2013-05-08T11:40:00Z">
                    <w:rPr>
                      <w:rFonts w:hint="eastAsia"/>
                    </w:rPr>
                  </w:rPrChange>
                </w:rPr>
                <w:t>清空</w:t>
              </w:r>
              <w:r w:rsidRPr="0028247A">
                <w:rPr>
                  <w:rFonts w:eastAsia="SimSun"/>
                  <w:b/>
                  <w:color w:val="FF0000"/>
                  <w:rPrChange w:id="2057" w:author="IEC960923" w:date="2013-05-08T11:40:00Z">
                    <w:rPr/>
                  </w:rPrChange>
                </w:rPr>
                <w:t>[PIC1]</w:t>
              </w:r>
            </w:ins>
            <w:ins w:id="2058" w:author="Gao, Guan-Wei (高貫偉 ITC)" w:date="2012-08-03T10:46:00Z">
              <w:r w:rsidR="00C71413" w:rsidRPr="0028247A">
                <w:rPr>
                  <w:rFonts w:eastAsia="SimSun" w:hint="eastAsia"/>
                  <w:b/>
                  <w:color w:val="FF0000"/>
                  <w:rPrChange w:id="2059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、</w:t>
              </w:r>
              <w:r w:rsidR="00C71413" w:rsidRPr="0028247A">
                <w:rPr>
                  <w:rFonts w:eastAsia="SimSun" w:hint="eastAsia"/>
                  <w:b/>
                  <w:color w:val="FF0000"/>
                  <w:rPrChange w:id="2060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[PIC2]</w:t>
              </w:r>
              <w:r w:rsidR="00C71413" w:rsidRPr="0028247A">
                <w:rPr>
                  <w:rFonts w:eastAsia="SimSun" w:hint="eastAsia"/>
                  <w:b/>
                  <w:color w:val="FF0000"/>
                  <w:rPrChange w:id="2061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、</w:t>
              </w:r>
              <w:r w:rsidR="00C71413" w:rsidRPr="0028247A">
                <w:rPr>
                  <w:rFonts w:eastAsia="SimSun" w:hint="eastAsia"/>
                  <w:b/>
                  <w:color w:val="FF0000"/>
                  <w:rPrChange w:id="2062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[PIC3]</w:t>
              </w:r>
              <w:r w:rsidR="00C71413" w:rsidRPr="0028247A">
                <w:rPr>
                  <w:rFonts w:eastAsia="SimSun" w:hint="eastAsia"/>
                  <w:b/>
                  <w:color w:val="FF0000"/>
                  <w:rPrChange w:id="2063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和</w:t>
              </w:r>
              <w:r w:rsidR="00C71413" w:rsidRPr="0028247A">
                <w:rPr>
                  <w:rFonts w:eastAsia="SimSun" w:hint="eastAsia"/>
                  <w:b/>
                  <w:color w:val="FF0000"/>
                  <w:rPrChange w:id="2064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[PIC4]</w:t>
              </w:r>
              <w:r w:rsidR="00C71413" w:rsidRPr="0028247A">
                <w:rPr>
                  <w:rFonts w:eastAsia="SimSun" w:hint="eastAsia"/>
                  <w:b/>
                  <w:color w:val="FF0000"/>
                  <w:rPrChange w:id="2065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的</w:t>
              </w:r>
              <w:r w:rsidR="00C71413">
                <w:rPr>
                  <w:rFonts w:eastAsia="SimSun" w:hint="eastAsia"/>
                  <w:b/>
                  <w:color w:val="FF0000"/>
                </w:rPr>
                <w:t>链接，及其</w:t>
              </w:r>
            </w:ins>
            <w:ins w:id="2066" w:author="Gao, Guan-Wei (高貫偉 ITC)" w:date="2012-08-03T10:47:00Z">
              <w:r w:rsidR="00C71413">
                <w:rPr>
                  <w:rFonts w:eastAsia="SimSun" w:hint="eastAsia"/>
                  <w:b/>
                  <w:color w:val="FF0000"/>
                </w:rPr>
                <w:t>外围的超链接</w:t>
              </w:r>
            </w:ins>
          </w:p>
          <w:p w:rsidR="00BA4E9B" w:rsidRDefault="00C71413">
            <w:pPr>
              <w:pStyle w:val="ab"/>
              <w:numPr>
                <w:ilvl w:val="0"/>
                <w:numId w:val="54"/>
              </w:numPr>
              <w:ind w:firstLineChars="0"/>
              <w:jc w:val="left"/>
              <w:rPr>
                <w:ins w:id="2067" w:author="Gao, Guan-Wei (高貫偉 ITC)" w:date="2012-08-03T11:47:00Z"/>
                <w:rFonts w:eastAsia="SimSun"/>
                <w:b/>
                <w:color w:val="FF0000"/>
              </w:rPr>
              <w:pPrChange w:id="2068" w:author="Gao, Guan-Wei (高貫偉 ITC)" w:date="2012-08-03T10:46:00Z">
                <w:pPr>
                  <w:jc w:val="left"/>
                </w:pPr>
              </w:pPrChange>
            </w:pPr>
            <w:ins w:id="2069" w:author="Gao, Guan-Wei (高貫偉 ITC)" w:date="2012-08-03T10:54:00Z">
              <w:r>
                <w:rPr>
                  <w:rFonts w:eastAsia="SimSun" w:hint="eastAsia"/>
                  <w:b/>
                  <w:color w:val="FF0000"/>
                </w:rPr>
                <w:t>获取</w:t>
              </w:r>
            </w:ins>
            <w:ins w:id="2070" w:author="Gao, Guan-Wei (高貫偉 ITC)" w:date="2012-08-03T10:55:00Z">
              <w:r>
                <w:rPr>
                  <w:rFonts w:eastAsia="SimSun" w:hint="eastAsia"/>
                  <w:b/>
                  <w:color w:val="FF0000"/>
                </w:rPr>
                <w:t>可显示的</w:t>
              </w:r>
            </w:ins>
            <w:proofErr w:type="spellStart"/>
            <w:ins w:id="2071" w:author="Gao, Guan-Wei (高貫偉 ITC)" w:date="2012-08-03T11:47:00Z">
              <w:r w:rsidR="009D2FCF">
                <w:rPr>
                  <w:rFonts w:eastAsia="SimSun" w:hint="eastAsia"/>
                  <w:b/>
                  <w:color w:val="FF0000"/>
                </w:rPr>
                <w:t>PICName</w:t>
              </w:r>
            </w:ins>
            <w:proofErr w:type="spellEnd"/>
            <w:ins w:id="2072" w:author="Gao, Guan-Wei (高貫偉 ITC)" w:date="2012-08-03T11:50:00Z">
              <w:r w:rsidR="009D2FCF">
                <w:rPr>
                  <w:rFonts w:eastAsia="SimSun" w:hint="eastAsia"/>
                  <w:b/>
                  <w:color w:val="FF0000"/>
                </w:rPr>
                <w:t>，记</w:t>
              </w:r>
              <w:r w:rsidR="009D2FCF">
                <w:rPr>
                  <w:rFonts w:eastAsia="SimSun" w:hint="eastAsia"/>
                  <w:b/>
                  <w:color w:val="FF0000"/>
                </w:rPr>
                <w:t>@</w:t>
              </w:r>
              <w:proofErr w:type="spellStart"/>
              <w:r w:rsidR="009D2FCF">
                <w:rPr>
                  <w:rFonts w:eastAsia="SimSun" w:hint="eastAsia"/>
                  <w:b/>
                  <w:color w:val="FF0000"/>
                </w:rPr>
                <w:t>PICName</w:t>
              </w:r>
            </w:ins>
            <w:proofErr w:type="spellEnd"/>
          </w:p>
          <w:p w:rsidR="00BA4E9B" w:rsidRDefault="009D2FCF">
            <w:pPr>
              <w:pStyle w:val="ab"/>
              <w:ind w:left="720" w:firstLineChars="0" w:firstLine="0"/>
              <w:jc w:val="left"/>
              <w:rPr>
                <w:ins w:id="2073" w:author="Gao, Guan-Wei (高貫偉 ITC)" w:date="2012-08-03T11:47:00Z"/>
                <w:rFonts w:eastAsia="SimSun"/>
                <w:b/>
                <w:color w:val="FF0000"/>
              </w:rPr>
              <w:pPrChange w:id="2074" w:author="Gao, Guan-Wei (高貫偉 ITC)" w:date="2012-08-03T11:47:00Z">
                <w:pPr>
                  <w:jc w:val="left"/>
                </w:pPr>
              </w:pPrChange>
            </w:pPr>
            <w:ins w:id="2075" w:author="Gao, Guan-Wei (高貫偉 ITC)" w:date="2012-08-03T11:47:00Z">
              <w:r>
                <w:rPr>
                  <w:rFonts w:eastAsia="SimSun" w:hint="eastAsia"/>
                  <w:b/>
                  <w:color w:val="FF0000"/>
                </w:rPr>
                <w:t>参考方法：</w:t>
              </w:r>
            </w:ins>
          </w:p>
          <w:p w:rsidR="00BA4E9B" w:rsidRDefault="009D2FCF">
            <w:pPr>
              <w:widowControl/>
              <w:autoSpaceDE w:val="0"/>
              <w:autoSpaceDN w:val="0"/>
              <w:adjustRightInd w:val="0"/>
              <w:ind w:left="720"/>
              <w:jc w:val="left"/>
              <w:rPr>
                <w:ins w:id="2076" w:author="Gao, Guan-Wei (高貫偉 ITC)" w:date="2012-08-03T11:48:00Z"/>
                <w:rFonts w:ascii="Courier New" w:hAnsi="Courier New" w:cs="Courier New"/>
                <w:noProof/>
                <w:kern w:val="0"/>
                <w:sz w:val="20"/>
                <w:szCs w:val="20"/>
              </w:rPr>
              <w:pPrChange w:id="2077" w:author="Gao, Guan-Wei (高貫偉 ITC)" w:date="2012-08-03T11:52:00Z">
                <w:pPr>
                  <w:widowControl/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078" w:author="Gao, Guan-Wei (高貫偉 ITC)" w:date="2012-08-03T11:48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top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4 d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InfoValue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ModelBOM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PartInfo 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PartInfo d</w:t>
              </w:r>
            </w:ins>
          </w:p>
          <w:p w:rsidR="00BA4E9B" w:rsidRDefault="009D2FCF">
            <w:pPr>
              <w:widowControl/>
              <w:autoSpaceDE w:val="0"/>
              <w:autoSpaceDN w:val="0"/>
              <w:adjustRightInd w:val="0"/>
              <w:ind w:left="720"/>
              <w:jc w:val="left"/>
              <w:rPr>
                <w:ins w:id="2079" w:author="Gao, Guan-Wei (高貫偉 ITC)" w:date="2012-08-03T11:48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pPrChange w:id="2080" w:author="Gao, Guan-Wei (高貫偉 ITC)" w:date="2012-08-03T11:52:00Z">
                <w:pPr>
                  <w:widowControl/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081" w:author="Gao, Guan-Wei (高貫偉 ITC)" w:date="2012-08-03T11:48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''</w:t>
              </w:r>
            </w:ins>
          </w:p>
          <w:p w:rsidR="00BA4E9B" w:rsidRDefault="009D2FCF">
            <w:pPr>
              <w:widowControl/>
              <w:autoSpaceDE w:val="0"/>
              <w:autoSpaceDN w:val="0"/>
              <w:adjustRightInd w:val="0"/>
              <w:ind w:left="720"/>
              <w:jc w:val="left"/>
              <w:rPr>
                <w:ins w:id="2082" w:author="Gao, Guan-Wei (高貫偉 ITC)" w:date="2012-08-03T11:48:00Z"/>
                <w:rFonts w:ascii="Courier New" w:hAnsi="Courier New" w:cs="Courier New"/>
                <w:noProof/>
                <w:kern w:val="0"/>
                <w:sz w:val="20"/>
                <w:szCs w:val="20"/>
              </w:rPr>
              <w:pPrChange w:id="2083" w:author="Gao, Guan-Wei (高貫偉 ITC)" w:date="2012-08-03T11:52:00Z">
                <w:pPr>
                  <w:widowControl/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084" w:author="Gao, Guan-Wei (高貫偉 ITC)" w:date="2012-08-03T11:48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Component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</w:ins>
          </w:p>
          <w:p w:rsidR="00BA4E9B" w:rsidRDefault="009D2FCF">
            <w:pPr>
              <w:widowControl/>
              <w:autoSpaceDE w:val="0"/>
              <w:autoSpaceDN w:val="0"/>
              <w:adjustRightInd w:val="0"/>
              <w:ind w:left="720"/>
              <w:jc w:val="left"/>
              <w:rPr>
                <w:ins w:id="2085" w:author="Gao, Guan-Wei (高貫偉 ITC)" w:date="2012-08-03T11:48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pPrChange w:id="2086" w:author="Gao, Guan-Wei (高貫偉 ITC)" w:date="2012-08-03T11:52:00Z">
                <w:pPr>
                  <w:widowControl/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087" w:author="Gao, Guan-Wei (高貫偉 ITC)" w:date="2012-08-03T11:48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BomNodeType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'PL'</w:t>
              </w:r>
            </w:ins>
          </w:p>
          <w:p w:rsidR="00BA4E9B" w:rsidRDefault="009D2FCF">
            <w:pPr>
              <w:widowControl/>
              <w:autoSpaceDE w:val="0"/>
              <w:autoSpaceDN w:val="0"/>
              <w:adjustRightInd w:val="0"/>
              <w:ind w:left="720"/>
              <w:jc w:val="left"/>
              <w:rPr>
                <w:ins w:id="2088" w:author="Gao, Guan-Wei (高貫偉 ITC)" w:date="2012-08-03T11:48:00Z"/>
                <w:rFonts w:ascii="Courier New" w:hAnsi="Courier New" w:cs="Courier New"/>
                <w:noProof/>
                <w:kern w:val="0"/>
                <w:sz w:val="20"/>
                <w:szCs w:val="20"/>
              </w:rPr>
              <w:pPrChange w:id="2089" w:author="Gao, Guan-Wei (高貫偉 ITC)" w:date="2012-08-03T11:52:00Z">
                <w:pPr>
                  <w:widowControl/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090" w:author="Gao, Guan-Wei (高貫偉 ITC)" w:date="2012-08-03T11:48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</w:ins>
          </w:p>
          <w:p w:rsidR="00BA4E9B" w:rsidRDefault="009D2FCF">
            <w:pPr>
              <w:widowControl/>
              <w:autoSpaceDE w:val="0"/>
              <w:autoSpaceDN w:val="0"/>
              <w:adjustRightInd w:val="0"/>
              <w:ind w:left="720"/>
              <w:jc w:val="left"/>
              <w:rPr>
                <w:ins w:id="2091" w:author="Gao, Guan-Wei (高貫偉 ITC)" w:date="2012-08-03T11:48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pPrChange w:id="2092" w:author="Gao, Guan-Wei (高貫偉 ITC)" w:date="2012-08-03T11:52:00Z">
                <w:pPr>
                  <w:widowControl/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093" w:author="Gao, Guan-Wei (高貫偉 ITC)" w:date="2012-08-03T11:48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InfoType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</w:t>
              </w:r>
            </w:ins>
            <w:ins w:id="2094" w:author="Gao, Guan-Wei (高貫偉 ITC)" w:date="2012-08-06T16:22:00Z">
              <w:r w:rsidR="00F42630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Picture</w:t>
              </w:r>
            </w:ins>
            <w:ins w:id="2095" w:author="Gao, Guan-Wei (高貫偉 ITC)" w:date="2012-08-03T11:48:00Z"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</w:t>
              </w:r>
            </w:ins>
          </w:p>
          <w:p w:rsidR="00BA4E9B" w:rsidRDefault="009D2FCF">
            <w:pPr>
              <w:widowControl/>
              <w:autoSpaceDE w:val="0"/>
              <w:autoSpaceDN w:val="0"/>
              <w:adjustRightInd w:val="0"/>
              <w:ind w:left="720"/>
              <w:jc w:val="left"/>
              <w:rPr>
                <w:ins w:id="2096" w:author="Gao, Guan-Wei (高貫偉 ITC)" w:date="2012-08-03T11:48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pPrChange w:id="2097" w:author="Gao, Guan-Wei (高貫偉 ITC)" w:date="2012-08-03T11:52:00Z">
                <w:pPr>
                  <w:widowControl/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098" w:author="Gao, Guan-Wei (高貫偉 ITC)" w:date="2012-08-03T11:48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FF"/>
                  <w:kern w:val="0"/>
                  <w:sz w:val="20"/>
                  <w:szCs w:val="20"/>
                </w:rPr>
                <w:t>RTRIM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InfoValue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'Y'</w:t>
              </w:r>
            </w:ins>
          </w:p>
          <w:p w:rsidR="00BA4E9B" w:rsidRDefault="009D2FCF">
            <w:pPr>
              <w:widowControl/>
              <w:autoSpaceDE w:val="0"/>
              <w:autoSpaceDN w:val="0"/>
              <w:adjustRightInd w:val="0"/>
              <w:ind w:left="720"/>
              <w:jc w:val="left"/>
              <w:rPr>
                <w:ins w:id="2099" w:author="Gao, Guan-Wei (高貫偉 ITC)" w:date="2012-08-03T11:48:00Z"/>
                <w:rFonts w:ascii="Courier New" w:hAnsi="Courier New" w:cs="Courier New"/>
                <w:noProof/>
                <w:kern w:val="0"/>
                <w:sz w:val="20"/>
                <w:szCs w:val="20"/>
              </w:rPr>
              <w:pPrChange w:id="2100" w:author="Gao, Guan-Wei (高貫偉 ITC)" w:date="2012-08-03T11:52:00Z">
                <w:pPr>
                  <w:widowControl/>
                  <w:autoSpaceDE w:val="0"/>
                  <w:autoSpaceDN w:val="0"/>
                  <w:adjustRightInd w:val="0"/>
                  <w:jc w:val="left"/>
                </w:pPr>
              </w:pPrChange>
            </w:pPr>
            <w:ins w:id="2101" w:author="Gao, Guan-Wei (高貫偉 ITC)" w:date="2012-08-03T11:48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d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</w:ins>
          </w:p>
          <w:p w:rsidR="00BA4E9B" w:rsidRDefault="009D2FCF">
            <w:pPr>
              <w:ind w:left="720"/>
              <w:jc w:val="left"/>
              <w:rPr>
                <w:ins w:id="2102" w:author="Gao, Guan-Wei (高貫偉 ITC)" w:date="2012-08-03T10:55:00Z"/>
                <w:rFonts w:eastAsia="SimSun"/>
                <w:b/>
                <w:color w:val="FF0000"/>
              </w:rPr>
              <w:pPrChange w:id="2103" w:author="Gao, Guan-Wei (高貫偉 ITC)" w:date="2012-08-03T11:52:00Z">
                <w:pPr>
                  <w:jc w:val="left"/>
                </w:pPr>
              </w:pPrChange>
            </w:pPr>
            <w:ins w:id="2104" w:author="Gao, Guan-Wei (高貫偉 ITC)" w:date="2012-08-03T11:48:00Z">
              <w:r>
                <w:rPr>
                  <w:rFonts w:ascii="Courier New" w:eastAsia="SimSun" w:hAnsi="Courier New" w:cs="Courier New" w:hint="eastAsia"/>
                  <w:noProof/>
                  <w:color w:val="808080"/>
                  <w:kern w:val="0"/>
                  <w:sz w:val="20"/>
                  <w:szCs w:val="20"/>
                </w:rPr>
                <w:t xml:space="preserve">    </w:t>
              </w:r>
              <w:r w:rsidR="00450B81" w:rsidRPr="00450B8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2105" w:author="Gao, Guan-Wei (高貫偉 ITC)" w:date="2012-08-03T11:48:00Z">
                    <w:rPr>
                      <w:noProof/>
                      <w:color w:val="808080"/>
                      <w:kern w:val="0"/>
                    </w:rPr>
                  </w:rPrChange>
                </w:rPr>
                <w:t>and</w:t>
              </w:r>
              <w:r w:rsidR="00450B81"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2106" w:author="Gao, Guan-Wei (高貫偉 ITC)" w:date="2012-08-03T11:48:00Z">
                    <w:rPr>
                      <w:noProof/>
                      <w:kern w:val="0"/>
                    </w:rPr>
                  </w:rPrChange>
                </w:rPr>
                <w:t xml:space="preserve"> d</w:t>
              </w:r>
              <w:r w:rsidR="00450B81" w:rsidRPr="00450B8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2107" w:author="Gao, Guan-Wei (高貫偉 ITC)" w:date="2012-08-03T11:48:00Z">
                    <w:rPr>
                      <w:noProof/>
                      <w:color w:val="808080"/>
                      <w:kern w:val="0"/>
                    </w:rPr>
                  </w:rPrChange>
                </w:rPr>
                <w:t>.</w:t>
              </w:r>
              <w:r w:rsidR="00450B81"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2108" w:author="Gao, Guan-Wei (高貫偉 ITC)" w:date="2012-08-03T11:48:00Z">
                    <w:rPr>
                      <w:noProof/>
                      <w:kern w:val="0"/>
                    </w:rPr>
                  </w:rPrChange>
                </w:rPr>
                <w:t xml:space="preserve">InfoType </w:t>
              </w:r>
              <w:r w:rsidR="00450B81" w:rsidRPr="00450B8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  <w:rPrChange w:id="2109" w:author="Gao, Guan-Wei (高貫偉 ITC)" w:date="2012-08-03T11:48:00Z">
                    <w:rPr>
                      <w:noProof/>
                      <w:color w:val="808080"/>
                      <w:kern w:val="0"/>
                    </w:rPr>
                  </w:rPrChange>
                </w:rPr>
                <w:t>=</w:t>
              </w:r>
              <w:r w:rsidR="00450B81" w:rsidRPr="00450B8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rPrChange w:id="2110" w:author="Gao, Guan-Wei (高貫偉 ITC)" w:date="2012-08-03T11:48:00Z">
                    <w:rPr>
                      <w:noProof/>
                      <w:kern w:val="0"/>
                    </w:rPr>
                  </w:rPrChange>
                </w:rPr>
                <w:t xml:space="preserve"> </w:t>
              </w:r>
              <w:r w:rsidR="00450B81" w:rsidRPr="00450B81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2111" w:author="Gao, Guan-Wei (高貫偉 ITC)" w:date="2012-08-03T11:48:00Z">
                    <w:rPr>
                      <w:noProof/>
                      <w:color w:val="FF0000"/>
                      <w:kern w:val="0"/>
                    </w:rPr>
                  </w:rPrChange>
                </w:rPr>
                <w:t>'</w:t>
              </w:r>
            </w:ins>
            <w:ins w:id="2112" w:author="Gao, Guan-Wei (高貫偉 ITC)" w:date="2012-08-06T16:22:00Z">
              <w:r w:rsidR="00F42630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Picture</w:t>
              </w:r>
            </w:ins>
            <w:ins w:id="2113" w:author="Gao, Guan-Wei (高貫偉 ITC)" w:date="2012-08-03T11:48:00Z">
              <w:r w:rsidR="00450B81" w:rsidRPr="00450B81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  <w:rPrChange w:id="2114" w:author="Gao, Guan-Wei (高貫偉 ITC)" w:date="2012-08-03T11:48:00Z">
                    <w:rPr>
                      <w:noProof/>
                      <w:color w:val="FF0000"/>
                      <w:kern w:val="0"/>
                    </w:rPr>
                  </w:rPrChange>
                </w:rPr>
                <w:t>Name'</w:t>
              </w:r>
            </w:ins>
          </w:p>
          <w:p w:rsidR="00BA4E9B" w:rsidRDefault="00450B81">
            <w:pPr>
              <w:ind w:left="720"/>
              <w:jc w:val="left"/>
              <w:rPr>
                <w:ins w:id="2115" w:author="Gao, Guan-Wei (高貫偉 ITC)" w:date="2012-08-03T11:48:00Z"/>
                <w:rFonts w:eastAsia="SimSun"/>
                <w:b/>
                <w:color w:val="FF0000"/>
                <w:rPrChange w:id="2116" w:author="Gao, Guan-Wei (高貫偉 ITC)" w:date="2012-08-03T11:51:00Z">
                  <w:rPr>
                    <w:ins w:id="2117" w:author="Gao, Guan-Wei (高貫偉 ITC)" w:date="2012-08-03T11:48:00Z"/>
                  </w:rPr>
                </w:rPrChange>
              </w:rPr>
              <w:pPrChange w:id="2118" w:author="Gao, Guan-Wei (高貫偉 ITC)" w:date="2012-08-03T11:52:00Z">
                <w:pPr>
                  <w:jc w:val="left"/>
                </w:pPr>
              </w:pPrChange>
            </w:pPr>
            <w:ins w:id="2119" w:author="Gao, Guan-Wei (高貫偉 ITC)" w:date="2012-08-03T11:48:00Z">
              <w:r w:rsidRPr="00450B81">
                <w:rPr>
                  <w:rFonts w:eastAsia="SimSun" w:hint="eastAsia"/>
                  <w:b/>
                  <w:color w:val="FF0000"/>
                  <w:rPrChange w:id="2120" w:author="Gao, Guan-Wei (高貫偉 ITC)" w:date="2012-08-03T11:51:00Z">
                    <w:rPr>
                      <w:rFonts w:hint="eastAsia"/>
                    </w:rPr>
                  </w:rPrChange>
                </w:rPr>
                <w:t>若</w:t>
              </w:r>
              <w:proofErr w:type="spellStart"/>
              <w:r w:rsidRPr="00450B81">
                <w:rPr>
                  <w:rFonts w:eastAsia="SimSun"/>
                  <w:b/>
                  <w:color w:val="FF0000"/>
                  <w:rPrChange w:id="2121" w:author="Gao, Guan-Wei (高貫偉 ITC)" w:date="2012-08-03T11:51:00Z">
                    <w:rPr/>
                  </w:rPrChange>
                </w:rPr>
                <w:t>PICName</w:t>
              </w:r>
              <w:proofErr w:type="spellEnd"/>
              <w:r w:rsidRPr="00450B81">
                <w:rPr>
                  <w:rFonts w:eastAsia="SimSun" w:hint="eastAsia"/>
                  <w:b/>
                  <w:color w:val="FF0000"/>
                  <w:rPrChange w:id="2122" w:author="Gao, Guan-Wei (高貫偉 ITC)" w:date="2012-08-03T11:51:00Z">
                    <w:rPr>
                      <w:rFonts w:hint="eastAsia"/>
                    </w:rPr>
                  </w:rPrChange>
                </w:rPr>
                <w:t>的记录行数不为</w:t>
              </w:r>
              <w:r w:rsidRPr="00450B81">
                <w:rPr>
                  <w:rFonts w:eastAsia="SimSun"/>
                  <w:b/>
                  <w:color w:val="FF0000"/>
                  <w:rPrChange w:id="2123" w:author="Gao, Guan-Wei (高貫偉 ITC)" w:date="2012-08-03T11:51:00Z">
                    <w:rPr/>
                  </w:rPrChange>
                </w:rPr>
                <w:t>0</w:t>
              </w:r>
              <w:r w:rsidRPr="00450B81">
                <w:rPr>
                  <w:rFonts w:eastAsia="SimSun" w:hint="eastAsia"/>
                  <w:b/>
                  <w:color w:val="FF0000"/>
                  <w:rPrChange w:id="2124" w:author="Gao, Guan-Wei (高貫偉 ITC)" w:date="2012-08-03T11:51:00Z">
                    <w:rPr>
                      <w:rFonts w:hint="eastAsia"/>
                    </w:rPr>
                  </w:rPrChange>
                </w:rPr>
                <w:t>，则继续执行；否则停止执行</w:t>
              </w:r>
            </w:ins>
          </w:p>
          <w:p w:rsidR="00BA4E9B" w:rsidRDefault="009D2FCF">
            <w:pPr>
              <w:pStyle w:val="ab"/>
              <w:numPr>
                <w:ilvl w:val="0"/>
                <w:numId w:val="54"/>
              </w:numPr>
              <w:ind w:firstLineChars="0"/>
              <w:jc w:val="left"/>
              <w:rPr>
                <w:ins w:id="2125" w:author="Gao, Guan-Wei (高貫偉 ITC)" w:date="2012-08-03T11:48:00Z"/>
                <w:rFonts w:eastAsia="SimSun"/>
                <w:b/>
                <w:color w:val="FF0000"/>
              </w:rPr>
              <w:pPrChange w:id="2126" w:author="Gao, Guan-Wei (高貫偉 ITC)" w:date="2012-08-03T11:53:00Z">
                <w:pPr>
                  <w:jc w:val="left"/>
                </w:pPr>
              </w:pPrChange>
            </w:pPr>
            <w:ins w:id="2127" w:author="Gao, Guan-Wei (高貫偉 ITC)" w:date="2012-08-03T11:48:00Z">
              <w:r>
                <w:rPr>
                  <w:rFonts w:eastAsia="SimSun" w:hint="eastAsia"/>
                  <w:b/>
                  <w:color w:val="FF0000"/>
                </w:rPr>
                <w:t>获取可显示</w:t>
              </w:r>
              <w:r>
                <w:rPr>
                  <w:rFonts w:eastAsia="SimSun" w:hint="eastAsia"/>
                  <w:b/>
                  <w:color w:val="FF0000"/>
                </w:rPr>
                <w:t>URL</w:t>
              </w:r>
            </w:ins>
            <w:ins w:id="2128" w:author="Gao, Guan-Wei (高貫偉 ITC)" w:date="2012-08-03T11:50:00Z">
              <w:r>
                <w:rPr>
                  <w:rFonts w:eastAsia="SimSun" w:hint="eastAsia"/>
                  <w:b/>
                  <w:color w:val="FF0000"/>
                </w:rPr>
                <w:t>，记</w:t>
              </w:r>
              <w:r>
                <w:rPr>
                  <w:rFonts w:eastAsia="SimSun" w:hint="eastAsia"/>
                  <w:b/>
                  <w:color w:val="FF0000"/>
                </w:rPr>
                <w:t>@URL</w:t>
              </w:r>
            </w:ins>
          </w:p>
          <w:p w:rsidR="00BA4E9B" w:rsidRDefault="009D2FCF">
            <w:pPr>
              <w:ind w:left="360"/>
              <w:jc w:val="left"/>
              <w:rPr>
                <w:ins w:id="2129" w:author="Gao, Guan-Wei (高貫偉 ITC)" w:date="2012-08-03T10:55:00Z"/>
                <w:rFonts w:eastAsia="SimSun"/>
                <w:b/>
                <w:color w:val="FF0000"/>
              </w:rPr>
              <w:pPrChange w:id="2130" w:author="Gao, Guan-Wei (高貫偉 ITC)" w:date="2012-08-03T11:53:00Z">
                <w:pPr>
                  <w:jc w:val="left"/>
                </w:pPr>
              </w:pPrChange>
            </w:pPr>
            <w:ins w:id="2131" w:author="Gao, Guan-Wei (高貫偉 ITC)" w:date="2012-08-03T11:53:00Z">
              <w:r>
                <w:rPr>
                  <w:rFonts w:eastAsia="SimSun" w:hint="eastAsia"/>
                  <w:b/>
                  <w:color w:val="FF0000"/>
                </w:rPr>
                <w:t xml:space="preserve">    </w:t>
              </w:r>
            </w:ins>
            <w:proofErr w:type="spellStart"/>
            <w:ins w:id="2132" w:author="Gao, Guan-Wei (高貫偉 ITC)" w:date="2012-08-03T11:49:00Z">
              <w:r w:rsidR="00450B81" w:rsidRPr="00450B81">
                <w:rPr>
                  <w:rFonts w:eastAsia="SimSun"/>
                  <w:b/>
                  <w:color w:val="FF0000"/>
                  <w:rPrChange w:id="2133" w:author="Gao, Guan-Wei (高貫偉 ITC)" w:date="2012-08-03T11:49:00Z">
                    <w:rPr>
                      <w:rStyle w:val="htmlnon1"/>
                      <w:rFonts w:ascii="Courier New" w:hAnsi="Courier New" w:cs="Courier New"/>
                    </w:rPr>
                  </w:rPrChange>
                </w:rPr>
                <w:t>WebConfig</w:t>
              </w:r>
              <w:proofErr w:type="spellEnd"/>
              <w:r w:rsidR="00450B81" w:rsidRPr="00450B81">
                <w:rPr>
                  <w:rFonts w:hint="eastAsia"/>
                  <w:b/>
                  <w:color w:val="FF0000"/>
                  <w:rPrChange w:id="2134" w:author="Gao, Guan-Wei (高貫偉 ITC)" w:date="2012-08-03T11:49:00Z">
                    <w:rPr>
                      <w:rStyle w:val="htmlnon1"/>
                      <w:rFonts w:ascii="Courier New" w:eastAsia="SimSun" w:hAnsi="Courier New" w:cs="Courier New" w:hint="eastAsia"/>
                    </w:rPr>
                  </w:rPrChange>
                </w:rPr>
                <w:t>中获取键值为</w:t>
              </w:r>
              <w:r w:rsidR="00450B81" w:rsidRPr="00450B81">
                <w:rPr>
                  <w:b/>
                  <w:color w:val="FF0000"/>
                  <w:rPrChange w:id="2135" w:author="Gao, Guan-Wei (高貫偉 ITC)" w:date="2012-08-03T11:49:00Z">
                    <w:rPr>
                      <w:rStyle w:val="htmlnon1"/>
                      <w:rFonts w:ascii="Courier New" w:eastAsia="SimSun" w:hAnsi="Courier New" w:cs="Courier New"/>
                    </w:rPr>
                  </w:rPrChange>
                </w:rPr>
                <w:t>’</w:t>
              </w:r>
              <w:r w:rsidR="00450B81" w:rsidRPr="00450B81">
                <w:rPr>
                  <w:rFonts w:eastAsia="SimSun"/>
                  <w:b/>
                  <w:color w:val="FF0000"/>
                  <w:rPrChange w:id="2136" w:author="Gao, Guan-Wei (高貫偉 ITC)" w:date="2012-08-03T11:49:00Z">
                    <w:rPr>
                      <w:rStyle w:val="htmlnon1"/>
                      <w:rFonts w:ascii="Courier New" w:hAnsi="Courier New" w:cs="Courier New"/>
                    </w:rPr>
                  </w:rPrChange>
                </w:rPr>
                <w:t>RDS_</w:t>
              </w:r>
            </w:ins>
            <w:ins w:id="2137" w:author="Gao, Guan-Wei (高貫偉 ITC)" w:date="2012-08-03T11:56:00Z">
              <w:r w:rsidR="0043333A">
                <w:rPr>
                  <w:rFonts w:eastAsia="SimSun" w:hint="eastAsia"/>
                  <w:b/>
                  <w:color w:val="FF0000"/>
                </w:rPr>
                <w:t>MVS_ESOP</w:t>
              </w:r>
            </w:ins>
            <w:ins w:id="2138" w:author="Gao, Guan-Wei (高貫偉 ITC)" w:date="2012-08-03T11:49:00Z">
              <w:r w:rsidR="00450B81" w:rsidRPr="00450B81">
                <w:rPr>
                  <w:rFonts w:eastAsia="SimSun"/>
                  <w:b/>
                  <w:color w:val="FF0000"/>
                  <w:rPrChange w:id="2139" w:author="Gao, Guan-Wei (高貫偉 ITC)" w:date="2012-08-03T11:49:00Z">
                    <w:rPr>
                      <w:rFonts w:eastAsia="SimSun"/>
                      <w:b/>
                      <w:i/>
                      <w:iCs/>
                      <w:color w:val="FF0000"/>
                    </w:rPr>
                  </w:rPrChange>
                </w:rPr>
                <w:t xml:space="preserve"> </w:t>
              </w:r>
              <w:r>
                <w:rPr>
                  <w:rFonts w:eastAsia="SimSun"/>
                  <w:b/>
                  <w:color w:val="FF0000"/>
                </w:rPr>
                <w:t>‘</w:t>
              </w:r>
              <w:r>
                <w:rPr>
                  <w:rFonts w:eastAsia="SimSun" w:hint="eastAsia"/>
                  <w:b/>
                  <w:color w:val="FF0000"/>
                </w:rPr>
                <w:t>的项</w:t>
              </w:r>
            </w:ins>
          </w:p>
          <w:p w:rsidR="00BA4E9B" w:rsidRDefault="00C71413">
            <w:pPr>
              <w:pStyle w:val="ab"/>
              <w:numPr>
                <w:ilvl w:val="0"/>
                <w:numId w:val="54"/>
              </w:numPr>
              <w:ind w:firstLineChars="0"/>
              <w:jc w:val="left"/>
              <w:rPr>
                <w:ins w:id="2140" w:author="Gao, Guan-Wei (高貫偉 ITC)" w:date="2012-08-03T11:50:00Z"/>
                <w:rFonts w:eastAsia="SimSun"/>
                <w:b/>
                <w:color w:val="FF0000"/>
              </w:rPr>
              <w:pPrChange w:id="2141" w:author="Gao, Guan-Wei (高貫偉 ITC)" w:date="2012-08-03T10:46:00Z">
                <w:pPr>
                  <w:jc w:val="left"/>
                </w:pPr>
              </w:pPrChange>
            </w:pPr>
            <w:ins w:id="2142" w:author="Gao, Guan-Wei (高貫偉 ITC)" w:date="2012-08-03T10:55:00Z">
              <w:r>
                <w:rPr>
                  <w:rFonts w:eastAsia="SimSun" w:hint="eastAsia"/>
                  <w:b/>
                  <w:color w:val="FF0000"/>
                </w:rPr>
                <w:t>分别显示</w:t>
              </w:r>
              <w:r>
                <w:rPr>
                  <w:rFonts w:eastAsia="SimSun" w:hint="eastAsia"/>
                  <w:b/>
                  <w:color w:val="FF0000"/>
                </w:rPr>
                <w:t>PIC</w:t>
              </w:r>
            </w:ins>
          </w:p>
          <w:p w:rsidR="00BA4E9B" w:rsidRDefault="009D2FCF">
            <w:pPr>
              <w:pStyle w:val="ab"/>
              <w:ind w:left="720" w:firstLineChars="0" w:firstLine="0"/>
              <w:jc w:val="left"/>
              <w:rPr>
                <w:ins w:id="2143" w:author="Gao, Guan-Wei (高貫偉 ITC)" w:date="2012-08-03T11:51:00Z"/>
                <w:rFonts w:eastAsia="SimSun"/>
                <w:b/>
                <w:color w:val="FF0000"/>
              </w:rPr>
              <w:pPrChange w:id="2144" w:author="Gao, Guan-Wei (高貫偉 ITC)" w:date="2012-08-03T11:50:00Z">
                <w:pPr>
                  <w:jc w:val="left"/>
                </w:pPr>
              </w:pPrChange>
            </w:pPr>
            <w:ins w:id="2145" w:author="Gao, Guan-Wei (高貫偉 ITC)" w:date="2012-08-03T11:52:00Z">
              <w:r>
                <w:rPr>
                  <w:rFonts w:eastAsia="SimSun" w:hint="eastAsia"/>
                  <w:b/>
                  <w:color w:val="FF0000"/>
                </w:rPr>
                <w:t>PIC1</w:t>
              </w:r>
            </w:ins>
            <w:ins w:id="2146" w:author="Gao, Guan-Wei (高貫偉 ITC)" w:date="2012-08-03T11:51:00Z">
              <w:r>
                <w:rPr>
                  <w:rFonts w:eastAsia="SimSun" w:hint="eastAsia"/>
                  <w:b/>
                  <w:color w:val="FF0000"/>
                </w:rPr>
                <w:t>的</w:t>
              </w:r>
              <w:proofErr w:type="spellStart"/>
              <w:r>
                <w:rPr>
                  <w:rFonts w:eastAsia="SimSun" w:hint="eastAsia"/>
                  <w:b/>
                  <w:color w:val="FF0000"/>
                </w:rPr>
                <w:t>ImageURL</w:t>
              </w:r>
              <w:proofErr w:type="spellEnd"/>
              <w:r>
                <w:rPr>
                  <w:rFonts w:eastAsia="SimSun" w:hint="eastAsia"/>
                  <w:b/>
                  <w:color w:val="FF0000"/>
                </w:rPr>
                <w:t>=@URL+@PICName</w:t>
              </w:r>
            </w:ins>
            <w:ins w:id="2147" w:author="Gao, Guan-Wei (高貫偉 ITC)" w:date="2012-08-03T11:52:00Z">
              <w:r>
                <w:rPr>
                  <w:rFonts w:eastAsia="SimSun" w:hint="eastAsia"/>
                  <w:b/>
                  <w:color w:val="FF0000"/>
                </w:rPr>
                <w:t>1</w:t>
              </w:r>
            </w:ins>
          </w:p>
          <w:p w:rsidR="009D2FCF" w:rsidRDefault="009D2FCF" w:rsidP="009D2FCF">
            <w:pPr>
              <w:pStyle w:val="ab"/>
              <w:ind w:left="720" w:firstLineChars="0" w:firstLine="0"/>
              <w:jc w:val="left"/>
              <w:rPr>
                <w:ins w:id="2148" w:author="Gao, Guan-Wei (高貫偉 ITC)" w:date="2012-08-03T11:52:00Z"/>
                <w:rFonts w:eastAsia="SimSun"/>
                <w:b/>
                <w:color w:val="FF0000"/>
              </w:rPr>
            </w:pPr>
            <w:ins w:id="2149" w:author="Gao, Guan-Wei (高貫偉 ITC)" w:date="2012-08-03T11:52:00Z">
              <w:r>
                <w:rPr>
                  <w:rFonts w:eastAsia="SimSun" w:hint="eastAsia"/>
                  <w:b/>
                  <w:color w:val="FF0000"/>
                </w:rPr>
                <w:t>PIC2</w:t>
              </w:r>
              <w:r>
                <w:rPr>
                  <w:rFonts w:eastAsia="SimSun" w:hint="eastAsia"/>
                  <w:b/>
                  <w:color w:val="FF0000"/>
                </w:rPr>
                <w:t>的</w:t>
              </w:r>
              <w:proofErr w:type="spellStart"/>
              <w:r>
                <w:rPr>
                  <w:rFonts w:eastAsia="SimSun" w:hint="eastAsia"/>
                  <w:b/>
                  <w:color w:val="FF0000"/>
                </w:rPr>
                <w:t>ImageURL</w:t>
              </w:r>
              <w:proofErr w:type="spellEnd"/>
              <w:r>
                <w:rPr>
                  <w:rFonts w:eastAsia="SimSun" w:hint="eastAsia"/>
                  <w:b/>
                  <w:color w:val="FF0000"/>
                </w:rPr>
                <w:t>=@URL+@PICName2</w:t>
              </w:r>
            </w:ins>
          </w:p>
          <w:p w:rsidR="009D2FCF" w:rsidRDefault="009D2FCF" w:rsidP="009D2FCF">
            <w:pPr>
              <w:pStyle w:val="ab"/>
              <w:ind w:left="720" w:firstLineChars="0" w:firstLine="0"/>
              <w:jc w:val="left"/>
              <w:rPr>
                <w:ins w:id="2150" w:author="Gao, Guan-Wei (高貫偉 ITC)" w:date="2012-08-03T11:52:00Z"/>
                <w:rFonts w:eastAsia="SimSun"/>
                <w:b/>
                <w:color w:val="FF0000"/>
              </w:rPr>
            </w:pPr>
            <w:ins w:id="2151" w:author="Gao, Guan-Wei (高貫偉 ITC)" w:date="2012-08-03T11:52:00Z">
              <w:r>
                <w:rPr>
                  <w:rFonts w:eastAsia="SimSun" w:hint="eastAsia"/>
                  <w:b/>
                  <w:color w:val="FF0000"/>
                </w:rPr>
                <w:t>PIC</w:t>
              </w:r>
            </w:ins>
            <w:ins w:id="2152" w:author="Gao, Guan-Wei (高貫偉 ITC)" w:date="2012-08-03T11:53:00Z">
              <w:r>
                <w:rPr>
                  <w:rFonts w:eastAsia="SimSun" w:hint="eastAsia"/>
                  <w:b/>
                  <w:color w:val="FF0000"/>
                </w:rPr>
                <w:t>3</w:t>
              </w:r>
            </w:ins>
            <w:ins w:id="2153" w:author="Gao, Guan-Wei (高貫偉 ITC)" w:date="2012-08-03T11:52:00Z">
              <w:r>
                <w:rPr>
                  <w:rFonts w:eastAsia="SimSun" w:hint="eastAsia"/>
                  <w:b/>
                  <w:color w:val="FF0000"/>
                </w:rPr>
                <w:t>的</w:t>
              </w:r>
              <w:proofErr w:type="spellStart"/>
              <w:r>
                <w:rPr>
                  <w:rFonts w:eastAsia="SimSun" w:hint="eastAsia"/>
                  <w:b/>
                  <w:color w:val="FF0000"/>
                </w:rPr>
                <w:t>ImageURL</w:t>
              </w:r>
              <w:proofErr w:type="spellEnd"/>
              <w:r>
                <w:rPr>
                  <w:rFonts w:eastAsia="SimSun" w:hint="eastAsia"/>
                  <w:b/>
                  <w:color w:val="FF0000"/>
                </w:rPr>
                <w:t>=@URL+@PICName</w:t>
              </w:r>
            </w:ins>
            <w:ins w:id="2154" w:author="Gao, Guan-Wei (高貫偉 ITC)" w:date="2012-08-03T11:53:00Z">
              <w:r>
                <w:rPr>
                  <w:rFonts w:eastAsia="SimSun" w:hint="eastAsia"/>
                  <w:b/>
                  <w:color w:val="FF0000"/>
                </w:rPr>
                <w:t>3</w:t>
              </w:r>
            </w:ins>
          </w:p>
          <w:p w:rsidR="00BA4E9B" w:rsidRDefault="009D2FCF">
            <w:pPr>
              <w:pStyle w:val="ab"/>
              <w:ind w:left="720" w:firstLineChars="0" w:firstLine="0"/>
              <w:jc w:val="left"/>
              <w:rPr>
                <w:ins w:id="2155" w:author="Gao, Guan-Wei (高貫偉 ITC)" w:date="2012-08-03T11:52:00Z"/>
                <w:rFonts w:eastAsia="SimSun"/>
                <w:b/>
                <w:color w:val="FF0000"/>
              </w:rPr>
              <w:pPrChange w:id="2156" w:author="Gao, Guan-Wei (高貫偉 ITC)" w:date="2012-08-03T11:50:00Z">
                <w:pPr>
                  <w:jc w:val="left"/>
                </w:pPr>
              </w:pPrChange>
            </w:pPr>
            <w:ins w:id="2157" w:author="Gao, Guan-Wei (高貫偉 ITC)" w:date="2012-08-03T11:53:00Z">
              <w:r>
                <w:rPr>
                  <w:rFonts w:eastAsia="SimSun" w:hint="eastAsia"/>
                  <w:b/>
                  <w:color w:val="FF0000"/>
                </w:rPr>
                <w:t>PIC4</w:t>
              </w:r>
              <w:r>
                <w:rPr>
                  <w:rFonts w:eastAsia="SimSun" w:hint="eastAsia"/>
                  <w:b/>
                  <w:color w:val="FF0000"/>
                </w:rPr>
                <w:t>的</w:t>
              </w:r>
              <w:proofErr w:type="spellStart"/>
              <w:r>
                <w:rPr>
                  <w:rFonts w:eastAsia="SimSun" w:hint="eastAsia"/>
                  <w:b/>
                  <w:color w:val="FF0000"/>
                </w:rPr>
                <w:t>ImageURL</w:t>
              </w:r>
              <w:proofErr w:type="spellEnd"/>
              <w:r>
                <w:rPr>
                  <w:rFonts w:eastAsia="SimSun" w:hint="eastAsia"/>
                  <w:b/>
                  <w:color w:val="FF0000"/>
                </w:rPr>
                <w:t>=@URL+@PICName4</w:t>
              </w:r>
            </w:ins>
          </w:p>
          <w:p w:rsidR="00BA4E9B" w:rsidRDefault="009D2FCF">
            <w:pPr>
              <w:pStyle w:val="ab"/>
              <w:ind w:left="720" w:firstLineChars="0" w:firstLine="0"/>
              <w:jc w:val="left"/>
              <w:rPr>
                <w:ins w:id="2158" w:author="Gao, Guan-Wei (高貫偉 ITC)" w:date="2012-08-03T11:54:00Z"/>
                <w:rFonts w:eastAsia="SimSun"/>
                <w:b/>
                <w:color w:val="FF0000"/>
              </w:rPr>
              <w:pPrChange w:id="2159" w:author="Gao, Guan-Wei (高貫偉 ITC)" w:date="2012-08-03T11:50:00Z">
                <w:pPr>
                  <w:jc w:val="left"/>
                </w:pPr>
              </w:pPrChange>
            </w:pPr>
            <w:ins w:id="2160" w:author="Gao, Guan-Wei (高貫偉 ITC)" w:date="2012-08-03T11:51:00Z">
              <w:r>
                <w:rPr>
                  <w:rFonts w:eastAsia="SimSun" w:hint="eastAsia"/>
                  <w:b/>
                  <w:color w:val="FF0000"/>
                </w:rPr>
                <w:t>最多显示</w:t>
              </w:r>
              <w:r>
                <w:rPr>
                  <w:rFonts w:eastAsia="SimSun" w:hint="eastAsia"/>
                  <w:b/>
                  <w:color w:val="FF0000"/>
                </w:rPr>
                <w:t>4</w:t>
              </w:r>
              <w:r>
                <w:rPr>
                  <w:rFonts w:eastAsia="SimSun" w:hint="eastAsia"/>
                  <w:b/>
                  <w:color w:val="FF0000"/>
                </w:rPr>
                <w:t>个</w:t>
              </w:r>
            </w:ins>
          </w:p>
          <w:p w:rsidR="00BA4E9B" w:rsidRDefault="009D2FCF">
            <w:pPr>
              <w:pStyle w:val="ab"/>
              <w:ind w:left="720" w:firstLineChars="0" w:firstLine="0"/>
              <w:jc w:val="left"/>
              <w:rPr>
                <w:ins w:id="2161" w:author="Gao, Guan-Wei (高貫偉 ITC)" w:date="2012-08-03T10:39:00Z"/>
                <w:rFonts w:eastAsia="SimSun"/>
                <w:b/>
                <w:color w:val="FF0000"/>
                <w:rPrChange w:id="2162" w:author="Gao, Guan-Wei (高貫偉 ITC)" w:date="2012-08-03T10:46:00Z">
                  <w:rPr>
                    <w:ins w:id="2163" w:author="Gao, Guan-Wei (高貫偉 ITC)" w:date="2012-08-03T10:39:00Z"/>
                  </w:rPr>
                </w:rPrChange>
              </w:rPr>
              <w:pPrChange w:id="2164" w:author="Gao, Guan-Wei (高貫偉 ITC)" w:date="2012-08-03T11:50:00Z">
                <w:pPr>
                  <w:jc w:val="left"/>
                </w:pPr>
              </w:pPrChange>
            </w:pPr>
            <w:ins w:id="2165" w:author="Gao, Guan-Wei (高貫偉 ITC)" w:date="2012-08-03T11:54:00Z">
              <w:r>
                <w:rPr>
                  <w:rFonts w:eastAsia="SimSun" w:hint="eastAsia"/>
                  <w:b/>
                  <w:color w:val="FF0000"/>
                </w:rPr>
                <w:t>PIC1-4</w:t>
              </w:r>
              <w:r>
                <w:rPr>
                  <w:rFonts w:eastAsia="SimSun" w:hint="eastAsia"/>
                  <w:b/>
                  <w:color w:val="FF0000"/>
                </w:rPr>
                <w:t>，当鼠标悬停时，可显示图片的原貌，当鼠标经过时，图片的原貌消失</w:t>
              </w:r>
            </w:ins>
          </w:p>
          <w:p w:rsidR="00985647" w:rsidRDefault="009D2FCF" w:rsidP="00477179">
            <w:pPr>
              <w:jc w:val="left"/>
              <w:rPr>
                <w:ins w:id="2166" w:author="Gao, Guan-Wei (高貫偉 ITC)" w:date="2012-08-03T10:53:00Z"/>
                <w:rFonts w:eastAsia="SimSun"/>
                <w:b/>
                <w:color w:val="FF0000"/>
              </w:rPr>
            </w:pPr>
            <w:ins w:id="2167" w:author="Gao, Guan-Wei (高貫偉 ITC)" w:date="2012-08-03T11:54:00Z">
              <w:r>
                <w:rPr>
                  <w:rFonts w:eastAsia="SimSun" w:hint="eastAsia"/>
                  <w:b/>
                  <w:color w:val="FF0000"/>
                </w:rPr>
                <w:t xml:space="preserve">    </w:t>
              </w:r>
            </w:ins>
            <w:ins w:id="2168" w:author="Gao, Guan-Wei (高貫偉 ITC)" w:date="2012-08-03T10:53:00Z">
              <w:r w:rsidR="00C71413">
                <w:rPr>
                  <w:rFonts w:eastAsia="SimSun" w:hint="eastAsia"/>
                  <w:b/>
                  <w:color w:val="FF0000"/>
                </w:rPr>
                <w:t>Note</w:t>
              </w:r>
              <w:r w:rsidR="00C71413">
                <w:rPr>
                  <w:rFonts w:eastAsia="SimSun" w:hint="eastAsia"/>
                  <w:b/>
                  <w:color w:val="FF0000"/>
                </w:rPr>
                <w:t>：</w:t>
              </w:r>
            </w:ins>
          </w:p>
          <w:p w:rsidR="00BA4E9B" w:rsidRPr="0028247A" w:rsidRDefault="005A10D3">
            <w:pPr>
              <w:ind w:firstLine="405"/>
              <w:jc w:val="left"/>
              <w:rPr>
                <w:ins w:id="2169" w:author="Gao, Guan-Wei (高貫偉 ITC)" w:date="2012-08-03T11:56:00Z"/>
                <w:rFonts w:eastAsia="SimSun"/>
                <w:b/>
                <w:color w:val="FF0000"/>
                <w:rPrChange w:id="2170" w:author="IEC960923" w:date="2013-05-08T11:40:00Z">
                  <w:rPr>
                    <w:ins w:id="2171" w:author="Gao, Guan-Wei (高貫偉 ITC)" w:date="2012-08-03T11:56:00Z"/>
                    <w:rFonts w:eastAsia="SimSun"/>
                    <w:b/>
                    <w:color w:val="FF0000"/>
                  </w:rPr>
                </w:rPrChange>
              </w:rPr>
              <w:pPrChange w:id="2172" w:author="Gao, Guan-Wei (高貫偉 ITC)" w:date="2012-08-03T11:56:00Z">
                <w:pPr>
                  <w:jc w:val="left"/>
                </w:pPr>
              </w:pPrChange>
            </w:pPr>
            <w:ins w:id="2173" w:author="Gao, Guan-Wei (高貫偉 ITC)" w:date="2012-08-03T11:56:00Z">
              <w:r>
                <w:rPr>
                  <w:rFonts w:eastAsia="SimSun" w:hint="eastAsia"/>
                  <w:b/>
                  <w:color w:val="FF0000"/>
                </w:rPr>
                <w:t>PIC</w:t>
              </w:r>
            </w:ins>
            <w:ins w:id="2174" w:author="Gao, Guan-Wei (高貫偉 ITC)" w:date="2012-08-03T10:54:00Z">
              <w:r w:rsidR="00C71413">
                <w:rPr>
                  <w:rFonts w:eastAsia="SimSun" w:hint="eastAsia"/>
                  <w:b/>
                  <w:color w:val="FF0000"/>
                </w:rPr>
                <w:t>显示：</w:t>
              </w:r>
            </w:ins>
            <w:ins w:id="2175" w:author="Gao, Guan-Wei (高貫偉 ITC)" w:date="2012-08-03T11:32:00Z">
              <w:r w:rsidR="00513A32" w:rsidRPr="0028247A">
                <w:rPr>
                  <w:rFonts w:eastAsia="SimSun" w:hint="eastAsia"/>
                  <w:b/>
                  <w:color w:val="FF0000"/>
                  <w:rPrChange w:id="2176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可参考附件</w:t>
              </w:r>
            </w:ins>
          </w:p>
          <w:p w:rsidR="00BA4E9B" w:rsidRPr="0028247A" w:rsidRDefault="005A10D3">
            <w:pPr>
              <w:ind w:firstLine="405"/>
              <w:jc w:val="left"/>
              <w:rPr>
                <w:ins w:id="2177" w:author="Gao, Guan-Wei (高貫偉 ITC)" w:date="2012-08-03T10:39:00Z"/>
                <w:rFonts w:eastAsia="SimSun"/>
                <w:b/>
                <w:color w:val="FF0000"/>
                <w:rPrChange w:id="2178" w:author="IEC960923" w:date="2013-05-08T11:40:00Z">
                  <w:rPr>
                    <w:ins w:id="2179" w:author="Gao, Guan-Wei (高貫偉 ITC)" w:date="2012-08-03T10:39:00Z"/>
                    <w:rFonts w:eastAsia="SimSun"/>
                    <w:b/>
                    <w:color w:val="FF0000"/>
                  </w:rPr>
                </w:rPrChange>
              </w:rPr>
              <w:pPrChange w:id="2180" w:author="Gao, Guan-Wei (高貫偉 ITC)" w:date="2012-08-03T11:56:00Z">
                <w:pPr>
                  <w:jc w:val="left"/>
                </w:pPr>
              </w:pPrChange>
            </w:pPr>
            <w:proofErr w:type="spellStart"/>
            <w:ins w:id="2181" w:author="Gao, Guan-Wei (高貫偉 ITC)" w:date="2012-08-03T11:56:00Z">
              <w:r w:rsidRPr="0028247A">
                <w:rPr>
                  <w:rFonts w:eastAsia="SimSun" w:hint="eastAsia"/>
                  <w:b/>
                  <w:color w:val="FF0000"/>
                  <w:rPrChange w:id="2182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WebConfig</w:t>
              </w:r>
              <w:proofErr w:type="spellEnd"/>
              <w:r w:rsidRPr="0028247A">
                <w:rPr>
                  <w:rFonts w:eastAsia="SimSun" w:hint="eastAsia"/>
                  <w:b/>
                  <w:color w:val="FF0000"/>
                  <w:rPrChange w:id="2183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需增加键值</w:t>
              </w:r>
            </w:ins>
            <w:ins w:id="2184" w:author="Gao, Guan-Wei (高貫偉 ITC)" w:date="2012-08-03T11:57:00Z">
              <w:r w:rsidRPr="0028247A">
                <w:rPr>
                  <w:b/>
                  <w:color w:val="FF0000"/>
                  <w:rPrChange w:id="2185" w:author="IEC960923" w:date="2013-05-08T11:40:00Z">
                    <w:rPr>
                      <w:b/>
                      <w:color w:val="FF0000"/>
                    </w:rPr>
                  </w:rPrChange>
                </w:rPr>
                <w:t>’</w:t>
              </w:r>
              <w:r w:rsidRPr="0028247A">
                <w:rPr>
                  <w:rFonts w:eastAsia="SimSun"/>
                  <w:b/>
                  <w:color w:val="FF0000"/>
                  <w:rPrChange w:id="2186" w:author="IEC960923" w:date="2013-05-08T11:40:00Z">
                    <w:rPr>
                      <w:rFonts w:eastAsia="SimSun"/>
                      <w:b/>
                      <w:color w:val="FF0000"/>
                    </w:rPr>
                  </w:rPrChange>
                </w:rPr>
                <w:t>RDS_</w:t>
              </w:r>
              <w:r w:rsidRPr="0028247A">
                <w:rPr>
                  <w:rFonts w:eastAsia="SimSun" w:hint="eastAsia"/>
                  <w:b/>
                  <w:color w:val="FF0000"/>
                  <w:rPrChange w:id="2187" w:author="IEC960923" w:date="2013-05-08T11:40:00Z">
                    <w:rPr>
                      <w:rFonts w:eastAsia="SimSun" w:hint="eastAsia"/>
                      <w:b/>
                      <w:color w:val="FF0000"/>
                    </w:rPr>
                  </w:rPrChange>
                </w:rPr>
                <w:t>MVS_ESOP</w:t>
              </w:r>
              <w:r w:rsidRPr="0028247A">
                <w:rPr>
                  <w:rFonts w:eastAsia="SimSun"/>
                  <w:b/>
                  <w:color w:val="FF0000"/>
                  <w:rPrChange w:id="2188" w:author="IEC960923" w:date="2013-05-08T11:40:00Z">
                    <w:rPr>
                      <w:rFonts w:eastAsia="SimSun"/>
                      <w:b/>
                      <w:color w:val="FF0000"/>
                    </w:rPr>
                  </w:rPrChange>
                </w:rPr>
                <w:t>‘</w:t>
              </w:r>
            </w:ins>
          </w:p>
          <w:p w:rsidR="00985647" w:rsidRDefault="00450B81" w:rsidP="00477179">
            <w:pPr>
              <w:jc w:val="left"/>
              <w:rPr>
                <w:ins w:id="2189" w:author="Gao, Guan-Wei (高貫偉 ITC)" w:date="2012-09-11T14:25:00Z"/>
                <w:rFonts w:eastAsia="SimSun"/>
                <w:b/>
                <w:color w:val="FF0000"/>
              </w:rPr>
            </w:pPr>
            <w:ins w:id="2190" w:author="Gao, Guan-Wei (高貫偉 ITC)" w:date="2012-08-03T10:39:00Z">
              <w:r w:rsidRPr="0028247A">
                <w:rPr>
                  <w:rFonts w:eastAsia="SimSun"/>
                  <w:b/>
                  <w:color w:val="FF0000"/>
                  <w:rPrChange w:id="2191" w:author="IEC960923" w:date="2013-05-08T11:40:00Z">
                    <w:rPr>
                      <w:rFonts w:eastAsia="SimSun"/>
                      <w:b/>
                      <w:i/>
                      <w:iCs/>
                      <w:color w:val="FF0000"/>
                    </w:rPr>
                  </w:rPrChange>
                </w:rPr>
                <w:t>2012-8-3</w:t>
              </w:r>
              <w:r w:rsidRPr="0028247A">
                <w:rPr>
                  <w:rFonts w:eastAsia="SimSun" w:hint="eastAsia"/>
                  <w:b/>
                  <w:color w:val="FF0000"/>
                  <w:rPrChange w:id="2192" w:author="IEC960923" w:date="2013-05-08T11:40:00Z">
                    <w:rPr>
                      <w:rFonts w:eastAsia="SimSun" w:hint="eastAsia"/>
                      <w:b/>
                      <w:i/>
                      <w:iCs/>
                      <w:color w:val="FF0000"/>
                    </w:rPr>
                  </w:rPrChange>
                </w:rPr>
                <w:t>添加</w:t>
              </w:r>
            </w:ins>
            <w:ins w:id="2193" w:author="Gao, Guan-Wei (高貫偉 ITC)" w:date="2012-08-03T10:40:00Z">
              <w:r w:rsidRPr="0028247A">
                <w:rPr>
                  <w:rFonts w:eastAsia="SimSun"/>
                  <w:b/>
                  <w:color w:val="FF0000"/>
                  <w:rPrChange w:id="2194" w:author="IEC960923" w:date="2013-05-08T11:40:00Z">
                    <w:rPr>
                      <w:rFonts w:eastAsia="SimSun"/>
                      <w:b/>
                      <w:i/>
                      <w:iCs/>
                      <w:color w:val="FF0000"/>
                    </w:rPr>
                  </w:rPrChange>
                </w:rPr>
                <w:t>ESOP</w:t>
              </w:r>
            </w:ins>
            <w:ins w:id="2195" w:author="Gao, Guan-Wei (高貫偉 ITC)" w:date="2012-08-03T10:39:00Z">
              <w:r w:rsidRPr="0028247A">
                <w:rPr>
                  <w:rFonts w:eastAsia="SimSun" w:hint="eastAsia"/>
                  <w:b/>
                  <w:color w:val="FF0000"/>
                  <w:rPrChange w:id="2196" w:author="IEC960923" w:date="2013-05-08T11:40:00Z">
                    <w:rPr>
                      <w:rFonts w:eastAsia="SimSun" w:hint="eastAsia"/>
                      <w:b/>
                      <w:i/>
                      <w:iCs/>
                      <w:color w:val="FF0000"/>
                    </w:rPr>
                  </w:rPrChange>
                </w:rPr>
                <w:t>结束</w:t>
              </w:r>
            </w:ins>
          </w:p>
          <w:p w:rsidR="009B605A" w:rsidRDefault="009B605A" w:rsidP="00477179">
            <w:pPr>
              <w:jc w:val="left"/>
              <w:rPr>
                <w:ins w:id="2197" w:author="Gao, Guan-Wei (高貫偉 ITC)" w:date="2012-09-11T14:25:00Z"/>
                <w:rFonts w:eastAsia="SimSun"/>
                <w:b/>
                <w:color w:val="FF0000"/>
              </w:rPr>
            </w:pPr>
          </w:p>
          <w:p w:rsidR="00BA4E9B" w:rsidRDefault="00450B81">
            <w:pPr>
              <w:pStyle w:val="ab"/>
              <w:numPr>
                <w:ilvl w:val="0"/>
                <w:numId w:val="26"/>
              </w:numPr>
              <w:autoSpaceDE w:val="0"/>
              <w:autoSpaceDN w:val="0"/>
              <w:adjustRightInd w:val="0"/>
              <w:ind w:firstLineChars="0"/>
              <w:jc w:val="left"/>
              <w:rPr>
                <w:ins w:id="2198" w:author="Gao, Guan-Wei (高貫偉 ITC)" w:date="2012-09-11T14:28:00Z"/>
                <w:rFonts w:eastAsia="SimSun"/>
                <w:b/>
                <w:color w:val="FF0000"/>
                <w:highlight w:val="lightGray"/>
                <w:rPrChange w:id="2199" w:author="Gao, Guan-Wei (高貫偉 ITC)" w:date="2012-09-11T14:32:00Z">
                  <w:rPr>
                    <w:ins w:id="2200" w:author="Gao, Guan-Wei (高貫偉 ITC)" w:date="2012-09-11T14:28:00Z"/>
                    <w:rFonts w:eastAsia="SimSun"/>
                    <w:b/>
                    <w:color w:val="FF0000"/>
                  </w:rPr>
                </w:rPrChange>
              </w:rPr>
              <w:pPrChange w:id="2201" w:author="Gao, Guan-Wei (高貫偉 ITC)" w:date="2012-09-11T14:25:00Z">
                <w:pPr>
                  <w:jc w:val="left"/>
                </w:pPr>
              </w:pPrChange>
            </w:pPr>
            <w:ins w:id="2202" w:author="Gao, Guan-Wei (高貫偉 ITC)" w:date="2012-09-11T14:28:00Z">
              <w:r w:rsidRPr="00450B81">
                <w:rPr>
                  <w:rFonts w:eastAsia="SimSun" w:hint="eastAsia"/>
                  <w:b/>
                  <w:color w:val="FF0000"/>
                  <w:highlight w:val="lightGray"/>
                  <w:rPrChange w:id="2203" w:author="Gao, Guan-Wei (高貫偉 ITC)" w:date="2012-09-11T14:32:00Z">
                    <w:rPr>
                      <w:rFonts w:eastAsia="SimSun" w:hint="eastAsia"/>
                      <w:b/>
                      <w:i/>
                      <w:iCs/>
                      <w:color w:val="FF0000"/>
                    </w:rPr>
                  </w:rPrChange>
                </w:rPr>
                <w:t>显示</w:t>
              </w:r>
              <w:r w:rsidRPr="00450B81">
                <w:rPr>
                  <w:rFonts w:eastAsia="SimSun"/>
                  <w:b/>
                  <w:color w:val="FF0000"/>
                  <w:highlight w:val="lightGray"/>
                  <w:rPrChange w:id="2204" w:author="Gao, Guan-Wei (高貫偉 ITC)" w:date="2012-09-11T14:32:00Z">
                    <w:rPr>
                      <w:rFonts w:eastAsia="SimSun"/>
                      <w:b/>
                      <w:i/>
                      <w:iCs/>
                      <w:color w:val="FF0000"/>
                    </w:rPr>
                  </w:rPrChange>
                </w:rPr>
                <w:t xml:space="preserve">Dummy </w:t>
              </w:r>
              <w:proofErr w:type="spellStart"/>
              <w:r w:rsidRPr="00450B81">
                <w:rPr>
                  <w:rFonts w:eastAsia="SimSun"/>
                  <w:b/>
                  <w:color w:val="FF0000"/>
                  <w:highlight w:val="lightGray"/>
                  <w:rPrChange w:id="2205" w:author="Gao, Guan-Wei (高貫偉 ITC)" w:date="2012-09-11T14:32:00Z">
                    <w:rPr>
                      <w:rFonts w:eastAsia="SimSun"/>
                      <w:b/>
                      <w:i/>
                      <w:iCs/>
                      <w:color w:val="FF0000"/>
                    </w:rPr>
                  </w:rPrChange>
                </w:rPr>
                <w:t>ProductID</w:t>
              </w:r>
              <w:proofErr w:type="spellEnd"/>
              <w:r w:rsidRPr="00450B81">
                <w:rPr>
                  <w:rFonts w:eastAsia="SimSun" w:hint="eastAsia"/>
                  <w:b/>
                  <w:color w:val="FF0000"/>
                  <w:highlight w:val="lightGray"/>
                  <w:rPrChange w:id="2206" w:author="Gao, Guan-Wei (高貫偉 ITC)" w:date="2012-09-11T14:32:00Z">
                    <w:rPr>
                      <w:rFonts w:eastAsia="SimSun" w:hint="eastAsia"/>
                      <w:b/>
                      <w:i/>
                      <w:iCs/>
                      <w:color w:val="FF0000"/>
                    </w:rPr>
                  </w:rPrChange>
                </w:rPr>
                <w:t>输入行</w:t>
              </w:r>
            </w:ins>
          </w:p>
          <w:p w:rsidR="00BA4E9B" w:rsidRDefault="00450B81">
            <w:pPr>
              <w:rPr>
                <w:ins w:id="2207" w:author="Gao, Guan-Wei (高貫偉 ITC)" w:date="2012-08-03T10:39:00Z"/>
                <w:rFonts w:eastAsia="SimSun"/>
                <w:b/>
                <w:color w:val="FF0000"/>
              </w:rPr>
              <w:pPrChange w:id="2208" w:author="Gao, Guan-Wei (高貫偉 ITC)" w:date="2012-09-11T14:29:00Z">
                <w:pPr>
                  <w:jc w:val="left"/>
                </w:pPr>
              </w:pPrChange>
            </w:pPr>
            <w:ins w:id="2209" w:author="Gao, Guan-Wei (高貫偉 ITC)" w:date="2012-09-11T14:28:00Z">
              <w:r w:rsidRPr="00450B81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highlight w:val="lightGray"/>
                  <w:lang w:val="es-ES"/>
                  <w:rPrChange w:id="2210" w:author="Gao, Guan-Wei (高貫偉 ITC)" w:date="2012-09-11T14:32:00Z">
                    <w:rPr>
                      <w:rFonts w:ascii="Courier New" w:eastAsia="SimSun" w:hAnsi="Courier New" w:cs="Courier New"/>
                      <w:i/>
                      <w:iCs/>
                      <w:noProof/>
                      <w:color w:val="000000" w:themeColor="text1"/>
                      <w:kern w:val="0"/>
                      <w:sz w:val="22"/>
                      <w:lang w:val="es-ES"/>
                    </w:rPr>
                  </w:rPrChange>
                </w:rPr>
                <w:t>Select ‘ProductID’ as PartType, ‘</w:t>
              </w:r>
            </w:ins>
            <w:ins w:id="2211" w:author="Gao, Guan-Wei (高貫偉 ITC)" w:date="2012-09-11T14:29:00Z">
              <w:r w:rsidRPr="00450B81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highlight w:val="lightGray"/>
                  <w:lang w:val="es-ES"/>
                  <w:rPrChange w:id="2212" w:author="Gao, Guan-Wei (高貫偉 ITC)" w:date="2012-09-11T14:32:00Z">
                    <w:rPr>
                      <w:rFonts w:ascii="Courier New" w:eastAsia="SimSun" w:hAnsi="Courier New" w:cs="Courier New"/>
                      <w:i/>
                      <w:iCs/>
                      <w:noProof/>
                      <w:color w:val="000000" w:themeColor="text1"/>
                      <w:kern w:val="0"/>
                      <w:sz w:val="22"/>
                      <w:lang w:val="es-ES"/>
                    </w:rPr>
                  </w:rPrChange>
                </w:rPr>
                <w:t>ProductID</w:t>
              </w:r>
            </w:ins>
            <w:ins w:id="2213" w:author="Gao, Guan-Wei (高貫偉 ITC)" w:date="2012-09-11T14:28:00Z">
              <w:r w:rsidRPr="00450B81">
                <w:rPr>
                  <w:rFonts w:ascii="Courier New" w:eastAsia="SimSun" w:hAnsi="Courier New" w:cs="Courier New"/>
                  <w:noProof/>
                  <w:color w:val="000000" w:themeColor="text1"/>
                  <w:kern w:val="0"/>
                  <w:sz w:val="22"/>
                  <w:highlight w:val="lightGray"/>
                  <w:lang w:val="es-ES"/>
                  <w:rPrChange w:id="2214" w:author="Gao, Guan-Wei (高貫偉 ITC)" w:date="2012-09-11T14:32:00Z">
                    <w:rPr>
                      <w:rFonts w:ascii="Courier New" w:eastAsia="SimSun" w:hAnsi="Courier New" w:cs="Courier New"/>
                      <w:i/>
                      <w:iCs/>
                      <w:noProof/>
                      <w:color w:val="000000" w:themeColor="text1"/>
                      <w:kern w:val="0"/>
                      <w:sz w:val="22"/>
                      <w:lang w:val="es-ES"/>
                    </w:rPr>
                  </w:rPrChange>
                </w:rPr>
                <w:t>’ as Decription,’’ as PartNO,1 as QTY</w:t>
              </w:r>
            </w:ins>
          </w:p>
          <w:p w:rsidR="00985647" w:rsidRPr="00A8575A" w:rsidRDefault="00985647" w:rsidP="00477179">
            <w:pPr>
              <w:jc w:val="left"/>
              <w:rPr>
                <w:rFonts w:eastAsia="SimSun"/>
                <w:b/>
                <w:color w:val="FF0000"/>
                <w:rPrChange w:id="2215" w:author="Gao, Guan-Wei (高貫偉 ITC)" w:date="2012-04-20T17:06:00Z">
                  <w:rPr>
                    <w:rFonts w:eastAsia="SimSun"/>
                  </w:rPr>
                </w:rPrChange>
              </w:rPr>
            </w:pPr>
          </w:p>
        </w:tc>
      </w:tr>
      <w:tr w:rsidR="00F862F7" w:rsidRPr="0082600C" w:rsidTr="00665B78">
        <w:trPr>
          <w:trHeight w:val="194"/>
        </w:trPr>
        <w:tc>
          <w:tcPr>
            <w:tcW w:w="1147" w:type="pct"/>
          </w:tcPr>
          <w:p w:rsidR="00F862F7" w:rsidRPr="001D254C" w:rsidRDefault="00F862F7" w:rsidP="0000797D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  <w:color w:val="FF0000"/>
                <w:lang w:val="es-ES"/>
              </w:rPr>
            </w:pPr>
            <w:r w:rsidRPr="001D254C">
              <w:rPr>
                <w:rFonts w:eastAsia="SimSun" w:hint="eastAsia"/>
                <w:color w:val="FF0000"/>
              </w:rPr>
              <w:lastRenderedPageBreak/>
              <w:t>Input Customer SN</w:t>
            </w:r>
          </w:p>
        </w:tc>
        <w:tc>
          <w:tcPr>
            <w:tcW w:w="3853" w:type="pct"/>
            <w:shd w:val="clear" w:color="auto" w:fill="auto"/>
          </w:tcPr>
          <w:p w:rsidR="00F862F7" w:rsidRPr="001D254C" w:rsidRDefault="00F862F7" w:rsidP="0000797D">
            <w:pPr>
              <w:pStyle w:val="ab"/>
              <w:ind w:left="360" w:firstLineChars="0" w:firstLine="0"/>
              <w:jc w:val="left"/>
              <w:rPr>
                <w:rFonts w:eastAsia="SimSun"/>
                <w:color w:val="FF0000"/>
              </w:rPr>
            </w:pPr>
          </w:p>
        </w:tc>
      </w:tr>
      <w:tr w:rsidR="00F862F7" w:rsidRPr="0082600C" w:rsidTr="00665B78">
        <w:trPr>
          <w:trHeight w:val="194"/>
        </w:trPr>
        <w:tc>
          <w:tcPr>
            <w:tcW w:w="1147" w:type="pct"/>
          </w:tcPr>
          <w:p w:rsidR="00F862F7" w:rsidRPr="001D254C" w:rsidRDefault="00F862F7" w:rsidP="0000797D">
            <w:pPr>
              <w:jc w:val="left"/>
              <w:rPr>
                <w:rFonts w:eastAsia="SimSun"/>
                <w:color w:val="FF0000"/>
                <w:lang w:val="es-ES"/>
              </w:rPr>
            </w:pPr>
          </w:p>
        </w:tc>
        <w:tc>
          <w:tcPr>
            <w:tcW w:w="3853" w:type="pct"/>
            <w:shd w:val="clear" w:color="auto" w:fill="auto"/>
          </w:tcPr>
          <w:p w:rsidR="00F862F7" w:rsidRPr="001D254C" w:rsidRDefault="00F862F7" w:rsidP="0000797D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  <w:color w:val="FF0000"/>
              </w:rPr>
            </w:pPr>
            <w:r w:rsidRPr="001D254C">
              <w:rPr>
                <w:rFonts w:eastAsia="SimSun" w:hint="eastAsia"/>
                <w:color w:val="FF0000"/>
              </w:rPr>
              <w:t>Check Customer SN</w:t>
            </w:r>
          </w:p>
          <w:p w:rsidR="00F862F7" w:rsidRPr="001D254C" w:rsidRDefault="00F862F7" w:rsidP="0000797D">
            <w:pPr>
              <w:pStyle w:val="ab"/>
              <w:ind w:left="360" w:firstLineChars="0" w:firstLine="0"/>
              <w:jc w:val="left"/>
              <w:rPr>
                <w:rFonts w:eastAsia="SimSun"/>
                <w:color w:val="FF0000"/>
              </w:rPr>
            </w:pPr>
            <w:r w:rsidRPr="001D254C">
              <w:rPr>
                <w:rFonts w:eastAsia="SimSun" w:hint="eastAsia"/>
                <w:color w:val="FF0000"/>
              </w:rPr>
              <w:t>检查输入的</w:t>
            </w:r>
            <w:r w:rsidRPr="001D254C">
              <w:rPr>
                <w:rFonts w:eastAsia="SimSun" w:hint="eastAsia"/>
                <w:color w:val="FF0000"/>
              </w:rPr>
              <w:t>Customer SN#</w:t>
            </w:r>
            <w:r w:rsidRPr="001D254C">
              <w:rPr>
                <w:rFonts w:eastAsia="SimSun" w:hint="eastAsia"/>
                <w:color w:val="FF0000"/>
              </w:rPr>
              <w:t>是否和</w:t>
            </w:r>
            <w:proofErr w:type="spellStart"/>
            <w:r w:rsidRPr="001D254C">
              <w:rPr>
                <w:rFonts w:eastAsia="SimSun" w:hint="eastAsia"/>
                <w:color w:val="FF0000"/>
              </w:rPr>
              <w:t>Product.CustSN</w:t>
            </w:r>
            <w:proofErr w:type="spellEnd"/>
            <w:r w:rsidRPr="001D254C">
              <w:rPr>
                <w:rFonts w:eastAsia="SimSun" w:hint="eastAsia"/>
                <w:color w:val="FF0000"/>
              </w:rPr>
              <w:t>相同</w:t>
            </w:r>
          </w:p>
          <w:p w:rsidR="00F862F7" w:rsidRPr="001D254C" w:rsidRDefault="00F862F7" w:rsidP="0000797D">
            <w:pPr>
              <w:pStyle w:val="ab"/>
              <w:ind w:left="360" w:firstLineChars="0" w:firstLine="0"/>
              <w:jc w:val="left"/>
              <w:rPr>
                <w:rFonts w:ascii="Courier New" w:eastAsia="SimSun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 w:rsidRPr="001D254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select   </w:t>
            </w:r>
            <w:r w:rsidRPr="001D254C">
              <w:rPr>
                <w:rFonts w:eastAsia="SimSun" w:hint="eastAsia"/>
                <w:color w:val="FF0000"/>
              </w:rPr>
              <w:t xml:space="preserve"> @</w:t>
            </w:r>
            <w:proofErr w:type="spellStart"/>
            <w:r w:rsidRPr="001D254C">
              <w:rPr>
                <w:rFonts w:eastAsia="SimSun" w:hint="eastAsia"/>
                <w:color w:val="FF0000"/>
              </w:rPr>
              <w:t>customerSN</w:t>
            </w:r>
            <w:proofErr w:type="spellEnd"/>
            <w:r w:rsidRPr="001D254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 xml:space="preserve"> </w:t>
            </w:r>
            <w:r w:rsidRPr="001D25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=</w:t>
            </w:r>
            <w:r w:rsidRPr="001D254C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CUSTSN from  Product where ProductID =</w:t>
            </w:r>
            <w:r w:rsidRPr="001D25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>ProdcutID#</w:t>
            </w:r>
          </w:p>
          <w:p w:rsidR="00F862F7" w:rsidRPr="001D254C" w:rsidRDefault="00F862F7" w:rsidP="0000797D">
            <w:pPr>
              <w:pStyle w:val="ab"/>
              <w:ind w:left="360" w:firstLineChars="0" w:firstLine="0"/>
              <w:jc w:val="left"/>
              <w:rPr>
                <w:rFonts w:eastAsia="SimSun"/>
                <w:color w:val="FF0000"/>
              </w:rPr>
            </w:pPr>
            <w:r w:rsidRPr="001D254C">
              <w:rPr>
                <w:rFonts w:eastAsia="SimSun" w:hint="eastAsia"/>
                <w:color w:val="FF0000"/>
              </w:rPr>
              <w:t>if @</w:t>
            </w:r>
            <w:proofErr w:type="spellStart"/>
            <w:r w:rsidRPr="001D254C">
              <w:rPr>
                <w:rFonts w:eastAsia="SimSun" w:hint="eastAsia"/>
                <w:color w:val="FF0000"/>
              </w:rPr>
              <w:t>customerSN</w:t>
            </w:r>
            <w:proofErr w:type="spellEnd"/>
            <w:r w:rsidRPr="001D254C">
              <w:rPr>
                <w:rFonts w:eastAsia="SimSun" w:hint="eastAsia"/>
                <w:color w:val="FF0000"/>
              </w:rPr>
              <w:t>&lt;&gt; Customer SN#</w:t>
            </w:r>
          </w:p>
          <w:p w:rsidR="00F862F7" w:rsidRPr="001D254C" w:rsidRDefault="00F862F7" w:rsidP="0000797D">
            <w:pPr>
              <w:pStyle w:val="ab"/>
              <w:ind w:left="360" w:firstLineChars="0" w:firstLine="0"/>
              <w:jc w:val="left"/>
              <w:rPr>
                <w:rFonts w:eastAsia="SimSun"/>
                <w:color w:val="FF0000"/>
              </w:rPr>
            </w:pPr>
            <w:r w:rsidRPr="001D254C">
              <w:rPr>
                <w:rFonts w:eastAsia="SimSun" w:hint="eastAsia"/>
                <w:color w:val="FF0000"/>
              </w:rPr>
              <w:t>提示“</w:t>
            </w:r>
            <w:r w:rsidRPr="001D254C">
              <w:rPr>
                <w:rFonts w:eastAsia="SimSun" w:hint="eastAsia"/>
                <w:color w:val="FF0000"/>
              </w:rPr>
              <w:t>Customer SN</w:t>
            </w:r>
            <w:r w:rsidRPr="001D254C">
              <w:rPr>
                <w:rFonts w:eastAsia="SimSun" w:hint="eastAsia"/>
                <w:color w:val="FF0000"/>
              </w:rPr>
              <w:t>错误，请</w:t>
            </w:r>
            <w:r w:rsidRPr="001D254C">
              <w:rPr>
                <w:rFonts w:eastAsia="SimSun" w:hint="eastAsia"/>
                <w:color w:val="FF0000"/>
              </w:rPr>
              <w:t>Check</w:t>
            </w:r>
            <w:r w:rsidRPr="001D254C">
              <w:rPr>
                <w:rFonts w:eastAsia="SimSun" w:hint="eastAsia"/>
                <w:color w:val="FF0000"/>
              </w:rPr>
              <w:t>”</w:t>
            </w:r>
          </w:p>
          <w:p w:rsidR="00F862F7" w:rsidRPr="001D254C" w:rsidRDefault="00F862F7" w:rsidP="007F2E6E">
            <w:pPr>
              <w:pStyle w:val="ab"/>
              <w:ind w:left="360" w:firstLineChars="0" w:firstLine="0"/>
              <w:jc w:val="left"/>
              <w:rPr>
                <w:rFonts w:eastAsia="SimSun"/>
                <w:color w:val="FF0000"/>
              </w:rPr>
            </w:pPr>
            <w:r w:rsidRPr="001D254C">
              <w:rPr>
                <w:rFonts w:eastAsia="SimSun" w:hint="eastAsia"/>
                <w:color w:val="FF0000"/>
              </w:rPr>
              <w:t>此提示需弹出错误提示窗口，点击确认后，清空除</w:t>
            </w:r>
            <w:proofErr w:type="spellStart"/>
            <w:r w:rsidRPr="001D254C">
              <w:rPr>
                <w:rFonts w:eastAsia="SimSun" w:hint="eastAsia"/>
                <w:color w:val="FF0000"/>
              </w:rPr>
              <w:t>Pdline</w:t>
            </w:r>
            <w:proofErr w:type="spellEnd"/>
            <w:r w:rsidRPr="001D254C">
              <w:rPr>
                <w:rFonts w:eastAsia="SimSun" w:hint="eastAsia"/>
                <w:color w:val="FF0000"/>
              </w:rPr>
              <w:t>外的</w:t>
            </w:r>
            <w:r w:rsidR="007F2E6E">
              <w:rPr>
                <w:rFonts w:eastAsia="SimSun" w:hint="eastAsia"/>
                <w:color w:val="FF0000"/>
              </w:rPr>
              <w:t>所有</w:t>
            </w:r>
            <w:r w:rsidRPr="001D254C">
              <w:rPr>
                <w:rFonts w:eastAsia="SimSun" w:hint="eastAsia"/>
                <w:color w:val="FF0000"/>
              </w:rPr>
              <w:t>信息</w:t>
            </w:r>
          </w:p>
        </w:tc>
      </w:tr>
      <w:tr w:rsidR="001F66A3" w:rsidRPr="0082600C" w:rsidTr="00665B78">
        <w:trPr>
          <w:trHeight w:val="194"/>
        </w:trPr>
        <w:tc>
          <w:tcPr>
            <w:tcW w:w="1147" w:type="pct"/>
          </w:tcPr>
          <w:p w:rsidR="001F66A3" w:rsidRDefault="001F66A3" w:rsidP="001A3A17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 xml:space="preserve">Input </w:t>
            </w:r>
            <w:proofErr w:type="spellStart"/>
            <w:r>
              <w:rPr>
                <w:rFonts w:eastAsia="SimSun" w:hint="eastAsia"/>
              </w:rPr>
              <w:t>Ast</w:t>
            </w:r>
            <w:proofErr w:type="spellEnd"/>
            <w:r>
              <w:rPr>
                <w:rFonts w:eastAsia="SimSun" w:hint="eastAsia"/>
              </w:rPr>
              <w:t>(</w:t>
            </w:r>
            <w:r>
              <w:rPr>
                <w:rFonts w:eastAsia="SimSun" w:hint="eastAsia"/>
              </w:rPr>
              <w:t>刷入资产标签</w:t>
            </w:r>
            <w:r>
              <w:rPr>
                <w:rFonts w:eastAsia="SimSun" w:hint="eastAsia"/>
              </w:rPr>
              <w:t>)</w:t>
            </w:r>
          </w:p>
        </w:tc>
        <w:tc>
          <w:tcPr>
            <w:tcW w:w="3853" w:type="pct"/>
            <w:shd w:val="clear" w:color="auto" w:fill="auto"/>
          </w:tcPr>
          <w:p w:rsidR="008F0C93" w:rsidRPr="007206CD" w:rsidRDefault="008F0C93" w:rsidP="008F0C93">
            <w:pPr>
              <w:pStyle w:val="ab"/>
              <w:ind w:left="360" w:firstLineChars="0" w:firstLine="0"/>
              <w:jc w:val="left"/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通过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 xml:space="preserve">Model </w:t>
            </w:r>
            <w:r w:rsidR="00A53EE7" w:rsidRPr="0087132F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bom</w:t>
            </w:r>
            <w:r w:rsidR="00A53EE7">
              <w:rPr>
                <w:rFonts w:ascii="Arial" w:hAnsi="Arial" w:cs="Arial" w:hint="eastAsia"/>
                <w:noProof/>
                <w:kern w:val="0"/>
                <w:szCs w:val="21"/>
              </w:rPr>
              <w:t>中</w:t>
            </w:r>
            <w:r w:rsidR="00A53EE7" w:rsidRPr="0087132F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BomNodeType=</w:t>
            </w:r>
            <w:r w:rsidR="00A53EE7" w:rsidRPr="0087132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="00A53EE7" w:rsidRPr="0087132F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AT</w:t>
            </w:r>
            <w:r w:rsidR="00A53EE7" w:rsidRPr="0087132F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="00A53EE7" w:rsidRPr="0087132F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A53EE7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 xml:space="preserve"> (Descr= PP</w:t>
            </w:r>
            <w:r w:rsidR="00A53EE7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，</w:t>
            </w:r>
            <w:r w:rsidR="00A53EE7">
              <w:rPr>
                <w:rFonts w:eastAsia="SimSun" w:hint="eastAsia"/>
                <w:color w:val="FF0000"/>
                <w:sz w:val="22"/>
              </w:rPr>
              <w:t>ATSN1</w:t>
            </w:r>
            <w:r w:rsidR="00A53EE7">
              <w:rPr>
                <w:rFonts w:eastAsia="SimSun" w:hint="eastAsia"/>
                <w:color w:val="FF0000"/>
                <w:sz w:val="22"/>
              </w:rPr>
              <w:t>，</w:t>
            </w:r>
            <w:r w:rsidR="00A53EE7">
              <w:rPr>
                <w:rFonts w:eastAsia="SimSun" w:hint="eastAsia"/>
                <w:color w:val="FF0000"/>
                <w:sz w:val="22"/>
              </w:rPr>
              <w:t>ATSN3</w:t>
            </w:r>
            <w:r w:rsidR="00A53EE7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)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判断是否有存在（</w:t>
            </w:r>
            <w:r w:rsidR="00DF5B4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PP</w:t>
            </w:r>
            <w:r w:rsidR="00DF5B4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，</w:t>
            </w:r>
            <w:r w:rsidR="00BE472D">
              <w:rPr>
                <w:rFonts w:eastAsia="SimSun" w:hint="eastAsia"/>
                <w:color w:val="FF0000"/>
                <w:sz w:val="22"/>
              </w:rPr>
              <w:t>ATSN1</w:t>
            </w:r>
            <w:r w:rsidR="00BE472D">
              <w:rPr>
                <w:rFonts w:eastAsia="SimSun" w:hint="eastAsia"/>
                <w:color w:val="FF0000"/>
                <w:sz w:val="22"/>
              </w:rPr>
              <w:t>，</w:t>
            </w:r>
            <w:r w:rsidR="00BE472D">
              <w:rPr>
                <w:rFonts w:eastAsia="SimSun" w:hint="eastAsia"/>
                <w:color w:val="FF0000"/>
                <w:sz w:val="22"/>
              </w:rPr>
              <w:t>ATSN3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）来决定是否刷入</w:t>
            </w:r>
            <w:r w:rsidR="00DF5B4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PP</w:t>
            </w:r>
            <w:r w:rsidR="00DF5B4D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，</w:t>
            </w:r>
            <w:r w:rsidR="00BE472D">
              <w:rPr>
                <w:rFonts w:eastAsia="SimSun" w:hint="eastAsia"/>
                <w:color w:val="FF0000"/>
                <w:sz w:val="22"/>
              </w:rPr>
              <w:t>ATSN1</w:t>
            </w:r>
            <w:r w:rsidR="00BE472D">
              <w:rPr>
                <w:rFonts w:eastAsia="SimSun" w:hint="eastAsia"/>
                <w:color w:val="FF0000"/>
                <w:sz w:val="22"/>
              </w:rPr>
              <w:t>，</w:t>
            </w:r>
            <w:r w:rsidR="00BE472D">
              <w:rPr>
                <w:rFonts w:eastAsia="SimSun" w:hint="eastAsia"/>
                <w:color w:val="FF0000"/>
                <w:sz w:val="22"/>
              </w:rPr>
              <w:t>ATSN3</w:t>
            </w:r>
          </w:p>
          <w:p w:rsidR="001F66A3" w:rsidRPr="008F0C93" w:rsidRDefault="001F66A3" w:rsidP="001F66A3">
            <w:pPr>
              <w:pStyle w:val="ab"/>
              <w:ind w:left="360" w:firstLineChars="0" w:firstLine="0"/>
              <w:jc w:val="left"/>
              <w:rPr>
                <w:rFonts w:eastAsia="SimSun"/>
                <w:lang w:val="es-ES"/>
              </w:rPr>
            </w:pPr>
          </w:p>
        </w:tc>
      </w:tr>
      <w:tr w:rsidR="00400A15" w:rsidRPr="0082600C" w:rsidTr="00665B78">
        <w:trPr>
          <w:trHeight w:val="194"/>
        </w:trPr>
        <w:tc>
          <w:tcPr>
            <w:tcW w:w="1147" w:type="pct"/>
          </w:tcPr>
          <w:p w:rsidR="00400A15" w:rsidRPr="003F11BF" w:rsidRDefault="00400A15" w:rsidP="001A3A17">
            <w:pPr>
              <w:jc w:val="left"/>
              <w:rPr>
                <w:rFonts w:eastAsia="SimSun"/>
              </w:rPr>
            </w:pPr>
          </w:p>
        </w:tc>
        <w:tc>
          <w:tcPr>
            <w:tcW w:w="3853" w:type="pct"/>
            <w:shd w:val="clear" w:color="auto" w:fill="auto"/>
          </w:tcPr>
          <w:p w:rsidR="00400A15" w:rsidRPr="00B2694A" w:rsidRDefault="00400A15" w:rsidP="00993CEB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ins w:id="2216" w:author="Gao, Guan-Wei (高貫偉 ITC)" w:date="2012-04-24T11:34:00Z"/>
                <w:rFonts w:eastAsia="SimSun"/>
              </w:rPr>
            </w:pPr>
            <w:r>
              <w:rPr>
                <w:rFonts w:eastAsia="SimSun" w:hint="eastAsia"/>
              </w:rPr>
              <w:t xml:space="preserve">Check </w:t>
            </w:r>
            <w:r w:rsidR="00BE472D">
              <w:rPr>
                <w:rFonts w:eastAsia="SimSun" w:hint="eastAsia"/>
                <w:color w:val="FF0000"/>
                <w:sz w:val="22"/>
              </w:rPr>
              <w:t>ATSN1</w:t>
            </w:r>
            <w:r w:rsidR="00BE472D">
              <w:rPr>
                <w:rFonts w:eastAsia="SimSun" w:hint="eastAsia"/>
                <w:color w:val="FF0000"/>
                <w:sz w:val="22"/>
              </w:rPr>
              <w:t>，</w:t>
            </w:r>
            <w:r w:rsidR="00BE472D">
              <w:rPr>
                <w:rFonts w:eastAsia="SimSun" w:hint="eastAsia"/>
                <w:color w:val="FF0000"/>
                <w:sz w:val="22"/>
              </w:rPr>
              <w:t>ATSN3</w:t>
            </w:r>
            <w:r w:rsidR="00E107C7">
              <w:rPr>
                <w:rFonts w:eastAsia="SimSun" w:hint="eastAsia"/>
              </w:rPr>
              <w:t>结合的数据是否正确</w:t>
            </w:r>
            <w:r w:rsidR="00083877">
              <w:rPr>
                <w:rFonts w:eastAsia="SimSun" w:hint="eastAsia"/>
              </w:rPr>
              <w:t>（资产标签条码完全匹配）</w:t>
            </w:r>
            <w:r w:rsidR="00DF5B4D">
              <w:rPr>
                <w:rFonts w:eastAsia="SimSun" w:hint="eastAsia"/>
              </w:rPr>
              <w:t>，</w:t>
            </w:r>
            <w:r w:rsidR="00DF5B4D">
              <w:rPr>
                <w:rFonts w:eastAsia="SimSun" w:hint="eastAsia"/>
              </w:rPr>
              <w:t>PP</w:t>
            </w:r>
            <w:r w:rsidR="00DF5B4D">
              <w:rPr>
                <w:rFonts w:eastAsia="SimSun" w:hint="eastAsia"/>
              </w:rPr>
              <w:t>料号是否正确</w:t>
            </w:r>
            <w:r w:rsidR="00083877">
              <w:rPr>
                <w:rFonts w:eastAsia="SimSun" w:hint="eastAsia"/>
              </w:rPr>
              <w:t>（</w:t>
            </w:r>
            <w:proofErr w:type="spellStart"/>
            <w:r w:rsidR="00083877">
              <w:rPr>
                <w:rFonts w:eastAsia="SimSun" w:hint="eastAsia"/>
              </w:rPr>
              <w:t>PartNo</w:t>
            </w:r>
            <w:proofErr w:type="spellEnd"/>
            <w:r w:rsidR="00083877">
              <w:rPr>
                <w:rFonts w:eastAsia="SimSun" w:hint="eastAsia"/>
              </w:rPr>
              <w:t>料号是否相同）</w:t>
            </w:r>
          </w:p>
          <w:p w:rsidR="00BA4E9B" w:rsidRDefault="00B2694A">
            <w:pPr>
              <w:pStyle w:val="ab"/>
              <w:ind w:left="360" w:firstLineChars="0" w:firstLine="0"/>
              <w:jc w:val="left"/>
              <w:rPr>
                <w:rFonts w:eastAsia="SimSun"/>
              </w:rPr>
              <w:pPrChange w:id="2217" w:author="Gao, Guan-Wei (高貫偉 ITC)" w:date="2012-04-24T11:34:00Z">
                <w:pPr>
                  <w:pStyle w:val="ab"/>
                  <w:numPr>
                    <w:numId w:val="14"/>
                  </w:numPr>
                  <w:ind w:left="360" w:firstLineChars="0" w:hanging="360"/>
                  <w:jc w:val="left"/>
                </w:pPr>
              </w:pPrChange>
            </w:pPr>
            <w:ins w:id="2218" w:author="Gao, Guan-Wei (高貫偉 ITC)" w:date="2012-04-24T11:34:00Z">
              <w:r>
                <w:rPr>
                  <w:rFonts w:eastAsia="SimSun" w:hint="eastAsia"/>
                </w:rPr>
                <w:t>ATSN2</w:t>
              </w:r>
            </w:ins>
            <w:ins w:id="2219" w:author="Gao, Guan-Wei (高貫偉 ITC)" w:date="2012-04-24T11:35:00Z">
              <w:r>
                <w:rPr>
                  <w:rFonts w:eastAsia="SimSun" w:hint="eastAsia"/>
                </w:rPr>
                <w:t>是否正确</w:t>
              </w:r>
              <w:r>
                <w:rPr>
                  <w:rFonts w:eastAsia="SimSun" w:hint="eastAsia"/>
                </w:rPr>
                <w:t>(</w:t>
              </w:r>
              <w:proofErr w:type="spellStart"/>
              <w:r>
                <w:rPr>
                  <w:rFonts w:eastAsia="SimSun" w:hint="eastAsia"/>
                </w:rPr>
                <w:t>PartNo</w:t>
              </w:r>
              <w:proofErr w:type="spellEnd"/>
              <w:r>
                <w:rPr>
                  <w:rFonts w:eastAsia="SimSun" w:hint="eastAsia"/>
                </w:rPr>
                <w:t>料号</w:t>
              </w:r>
              <w:r>
                <w:rPr>
                  <w:rFonts w:eastAsia="SimSun" w:hint="eastAsia"/>
                </w:rPr>
                <w:t>)</w:t>
              </w:r>
            </w:ins>
          </w:p>
          <w:p w:rsidR="002935C7" w:rsidRDefault="002935C7" w:rsidP="002935C7">
            <w:pPr>
              <w:pStyle w:val="ab"/>
              <w:ind w:left="360" w:firstLineChars="0" w:firstLine="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如果不符，提示“</w:t>
            </w:r>
            <w:r w:rsidRPr="00177D7C">
              <w:rPr>
                <w:rFonts w:eastAsia="SimSun" w:hint="eastAsia"/>
                <w:strike/>
              </w:rPr>
              <w:t>资产标签</w:t>
            </w:r>
            <w:r w:rsidR="00177D7C">
              <w:rPr>
                <w:rFonts w:eastAsia="SimSun" w:hint="eastAsia"/>
                <w:strike/>
              </w:rPr>
              <w:t xml:space="preserve"> </w:t>
            </w:r>
            <w:r w:rsidR="00177D7C">
              <w:rPr>
                <w:rFonts w:eastAsia="SimSun" w:hint="eastAsia"/>
              </w:rPr>
              <w:t>输入</w:t>
            </w:r>
            <w:r>
              <w:rPr>
                <w:rFonts w:eastAsia="SimSun" w:hint="eastAsia"/>
              </w:rPr>
              <w:t>错误，请</w:t>
            </w:r>
            <w:r>
              <w:rPr>
                <w:rFonts w:eastAsia="SimSun" w:hint="eastAsia"/>
              </w:rPr>
              <w:t>Check</w:t>
            </w:r>
            <w:r>
              <w:rPr>
                <w:rFonts w:eastAsia="SimSun" w:hint="eastAsia"/>
              </w:rPr>
              <w:t>”</w:t>
            </w:r>
          </w:p>
          <w:p w:rsidR="008F284E" w:rsidRDefault="0012140C" w:rsidP="002935C7">
            <w:pPr>
              <w:pStyle w:val="ab"/>
              <w:ind w:left="360" w:firstLineChars="0" w:firstLine="0"/>
              <w:jc w:val="left"/>
              <w:rPr>
                <w:rFonts w:eastAsia="SimSun"/>
              </w:rPr>
            </w:pPr>
            <w:r w:rsidRPr="001D254C">
              <w:rPr>
                <w:rFonts w:eastAsia="SimSun" w:hint="eastAsia"/>
                <w:color w:val="FF0000"/>
              </w:rPr>
              <w:t>此提示</w:t>
            </w:r>
            <w:r>
              <w:rPr>
                <w:rFonts w:eastAsia="SimSun" w:hint="eastAsia"/>
                <w:color w:val="FF0000"/>
              </w:rPr>
              <w:t>不</w:t>
            </w:r>
            <w:r w:rsidRPr="001D254C">
              <w:rPr>
                <w:rFonts w:eastAsia="SimSun" w:hint="eastAsia"/>
                <w:color w:val="FF0000"/>
              </w:rPr>
              <w:t>弹出错误提示窗口，</w:t>
            </w:r>
            <w:r>
              <w:rPr>
                <w:rFonts w:eastAsia="SimSun" w:hint="eastAsia"/>
                <w:color w:val="FF0000"/>
              </w:rPr>
              <w:t>清空</w:t>
            </w:r>
            <w:proofErr w:type="spellStart"/>
            <w:r>
              <w:rPr>
                <w:rFonts w:eastAsia="SimSun" w:hint="eastAsia"/>
                <w:color w:val="FF0000"/>
              </w:rPr>
              <w:t>DataEntry</w:t>
            </w:r>
            <w:proofErr w:type="spellEnd"/>
            <w:r>
              <w:rPr>
                <w:rFonts w:eastAsia="SimSun" w:hint="eastAsia"/>
                <w:color w:val="FF0000"/>
              </w:rPr>
              <w:t>，并不</w:t>
            </w:r>
            <w:r w:rsidRPr="001D254C">
              <w:rPr>
                <w:rFonts w:eastAsia="SimSun" w:hint="eastAsia"/>
                <w:color w:val="FF0000"/>
              </w:rPr>
              <w:t>清空</w:t>
            </w:r>
            <w:r>
              <w:rPr>
                <w:rFonts w:eastAsia="SimSun" w:hint="eastAsia"/>
                <w:color w:val="FF0000"/>
              </w:rPr>
              <w:t>任何信息</w:t>
            </w:r>
          </w:p>
        </w:tc>
      </w:tr>
      <w:tr w:rsidR="00AD5B60" w:rsidRPr="0082600C" w:rsidTr="00665B78">
        <w:trPr>
          <w:trHeight w:val="194"/>
        </w:trPr>
        <w:tc>
          <w:tcPr>
            <w:tcW w:w="1147" w:type="pct"/>
          </w:tcPr>
          <w:p w:rsidR="00AD5B60" w:rsidRPr="0028247A" w:rsidRDefault="00AD5B60" w:rsidP="00AD5B60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  <w:color w:val="FF0000"/>
                <w:rPrChange w:id="2220" w:author="IEC960923" w:date="2013-05-08T11:40:00Z">
                  <w:rPr>
                    <w:rFonts w:eastAsia="SimSun"/>
                    <w:color w:val="FF0000"/>
                  </w:rPr>
                </w:rPrChange>
              </w:rPr>
            </w:pPr>
            <w:r w:rsidRPr="0028247A">
              <w:rPr>
                <w:rFonts w:eastAsia="SimSun" w:hint="eastAsia"/>
                <w:color w:val="FF0000"/>
                <w:rPrChange w:id="2221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 xml:space="preserve">Input </w:t>
            </w:r>
            <w:r w:rsidRPr="0028247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rPrChange w:id="2222" w:author="IEC960923" w:date="2013-05-08T11:40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Smart card reader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rPrChange w:id="2223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\</w:t>
            </w:r>
            <w:r w:rsidRPr="0028247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rPrChange w:id="2224" w:author="IEC960923" w:date="2013-05-08T11:40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Master Label</w:t>
            </w:r>
            <w:r w:rsidRPr="0028247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0"/>
                <w:szCs w:val="20"/>
                <w:rPrChange w:id="2225" w:author="IEC960923" w:date="2013-05-08T11:40:00Z">
                  <w:rPr>
                    <w:rFonts w:ascii="Courier New" w:eastAsia="SimSun" w:hAnsi="Courier New" w:cs="Courier New" w:hint="eastAsia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\</w:t>
            </w:r>
            <w:r w:rsidRPr="0028247A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rPrChange w:id="2226" w:author="IEC960923" w:date="2013-05-08T11:40:00Z">
                  <w:rPr>
                    <w:rFonts w:ascii="Courier New" w:hAnsi="Courier New" w:cs="Courier New"/>
                    <w:noProof/>
                    <w:color w:val="FF0000"/>
                    <w:kern w:val="0"/>
                    <w:sz w:val="20"/>
                    <w:szCs w:val="20"/>
                  </w:rPr>
                </w:rPrChange>
              </w:rPr>
              <w:t>ICASA Label</w:t>
            </w:r>
            <w:ins w:id="2227" w:author="Gao, Guan-Wei (高貫偉 ITC)" w:date="2012-09-11T14:32:00Z">
              <w:r w:rsidR="00655819" w:rsidRPr="0028247A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  <w:rPrChange w:id="2228" w:author="IEC960923" w:date="2013-05-08T11:40:00Z">
                    <w:rPr>
                      <w:rFonts w:ascii="Courier New" w:eastAsia="SimSun" w:hAnsi="Courier New" w:cs="Courier New" w:hint="eastAsia"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 xml:space="preserve">\ </w:t>
              </w:r>
              <w:r w:rsidR="00450B81" w:rsidRPr="0028247A">
                <w:rPr>
                  <w:rFonts w:ascii="Courier New" w:eastAsia="SimSun" w:hAnsi="Courier New" w:cs="Courier New"/>
                  <w:noProof/>
                  <w:color w:val="FF0000"/>
                  <w:kern w:val="0"/>
                  <w:sz w:val="20"/>
                  <w:szCs w:val="20"/>
                  <w:rPrChange w:id="2229" w:author="IEC960923" w:date="2013-05-08T11:40:00Z">
                    <w:rPr>
                      <w:rFonts w:ascii="Courier New" w:eastAsia="SimSun" w:hAnsi="Courier New" w:cs="Courier New"/>
                      <w:i/>
                      <w:iCs/>
                      <w:noProof/>
                      <w:color w:val="FF0000"/>
                      <w:kern w:val="0"/>
                      <w:sz w:val="20"/>
                      <w:szCs w:val="20"/>
                    </w:rPr>
                  </w:rPrChange>
                </w:rPr>
                <w:t>Dummy ProductID</w:t>
              </w:r>
            </w:ins>
          </w:p>
        </w:tc>
        <w:tc>
          <w:tcPr>
            <w:tcW w:w="3853" w:type="pct"/>
            <w:shd w:val="clear" w:color="auto" w:fill="auto"/>
          </w:tcPr>
          <w:p w:rsidR="00AD5B60" w:rsidRPr="0028247A" w:rsidRDefault="00AD5B60" w:rsidP="00AD5B60">
            <w:pPr>
              <w:pStyle w:val="ab"/>
              <w:ind w:left="360" w:firstLineChars="0" w:firstLine="0"/>
              <w:jc w:val="left"/>
              <w:rPr>
                <w:rFonts w:eastAsia="SimSun"/>
                <w:rPrChange w:id="2230" w:author="IEC960923" w:date="2013-05-08T11:40:00Z">
                  <w:rPr>
                    <w:rFonts w:eastAsia="SimSun"/>
                  </w:rPr>
                </w:rPrChange>
              </w:rPr>
            </w:pPr>
          </w:p>
        </w:tc>
      </w:tr>
      <w:tr w:rsidR="00AD5B60" w:rsidRPr="0082600C" w:rsidTr="00665B78">
        <w:trPr>
          <w:trHeight w:val="194"/>
        </w:trPr>
        <w:tc>
          <w:tcPr>
            <w:tcW w:w="1147" w:type="pct"/>
          </w:tcPr>
          <w:p w:rsidR="00AD5B60" w:rsidRPr="0028247A" w:rsidRDefault="00AD5B60" w:rsidP="001A3A17">
            <w:pPr>
              <w:jc w:val="left"/>
              <w:rPr>
                <w:rFonts w:eastAsia="SimSun"/>
                <w:rPrChange w:id="2231" w:author="IEC960923" w:date="2013-05-08T11:40:00Z">
                  <w:rPr>
                    <w:rFonts w:eastAsia="SimSun"/>
                  </w:rPr>
                </w:rPrChange>
              </w:rPr>
            </w:pPr>
          </w:p>
        </w:tc>
        <w:tc>
          <w:tcPr>
            <w:tcW w:w="3853" w:type="pct"/>
            <w:shd w:val="clear" w:color="auto" w:fill="auto"/>
          </w:tcPr>
          <w:p w:rsidR="00AD5B60" w:rsidRPr="0028247A" w:rsidRDefault="004B7F1D" w:rsidP="004B7F1D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  <w:color w:val="FF0000"/>
                <w:rPrChange w:id="2232" w:author="IEC960923" w:date="2013-05-08T11:40:00Z">
                  <w:rPr>
                    <w:rFonts w:eastAsia="SimSun"/>
                    <w:color w:val="FF0000"/>
                  </w:rPr>
                </w:rPrChange>
              </w:rPr>
            </w:pPr>
            <w:r w:rsidRPr="0028247A">
              <w:rPr>
                <w:rFonts w:eastAsia="SimSun" w:hint="eastAsia"/>
                <w:color w:val="FF0000"/>
                <w:rPrChange w:id="2233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Check</w:t>
            </w:r>
            <w:r w:rsidR="00AD5B60" w:rsidRPr="0028247A">
              <w:rPr>
                <w:rFonts w:eastAsia="SimSun" w:hint="eastAsia"/>
                <w:color w:val="FF0000"/>
                <w:rPrChange w:id="2234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输入的</w:t>
            </w:r>
            <w:proofErr w:type="spellStart"/>
            <w:r w:rsidR="00AD5B60" w:rsidRPr="0028247A">
              <w:rPr>
                <w:rFonts w:eastAsia="SimSun" w:hint="eastAsia"/>
                <w:color w:val="FF0000"/>
                <w:rPrChange w:id="2235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PartNo</w:t>
            </w:r>
            <w:proofErr w:type="spellEnd"/>
            <w:r w:rsidR="00AD5B60" w:rsidRPr="0028247A">
              <w:rPr>
                <w:rFonts w:eastAsia="SimSun" w:hint="eastAsia"/>
                <w:color w:val="FF0000"/>
                <w:rPrChange w:id="2236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#</w:t>
            </w:r>
            <w:r w:rsidR="00AD5B60" w:rsidRPr="0028247A">
              <w:rPr>
                <w:rFonts w:eastAsia="SimSun" w:hint="eastAsia"/>
                <w:color w:val="FF0000"/>
                <w:rPrChange w:id="2237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和此物料的</w:t>
            </w:r>
            <w:proofErr w:type="spellStart"/>
            <w:r w:rsidR="00AD5B60" w:rsidRPr="0028247A">
              <w:rPr>
                <w:rFonts w:eastAsia="SimSun" w:hint="eastAsia"/>
                <w:color w:val="FF0000"/>
                <w:rPrChange w:id="2238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PartNO</w:t>
            </w:r>
            <w:proofErr w:type="spellEnd"/>
            <w:r w:rsidRPr="0028247A">
              <w:rPr>
                <w:rFonts w:eastAsia="SimSun" w:hint="eastAsia"/>
                <w:color w:val="FF0000"/>
                <w:rPrChange w:id="2239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（表格中的</w:t>
            </w:r>
            <w:proofErr w:type="spellStart"/>
            <w:r w:rsidRPr="0028247A">
              <w:rPr>
                <w:rFonts w:eastAsia="SimSun" w:hint="eastAsia"/>
                <w:color w:val="FF0000"/>
                <w:rPrChange w:id="2240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PartNO</w:t>
            </w:r>
            <w:proofErr w:type="spellEnd"/>
            <w:r w:rsidRPr="0028247A">
              <w:rPr>
                <w:rFonts w:eastAsia="SimSun" w:hint="eastAsia"/>
                <w:color w:val="FF0000"/>
                <w:rPrChange w:id="2241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栏）是否相同，如不同提示</w:t>
            </w:r>
            <w:r w:rsidRPr="0028247A">
              <w:rPr>
                <w:rFonts w:eastAsia="SimSun"/>
                <w:color w:val="FF0000"/>
                <w:rPrChange w:id="2242" w:author="IEC960923" w:date="2013-05-08T11:40:00Z">
                  <w:rPr>
                    <w:rFonts w:eastAsia="SimSun"/>
                    <w:color w:val="FF0000"/>
                  </w:rPr>
                </w:rPrChange>
              </w:rPr>
              <w:t>’</w:t>
            </w:r>
            <w:r w:rsidRPr="0028247A">
              <w:rPr>
                <w:rFonts w:eastAsia="SimSun" w:hint="eastAsia"/>
                <w:strike/>
                <w:color w:val="FF0000"/>
                <w:rPrChange w:id="2243" w:author="IEC960923" w:date="2013-05-08T11:40:00Z">
                  <w:rPr>
                    <w:rFonts w:eastAsia="SimSun" w:hint="eastAsia"/>
                    <w:strike/>
                    <w:color w:val="FF0000"/>
                  </w:rPr>
                </w:rPrChange>
              </w:rPr>
              <w:t>××××料号</w:t>
            </w:r>
            <w:r w:rsidR="00177D7C" w:rsidRPr="0028247A">
              <w:rPr>
                <w:rFonts w:eastAsia="SimSun" w:hint="eastAsia"/>
                <w:color w:val="FF0000"/>
                <w:rPrChange w:id="2244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输入</w:t>
            </w:r>
            <w:r w:rsidRPr="0028247A">
              <w:rPr>
                <w:rFonts w:eastAsia="SimSun" w:hint="eastAsia"/>
                <w:color w:val="FF0000"/>
                <w:rPrChange w:id="2245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错误，请</w:t>
            </w:r>
            <w:r w:rsidRPr="0028247A">
              <w:rPr>
                <w:rFonts w:eastAsia="SimSun" w:hint="eastAsia"/>
                <w:color w:val="FF0000"/>
                <w:rPrChange w:id="2246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Check</w:t>
            </w:r>
            <w:r w:rsidRPr="0028247A">
              <w:rPr>
                <w:rFonts w:eastAsia="SimSun"/>
                <w:color w:val="FF0000"/>
                <w:rPrChange w:id="2247" w:author="IEC960923" w:date="2013-05-08T11:40:00Z">
                  <w:rPr>
                    <w:rFonts w:eastAsia="SimSun"/>
                    <w:color w:val="FF0000"/>
                  </w:rPr>
                </w:rPrChange>
              </w:rPr>
              <w:t>’</w:t>
            </w:r>
          </w:p>
          <w:p w:rsidR="008F284E" w:rsidRPr="0028247A" w:rsidRDefault="008F284E" w:rsidP="0012140C">
            <w:pPr>
              <w:pStyle w:val="ab"/>
              <w:ind w:left="360" w:firstLineChars="0" w:firstLine="0"/>
              <w:jc w:val="left"/>
              <w:rPr>
                <w:ins w:id="2248" w:author="Gao, Guan-Wei (高貫偉 ITC)" w:date="2012-09-11T14:34:00Z"/>
                <w:rFonts w:eastAsia="SimSun"/>
                <w:color w:val="FF0000"/>
                <w:rPrChange w:id="2249" w:author="IEC960923" w:date="2013-05-08T11:40:00Z">
                  <w:rPr>
                    <w:ins w:id="2250" w:author="Gao, Guan-Wei (高貫偉 ITC)" w:date="2012-09-11T14:34:00Z"/>
                    <w:rFonts w:eastAsia="SimSun"/>
                    <w:color w:val="FF0000"/>
                  </w:rPr>
                </w:rPrChange>
              </w:rPr>
            </w:pPr>
            <w:r w:rsidRPr="0028247A">
              <w:rPr>
                <w:rFonts w:eastAsia="SimSun" w:hint="eastAsia"/>
                <w:color w:val="FF0000"/>
                <w:rPrChange w:id="2251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此提示</w:t>
            </w:r>
            <w:r w:rsidR="0012140C" w:rsidRPr="0028247A">
              <w:rPr>
                <w:rFonts w:eastAsia="SimSun" w:hint="eastAsia"/>
                <w:color w:val="FF0000"/>
                <w:rPrChange w:id="2252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不</w:t>
            </w:r>
            <w:r w:rsidRPr="0028247A">
              <w:rPr>
                <w:rFonts w:eastAsia="SimSun" w:hint="eastAsia"/>
                <w:color w:val="FF0000"/>
                <w:rPrChange w:id="2253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弹出错误提示窗口，清空</w:t>
            </w:r>
            <w:proofErr w:type="spellStart"/>
            <w:r w:rsidR="0012140C" w:rsidRPr="0028247A">
              <w:rPr>
                <w:rFonts w:eastAsia="SimSun" w:hint="eastAsia"/>
                <w:color w:val="FF0000"/>
                <w:rPrChange w:id="2254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DataEntry</w:t>
            </w:r>
            <w:proofErr w:type="spellEnd"/>
            <w:r w:rsidR="0012140C" w:rsidRPr="0028247A">
              <w:rPr>
                <w:rFonts w:eastAsia="SimSun" w:hint="eastAsia"/>
                <w:color w:val="FF0000"/>
                <w:rPrChange w:id="2255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，</w:t>
            </w:r>
            <w:r w:rsidRPr="0028247A">
              <w:rPr>
                <w:rFonts w:eastAsia="SimSun" w:hint="eastAsia"/>
                <w:color w:val="FF0000"/>
                <w:rPrChange w:id="2256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并不清空任何信息</w:t>
            </w:r>
          </w:p>
          <w:p w:rsidR="00655819" w:rsidRPr="0028247A" w:rsidRDefault="00655819" w:rsidP="0012140C">
            <w:pPr>
              <w:pStyle w:val="ab"/>
              <w:ind w:left="360" w:firstLineChars="0" w:firstLine="0"/>
              <w:jc w:val="left"/>
              <w:rPr>
                <w:ins w:id="2257" w:author="Gao, Guan-Wei (高貫偉 ITC)" w:date="2012-09-11T14:34:00Z"/>
                <w:rFonts w:eastAsia="SimSun"/>
                <w:color w:val="FF0000"/>
                <w:rPrChange w:id="2258" w:author="IEC960923" w:date="2013-05-08T11:40:00Z">
                  <w:rPr>
                    <w:ins w:id="2259" w:author="Gao, Guan-Wei (高貫偉 ITC)" w:date="2012-09-11T14:34:00Z"/>
                    <w:rFonts w:eastAsia="SimSun"/>
                    <w:color w:val="FF0000"/>
                  </w:rPr>
                </w:rPrChange>
              </w:rPr>
            </w:pPr>
          </w:p>
          <w:p w:rsidR="00655819" w:rsidRPr="0028247A" w:rsidRDefault="00450B81" w:rsidP="0012140C">
            <w:pPr>
              <w:pStyle w:val="ab"/>
              <w:ind w:left="360" w:firstLineChars="0" w:firstLine="0"/>
              <w:jc w:val="left"/>
              <w:rPr>
                <w:ins w:id="2260" w:author="Gao, Guan-Wei (高貫偉 ITC)" w:date="2012-09-11T14:34:00Z"/>
                <w:rFonts w:eastAsia="SimSun"/>
                <w:color w:val="FF0000"/>
                <w:rPrChange w:id="2261" w:author="IEC960923" w:date="2013-05-08T11:40:00Z">
                  <w:rPr>
                    <w:ins w:id="2262" w:author="Gao, Guan-Wei (高貫偉 ITC)" w:date="2012-09-11T14:34:00Z"/>
                    <w:rFonts w:eastAsia="SimSun"/>
                    <w:color w:val="FF0000"/>
                  </w:rPr>
                </w:rPrChange>
              </w:rPr>
            </w:pPr>
            <w:ins w:id="2263" w:author="Gao, Guan-Wei (高貫偉 ITC)" w:date="2012-09-11T14:34:00Z">
              <w:r w:rsidRPr="0028247A">
                <w:rPr>
                  <w:rFonts w:eastAsia="SimSun"/>
                  <w:color w:val="FF0000"/>
                  <w:rPrChange w:id="2264" w:author="IEC960923" w:date="2013-05-08T11:40:00Z">
                    <w:rPr>
                      <w:rFonts w:eastAsia="SimSun"/>
                      <w:i/>
                      <w:iCs/>
                      <w:color w:val="FF0000"/>
                    </w:rPr>
                  </w:rPrChange>
                </w:rPr>
                <w:t xml:space="preserve">Dummy </w:t>
              </w:r>
              <w:proofErr w:type="spellStart"/>
              <w:r w:rsidRPr="0028247A">
                <w:rPr>
                  <w:rFonts w:eastAsia="SimSun"/>
                  <w:color w:val="FF0000"/>
                  <w:rPrChange w:id="2265" w:author="IEC960923" w:date="2013-05-08T11:40:00Z">
                    <w:rPr>
                      <w:rFonts w:eastAsia="SimSun"/>
                      <w:i/>
                      <w:iCs/>
                      <w:color w:val="FF0000"/>
                    </w:rPr>
                  </w:rPrChange>
                </w:rPr>
                <w:t>ProductID</w:t>
              </w:r>
              <w:proofErr w:type="spellEnd"/>
              <w:r w:rsidRPr="0028247A">
                <w:rPr>
                  <w:rFonts w:eastAsia="SimSun"/>
                  <w:color w:val="FF0000"/>
                  <w:rPrChange w:id="2266" w:author="IEC960923" w:date="2013-05-08T11:40:00Z">
                    <w:rPr>
                      <w:rFonts w:eastAsia="SimSun"/>
                      <w:i/>
                      <w:iCs/>
                      <w:color w:val="FF0000"/>
                    </w:rPr>
                  </w:rPrChange>
                </w:rPr>
                <w:t xml:space="preserve">: </w:t>
              </w:r>
              <w:r w:rsidRPr="0028247A">
                <w:rPr>
                  <w:rFonts w:eastAsia="SimSun" w:hint="eastAsia"/>
                  <w:color w:val="FF0000"/>
                  <w:rPrChange w:id="2267" w:author="IEC960923" w:date="2013-05-08T11:40:00Z">
                    <w:rPr>
                      <w:rFonts w:eastAsia="SimSun" w:hint="eastAsia"/>
                      <w:i/>
                      <w:iCs/>
                      <w:color w:val="FF0000"/>
                    </w:rPr>
                  </w:rPrChange>
                </w:rPr>
                <w:t>在</w:t>
              </w:r>
              <w:proofErr w:type="spellStart"/>
              <w:r w:rsidRPr="0028247A">
                <w:rPr>
                  <w:rFonts w:eastAsia="SimSun"/>
                  <w:color w:val="FF0000"/>
                  <w:rPrChange w:id="2268" w:author="IEC960923" w:date="2013-05-08T11:40:00Z">
                    <w:rPr>
                      <w:rFonts w:eastAsia="SimSun"/>
                      <w:i/>
                      <w:iCs/>
                      <w:color w:val="FF0000"/>
                    </w:rPr>
                  </w:rPrChange>
                </w:rPr>
                <w:t>ProductID</w:t>
              </w:r>
              <w:proofErr w:type="spellEnd"/>
              <w:r w:rsidRPr="0028247A">
                <w:rPr>
                  <w:rFonts w:eastAsia="SimSun" w:hint="eastAsia"/>
                  <w:color w:val="FF0000"/>
                  <w:rPrChange w:id="2269" w:author="IEC960923" w:date="2013-05-08T11:40:00Z">
                    <w:rPr>
                      <w:rFonts w:eastAsia="SimSun" w:hint="eastAsia"/>
                      <w:i/>
                      <w:iCs/>
                      <w:color w:val="FF0000"/>
                    </w:rPr>
                  </w:rPrChange>
                </w:rPr>
                <w:t>的前面增加一码</w:t>
              </w:r>
            </w:ins>
            <w:ins w:id="2270" w:author="Gao, Guan-Wei (高貫偉 ITC)" w:date="2012-09-11T14:36:00Z">
              <w:r w:rsidR="00655819" w:rsidRPr="0028247A">
                <w:rPr>
                  <w:rFonts w:eastAsia="SimSun" w:hint="eastAsia"/>
                  <w:color w:val="FF0000"/>
                  <w:rPrChange w:id="2271" w:author="IEC960923" w:date="2013-05-08T11:40:00Z">
                    <w:rPr>
                      <w:rFonts w:eastAsia="SimSun" w:hint="eastAsia"/>
                      <w:color w:val="FF0000"/>
                      <w:highlight w:val="lightGray"/>
                    </w:rPr>
                  </w:rPrChange>
                </w:rPr>
                <w:t>@X</w:t>
              </w:r>
            </w:ins>
          </w:p>
          <w:p w:rsidR="00655819" w:rsidRPr="0028247A" w:rsidRDefault="00450B81" w:rsidP="0012140C">
            <w:pPr>
              <w:pStyle w:val="ab"/>
              <w:ind w:left="360" w:firstLineChars="0" w:firstLine="0"/>
              <w:jc w:val="left"/>
              <w:rPr>
                <w:ins w:id="2272" w:author="Gao, Guan-Wei (高貫偉 ITC)" w:date="2012-09-11T14:35:00Z"/>
                <w:rFonts w:eastAsia="SimSun"/>
                <w:color w:val="FF0000"/>
                <w:rPrChange w:id="2273" w:author="IEC960923" w:date="2013-05-08T11:40:00Z">
                  <w:rPr>
                    <w:ins w:id="2274" w:author="Gao, Guan-Wei (高貫偉 ITC)" w:date="2012-09-11T14:35:00Z"/>
                    <w:rFonts w:eastAsia="SimSun"/>
                    <w:color w:val="FF0000"/>
                  </w:rPr>
                </w:rPrChange>
              </w:rPr>
            </w:pPr>
            <w:ins w:id="2275" w:author="Gao, Guan-Wei (高貫偉 ITC)" w:date="2012-09-11T14:35:00Z">
              <w:r w:rsidRPr="0028247A">
                <w:rPr>
                  <w:rFonts w:eastAsia="SimSun" w:hint="eastAsia"/>
                  <w:color w:val="FF0000"/>
                  <w:rPrChange w:id="2276" w:author="IEC960923" w:date="2013-05-08T11:40:00Z">
                    <w:rPr>
                      <w:rFonts w:eastAsia="SimSun" w:hint="eastAsia"/>
                      <w:i/>
                      <w:iCs/>
                      <w:color w:val="FF0000"/>
                    </w:rPr>
                  </w:rPrChange>
                </w:rPr>
                <w:t>增加一码</w:t>
              </w:r>
            </w:ins>
            <w:ins w:id="2277" w:author="Gao, Guan-Wei (高貫偉 ITC)" w:date="2012-09-11T14:36:00Z">
              <w:r w:rsidR="00655819" w:rsidRPr="0028247A">
                <w:rPr>
                  <w:rFonts w:eastAsia="SimSun" w:hint="eastAsia"/>
                  <w:color w:val="FF0000"/>
                  <w:rPrChange w:id="2278" w:author="IEC960923" w:date="2013-05-08T11:40:00Z">
                    <w:rPr>
                      <w:rFonts w:eastAsia="SimSun" w:hint="eastAsia"/>
                      <w:color w:val="FF0000"/>
                      <w:highlight w:val="lightGray"/>
                    </w:rPr>
                  </w:rPrChange>
                </w:rPr>
                <w:t>@X</w:t>
              </w:r>
            </w:ins>
            <w:ins w:id="2279" w:author="Gao, Guan-Wei (高貫偉 ITC)" w:date="2012-09-11T14:35:00Z">
              <w:r w:rsidRPr="0028247A">
                <w:rPr>
                  <w:rFonts w:eastAsia="SimSun" w:hint="eastAsia"/>
                  <w:color w:val="FF0000"/>
                  <w:rPrChange w:id="2280" w:author="IEC960923" w:date="2013-05-08T11:40:00Z">
                    <w:rPr>
                      <w:rFonts w:eastAsia="SimSun" w:hint="eastAsia"/>
                      <w:i/>
                      <w:iCs/>
                      <w:color w:val="FF0000"/>
                    </w:rPr>
                  </w:rPrChange>
                </w:rPr>
                <w:t>的规则如下：</w:t>
              </w:r>
            </w:ins>
          </w:p>
          <w:p w:rsidR="00655819" w:rsidRPr="0028247A" w:rsidRDefault="00450B81" w:rsidP="0012140C">
            <w:pPr>
              <w:pStyle w:val="ab"/>
              <w:ind w:left="360" w:firstLineChars="0" w:firstLine="0"/>
              <w:jc w:val="left"/>
              <w:rPr>
                <w:ins w:id="2281" w:author="Gao, Guan-Wei (高貫偉 ITC)" w:date="2012-09-11T14:36:00Z"/>
                <w:rFonts w:ascii="Verdana" w:eastAsia="SimSun" w:hAnsi="Verdana"/>
                <w:color w:val="000000"/>
                <w:sz w:val="20"/>
                <w:szCs w:val="20"/>
                <w:rPrChange w:id="2282" w:author="IEC960923" w:date="2013-05-08T11:40:00Z">
                  <w:rPr>
                    <w:ins w:id="2283" w:author="Gao, Guan-Wei (高貫偉 ITC)" w:date="2012-09-11T14:36:00Z"/>
                    <w:rFonts w:ascii="Verdana" w:eastAsia="SimSun" w:hAnsi="Verdana"/>
                    <w:color w:val="000000"/>
                    <w:sz w:val="20"/>
                    <w:szCs w:val="20"/>
                  </w:rPr>
                </w:rPrChange>
              </w:rPr>
            </w:pPr>
            <w:ins w:id="2284" w:author="Gao, Guan-Wei (高貫偉 ITC)" w:date="2012-09-11T14:35:00Z"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85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 xml:space="preserve">#define BASE_STR_36 "0123456789ABCDEFGHIJKLMNOPQRSTUVWXYZ" 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86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87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int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88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 xml:space="preserve"> 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89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str_crc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90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(char *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91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str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92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){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93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  <w:t>    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94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int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95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 xml:space="preserve"> i, 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96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seq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97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 xml:space="preserve">, 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98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crc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299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=0;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00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  <w:t>    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01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UCase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02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(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03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str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04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);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05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  <w:t>    for (i=0; i&lt;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06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strlen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07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(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08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str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09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); i++){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10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  <w:t>        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11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seq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12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=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13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instr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14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 xml:space="preserve">(BASE_STR_36, 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15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str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16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[i]);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17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  <w:t xml:space="preserve">        if ( 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18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seq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19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 xml:space="preserve"> &gt; 0 ){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20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21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lastRenderedPageBreak/>
                <w:t>              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22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crc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23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+=(seq-1);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24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  <w:t xml:space="preserve">        }else 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25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crc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26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+=36;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27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  <w:t>    }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28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  <w:t>    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29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crc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30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=crc%16;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31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  <w:t xml:space="preserve">    return </w:t>
              </w:r>
              <w:proofErr w:type="spellStart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32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crc</w:t>
              </w:r>
              <w:proofErr w:type="spellEnd"/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33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;</w:t>
              </w:r>
              <w:r w:rsidRPr="0028247A">
                <w:rPr>
                  <w:rFonts w:ascii="Verdana" w:hAnsi="Verdana"/>
                  <w:color w:val="000000"/>
                  <w:sz w:val="20"/>
                  <w:szCs w:val="20"/>
                  <w:rPrChange w:id="2334" w:author="IEC960923" w:date="2013-05-08T11:40:00Z">
                    <w:rPr>
                      <w:rFonts w:ascii="Verdana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br/>
                <w:t>}</w:t>
              </w:r>
            </w:ins>
          </w:p>
          <w:p w:rsidR="00655819" w:rsidRPr="0028247A" w:rsidRDefault="00450B81" w:rsidP="0012140C">
            <w:pPr>
              <w:pStyle w:val="ab"/>
              <w:ind w:left="360" w:firstLineChars="0" w:firstLine="0"/>
              <w:jc w:val="left"/>
              <w:rPr>
                <w:rFonts w:eastAsia="SimSun"/>
                <w:color w:val="FF0000"/>
                <w:rPrChange w:id="2335" w:author="IEC960923" w:date="2013-05-08T11:40:00Z">
                  <w:rPr>
                    <w:rFonts w:eastAsia="SimSun"/>
                    <w:color w:val="FF0000"/>
                  </w:rPr>
                </w:rPrChange>
              </w:rPr>
            </w:pPr>
            <w:ins w:id="2336" w:author="Gao, Guan-Wei (高貫偉 ITC)" w:date="2012-09-11T14:36:00Z">
              <w:r w:rsidRPr="0028247A">
                <w:rPr>
                  <w:rFonts w:ascii="Verdana" w:eastAsia="SimSun" w:hAnsi="Verdana" w:hint="eastAsia"/>
                  <w:color w:val="000000"/>
                  <w:sz w:val="20"/>
                  <w:szCs w:val="20"/>
                  <w:rPrChange w:id="2337" w:author="IEC960923" w:date="2013-05-08T11:40:00Z">
                    <w:rPr>
                      <w:rFonts w:ascii="Verdana" w:eastAsia="SimSun" w:hAnsi="Verdana" w:hint="eastAsi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若刷入的</w:t>
              </w:r>
              <w:r w:rsidRPr="0028247A">
                <w:rPr>
                  <w:rFonts w:ascii="Verdana" w:eastAsia="SimSun" w:hAnsi="Verdana"/>
                  <w:color w:val="000000"/>
                  <w:sz w:val="20"/>
                  <w:szCs w:val="20"/>
                  <w:rPrChange w:id="2338" w:author="IEC960923" w:date="2013-05-08T11:40:00Z">
                    <w:rPr>
                      <w:rFonts w:ascii="Verdana" w:eastAsia="SimSun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 xml:space="preserve">Dummy </w:t>
              </w:r>
              <w:proofErr w:type="spellStart"/>
              <w:r w:rsidRPr="0028247A">
                <w:rPr>
                  <w:rFonts w:ascii="Verdana" w:eastAsia="SimSun" w:hAnsi="Verdana"/>
                  <w:color w:val="000000"/>
                  <w:sz w:val="20"/>
                  <w:szCs w:val="20"/>
                  <w:rPrChange w:id="2339" w:author="IEC960923" w:date="2013-05-08T11:40:00Z">
                    <w:rPr>
                      <w:rFonts w:ascii="Verdana" w:eastAsia="SimSun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ProductID</w:t>
              </w:r>
            </w:ins>
            <w:proofErr w:type="spellEnd"/>
            <w:ins w:id="2340" w:author="Gao, Guan-Wei (高貫偉 ITC)" w:date="2012-09-11T14:37:00Z">
              <w:r w:rsidRPr="0028247A">
                <w:rPr>
                  <w:rFonts w:ascii="Verdana" w:eastAsia="SimSun" w:hAnsi="Verdana" w:hint="eastAsia"/>
                  <w:color w:val="000000"/>
                  <w:sz w:val="20"/>
                  <w:szCs w:val="20"/>
                  <w:rPrChange w:id="2341" w:author="IEC960923" w:date="2013-05-08T11:40:00Z">
                    <w:rPr>
                      <w:rFonts w:ascii="Verdana" w:eastAsia="SimSun" w:hAnsi="Verdana" w:hint="eastAsi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等于</w:t>
              </w:r>
              <w:r w:rsidRPr="0028247A">
                <w:rPr>
                  <w:rFonts w:ascii="Verdana" w:eastAsia="SimSun" w:hAnsi="Verdana"/>
                  <w:color w:val="000000"/>
                  <w:sz w:val="20"/>
                  <w:szCs w:val="20"/>
                  <w:rPrChange w:id="2342" w:author="IEC960923" w:date="2013-05-08T11:40:00Z">
                    <w:rPr>
                      <w:rFonts w:ascii="Verdana" w:eastAsia="SimSun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@</w:t>
              </w:r>
              <w:proofErr w:type="spellStart"/>
              <w:r w:rsidRPr="0028247A">
                <w:rPr>
                  <w:rFonts w:ascii="Verdana" w:eastAsia="SimSun" w:hAnsi="Verdana"/>
                  <w:color w:val="000000"/>
                  <w:sz w:val="20"/>
                  <w:szCs w:val="20"/>
                  <w:rPrChange w:id="2343" w:author="IEC960923" w:date="2013-05-08T11:40:00Z">
                    <w:rPr>
                      <w:rFonts w:ascii="Verdana" w:eastAsia="SimSun" w:hAnsi="Verdan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X+ProductID</w:t>
              </w:r>
            </w:ins>
            <w:proofErr w:type="spellEnd"/>
            <w:ins w:id="2344" w:author="Gao, Guan-Wei (高貫偉 ITC)" w:date="2012-09-11T14:36:00Z">
              <w:r w:rsidRPr="0028247A">
                <w:rPr>
                  <w:rFonts w:ascii="Verdana" w:eastAsia="SimSun" w:hAnsi="Verdana" w:hint="eastAsia"/>
                  <w:color w:val="000000"/>
                  <w:sz w:val="20"/>
                  <w:szCs w:val="20"/>
                  <w:rPrChange w:id="2345" w:author="IEC960923" w:date="2013-05-08T11:40:00Z">
                    <w:rPr>
                      <w:rFonts w:ascii="Verdana" w:eastAsia="SimSun" w:hAnsi="Verdana" w:hint="eastAsi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，则</w:t>
              </w:r>
            </w:ins>
            <w:ins w:id="2346" w:author="Gao, Guan-Wei (高貫偉 ITC)" w:date="2012-09-11T14:37:00Z">
              <w:r w:rsidRPr="0028247A">
                <w:rPr>
                  <w:rFonts w:ascii="Verdana" w:eastAsia="SimSun" w:hAnsi="Verdana" w:hint="eastAsia"/>
                  <w:color w:val="000000"/>
                  <w:sz w:val="20"/>
                  <w:szCs w:val="20"/>
                  <w:rPrChange w:id="2347" w:author="IEC960923" w:date="2013-05-08T11:40:00Z">
                    <w:rPr>
                      <w:rFonts w:ascii="Verdana" w:eastAsia="SimSun" w:hAnsi="Verdana" w:hint="eastAsia"/>
                      <w:i/>
                      <w:iCs/>
                      <w:color w:val="000000"/>
                      <w:sz w:val="20"/>
                      <w:szCs w:val="20"/>
                    </w:rPr>
                  </w:rPrChange>
                </w:rPr>
                <w:t>匹配成功</w:t>
              </w:r>
            </w:ins>
          </w:p>
        </w:tc>
      </w:tr>
      <w:tr w:rsidR="001F66A3" w:rsidRPr="0082600C" w:rsidTr="00665B78">
        <w:trPr>
          <w:trHeight w:val="194"/>
        </w:trPr>
        <w:tc>
          <w:tcPr>
            <w:tcW w:w="1147" w:type="pct"/>
          </w:tcPr>
          <w:p w:rsidR="001F66A3" w:rsidRPr="0028247A" w:rsidRDefault="001F66A3" w:rsidP="001A3A17">
            <w:pPr>
              <w:jc w:val="left"/>
              <w:rPr>
                <w:rFonts w:eastAsia="SimSun"/>
                <w:rPrChange w:id="2348" w:author="IEC960923" w:date="2013-05-08T11:40:00Z">
                  <w:rPr>
                    <w:rFonts w:eastAsia="SimSun"/>
                  </w:rPr>
                </w:rPrChange>
              </w:rPr>
            </w:pPr>
          </w:p>
        </w:tc>
        <w:tc>
          <w:tcPr>
            <w:tcW w:w="3853" w:type="pct"/>
            <w:shd w:val="clear" w:color="auto" w:fill="auto"/>
          </w:tcPr>
          <w:p w:rsidR="001F66A3" w:rsidRPr="0028247A" w:rsidRDefault="001D254C" w:rsidP="001D254C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  <w:rPrChange w:id="2349" w:author="IEC960923" w:date="2013-05-08T11:40:00Z">
                  <w:rPr>
                    <w:rFonts w:eastAsia="SimSun"/>
                  </w:rPr>
                </w:rPrChange>
              </w:rPr>
            </w:pPr>
            <w:r w:rsidRPr="0028247A">
              <w:rPr>
                <w:rFonts w:eastAsia="SimSun" w:hint="eastAsia"/>
                <w:rPrChange w:id="2350" w:author="IEC960923" w:date="2013-05-08T11:40:00Z">
                  <w:rPr>
                    <w:rFonts w:eastAsia="SimSun" w:hint="eastAsia"/>
                  </w:rPr>
                </w:rPrChange>
              </w:rPr>
              <w:t>按照抽检设定作抽检并</w:t>
            </w:r>
            <w:r w:rsidR="001F66A3" w:rsidRPr="0028247A">
              <w:rPr>
                <w:rFonts w:eastAsia="SimSun" w:hint="eastAsia"/>
                <w:rPrChange w:id="2351" w:author="IEC960923" w:date="2013-05-08T11:40:00Z">
                  <w:rPr>
                    <w:rFonts w:eastAsia="SimSun" w:hint="eastAsia"/>
                  </w:rPr>
                </w:rPrChange>
              </w:rPr>
              <w:t>保存</w:t>
            </w:r>
          </w:p>
        </w:tc>
      </w:tr>
      <w:tr w:rsidR="00621885" w:rsidRPr="0082600C" w:rsidTr="00665B78">
        <w:trPr>
          <w:trHeight w:val="194"/>
          <w:ins w:id="2352" w:author="Gao, Guan-Wei (高貫偉 ITC)" w:date="2012-07-13T12:49:00Z"/>
        </w:trPr>
        <w:tc>
          <w:tcPr>
            <w:tcW w:w="1147" w:type="pct"/>
          </w:tcPr>
          <w:p w:rsidR="00621885" w:rsidRPr="0028247A" w:rsidRDefault="00621885" w:rsidP="001A3A17">
            <w:pPr>
              <w:jc w:val="left"/>
              <w:rPr>
                <w:ins w:id="2353" w:author="Gao, Guan-Wei (高貫偉 ITC)" w:date="2012-07-13T12:49:00Z"/>
                <w:rFonts w:eastAsia="SimSun"/>
                <w:rPrChange w:id="2354" w:author="IEC960923" w:date="2013-05-08T11:40:00Z">
                  <w:rPr>
                    <w:ins w:id="2355" w:author="Gao, Guan-Wei (高貫偉 ITC)" w:date="2012-07-13T12:49:00Z"/>
                    <w:rFonts w:eastAsia="SimSun"/>
                  </w:rPr>
                </w:rPrChange>
              </w:rPr>
            </w:pPr>
          </w:p>
        </w:tc>
        <w:tc>
          <w:tcPr>
            <w:tcW w:w="3853" w:type="pct"/>
            <w:shd w:val="clear" w:color="auto" w:fill="auto"/>
          </w:tcPr>
          <w:p w:rsidR="00621885" w:rsidRPr="0028247A" w:rsidRDefault="00621885" w:rsidP="001D254C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ins w:id="2356" w:author="Gao, Guan-Wei (高貫偉 ITC)" w:date="2012-07-13T12:49:00Z"/>
                <w:rFonts w:eastAsia="SimSun"/>
                <w:rPrChange w:id="2357" w:author="IEC960923" w:date="2013-05-08T11:40:00Z">
                  <w:rPr>
                    <w:ins w:id="2358" w:author="Gao, Guan-Wei (高貫偉 ITC)" w:date="2012-07-13T12:49:00Z"/>
                    <w:rFonts w:eastAsia="SimSun"/>
                  </w:rPr>
                </w:rPrChange>
              </w:rPr>
            </w:pPr>
            <w:ins w:id="2359" w:author="Gao, Guan-Wei (高貫偉 ITC)" w:date="2012-07-13T12:49:00Z">
              <w:r w:rsidRPr="0028247A">
                <w:rPr>
                  <w:rFonts w:eastAsia="SimSun" w:hint="eastAsia"/>
                  <w:rPrChange w:id="2360" w:author="IEC960923" w:date="2013-05-08T11:40:00Z">
                    <w:rPr>
                      <w:rFonts w:eastAsia="SimSun" w:hint="eastAsia"/>
                    </w:rPr>
                  </w:rPrChange>
                </w:rPr>
                <w:t>Generate ATSN7 AST Tag</w:t>
              </w:r>
            </w:ins>
          </w:p>
        </w:tc>
      </w:tr>
      <w:tr w:rsidR="001F66A3" w:rsidRPr="0082600C" w:rsidTr="00665B78">
        <w:trPr>
          <w:trHeight w:val="194"/>
        </w:trPr>
        <w:tc>
          <w:tcPr>
            <w:tcW w:w="1147" w:type="pct"/>
          </w:tcPr>
          <w:p w:rsidR="001F66A3" w:rsidRPr="0028247A" w:rsidRDefault="001F66A3" w:rsidP="0049020E">
            <w:pPr>
              <w:jc w:val="left"/>
              <w:rPr>
                <w:rFonts w:eastAsia="SimSun"/>
                <w:rPrChange w:id="2361" w:author="IEC960923" w:date="2013-05-08T11:40:00Z">
                  <w:rPr>
                    <w:rFonts w:eastAsia="SimSun"/>
                  </w:rPr>
                </w:rPrChange>
              </w:rPr>
            </w:pPr>
          </w:p>
        </w:tc>
        <w:tc>
          <w:tcPr>
            <w:tcW w:w="3853" w:type="pct"/>
            <w:shd w:val="clear" w:color="auto" w:fill="auto"/>
          </w:tcPr>
          <w:p w:rsidR="001F66A3" w:rsidRPr="0028247A" w:rsidRDefault="001F66A3" w:rsidP="00AD57CF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  <w:rPrChange w:id="2362" w:author="IEC960923" w:date="2013-05-08T11:40:00Z">
                  <w:rPr>
                    <w:rFonts w:eastAsia="SimSun"/>
                  </w:rPr>
                </w:rPrChange>
              </w:rPr>
            </w:pPr>
            <w:r w:rsidRPr="0028247A">
              <w:rPr>
                <w:rFonts w:asciiTheme="minorEastAsia" w:hAnsiTheme="minorEastAsia" w:hint="eastAsia"/>
                <w:rPrChange w:id="2363" w:author="IEC960923" w:date="2013-05-08T11:40:00Z">
                  <w:rPr>
                    <w:rFonts w:asciiTheme="minorEastAsia" w:hAnsiTheme="minorEastAsia" w:hint="eastAsia"/>
                  </w:rPr>
                </w:rPrChange>
              </w:rPr>
              <w:t>在提示框中</w:t>
            </w:r>
            <w:r w:rsidRPr="0028247A">
              <w:rPr>
                <w:rFonts w:eastAsia="SimSun" w:hint="eastAsia"/>
                <w:rPrChange w:id="2364" w:author="IEC960923" w:date="2013-05-08T11:40:00Z">
                  <w:rPr>
                    <w:rFonts w:eastAsia="SimSun" w:hint="eastAsia"/>
                  </w:rPr>
                </w:rPrChange>
              </w:rPr>
              <w:t>提示</w:t>
            </w:r>
            <w:r w:rsidRPr="0028247A">
              <w:rPr>
                <w:rFonts w:eastAsia="SimSun" w:hint="eastAsia"/>
                <w:rPrChange w:id="2365" w:author="IEC960923" w:date="2013-05-08T11:40:00Z">
                  <w:rPr>
                    <w:rFonts w:eastAsia="SimSun" w:hint="eastAsia"/>
                  </w:rPr>
                </w:rPrChange>
              </w:rPr>
              <w:t>user</w:t>
            </w:r>
          </w:p>
          <w:p w:rsidR="00DF5B4D" w:rsidRPr="0028247A" w:rsidRDefault="00DF5B4D" w:rsidP="00DF5B4D">
            <w:pPr>
              <w:pStyle w:val="ab"/>
              <w:ind w:left="360" w:firstLineChars="0" w:firstLine="0"/>
              <w:jc w:val="left"/>
              <w:rPr>
                <w:rFonts w:eastAsia="SimSun"/>
                <w:rPrChange w:id="2366" w:author="IEC960923" w:date="2013-05-08T11:40:00Z">
                  <w:rPr>
                    <w:rFonts w:eastAsia="SimSun"/>
                  </w:rPr>
                </w:rPrChange>
              </w:rPr>
            </w:pPr>
            <w:r w:rsidRPr="0028247A">
              <w:rPr>
                <w:rFonts w:eastAsia="SimSun" w:hint="eastAsia"/>
                <w:rPrChange w:id="2367" w:author="IEC960923" w:date="2013-05-08T11:40:00Z">
                  <w:rPr>
                    <w:rFonts w:eastAsia="SimSun" w:hint="eastAsia"/>
                  </w:rPr>
                </w:rPrChange>
              </w:rPr>
              <w:t>若</w:t>
            </w:r>
            <w:r w:rsidRPr="0028247A">
              <w:rPr>
                <w:rFonts w:eastAsia="SimSun" w:hint="eastAsia"/>
                <w:rPrChange w:id="2368" w:author="IEC960923" w:date="2013-05-08T11:40:00Z">
                  <w:rPr>
                    <w:rFonts w:eastAsia="SimSun" w:hint="eastAsia"/>
                  </w:rPr>
                </w:rPrChange>
              </w:rPr>
              <w:t>Check AST</w:t>
            </w:r>
            <w:r w:rsidRPr="0028247A">
              <w:rPr>
                <w:rFonts w:eastAsia="SimSun" w:hint="eastAsia"/>
                <w:rPrChange w:id="2369" w:author="IEC960923" w:date="2013-05-08T11:40:00Z">
                  <w:rPr>
                    <w:rFonts w:eastAsia="SimSun" w:hint="eastAsia"/>
                  </w:rPr>
                </w:rPrChange>
              </w:rPr>
              <w:t>错误，则提示“机器</w:t>
            </w:r>
            <w:r w:rsidR="002935C7" w:rsidRPr="0028247A">
              <w:rPr>
                <w:rFonts w:eastAsia="SimSun" w:hint="eastAsia"/>
                <w:rPrChange w:id="2370" w:author="IEC960923" w:date="2013-05-08T11:40:00Z">
                  <w:rPr>
                    <w:rFonts w:eastAsia="SimSun" w:hint="eastAsia"/>
                  </w:rPr>
                </w:rPrChange>
              </w:rPr>
              <w:t>资产标签贴附错误，请</w:t>
            </w:r>
            <w:r w:rsidR="002935C7" w:rsidRPr="0028247A">
              <w:rPr>
                <w:rFonts w:eastAsia="SimSun" w:hint="eastAsia"/>
                <w:rPrChange w:id="2371" w:author="IEC960923" w:date="2013-05-08T11:40:00Z">
                  <w:rPr>
                    <w:rFonts w:eastAsia="SimSun" w:hint="eastAsia"/>
                  </w:rPr>
                </w:rPrChange>
              </w:rPr>
              <w:t>Check</w:t>
            </w:r>
            <w:r w:rsidRPr="0028247A">
              <w:rPr>
                <w:rFonts w:eastAsia="SimSun" w:hint="eastAsia"/>
                <w:rPrChange w:id="2372" w:author="IEC960923" w:date="2013-05-08T11:40:00Z">
                  <w:rPr>
                    <w:rFonts w:eastAsia="SimSun" w:hint="eastAsia"/>
                  </w:rPr>
                </w:rPrChange>
              </w:rPr>
              <w:t>”</w:t>
            </w:r>
          </w:p>
          <w:p w:rsidR="001F66A3" w:rsidRPr="0028247A" w:rsidRDefault="001F66A3" w:rsidP="00417B23">
            <w:pPr>
              <w:ind w:firstLineChars="200" w:firstLine="420"/>
              <w:jc w:val="left"/>
              <w:rPr>
                <w:rFonts w:eastAsia="SimSun"/>
                <w:color w:val="FF0000"/>
                <w:rPrChange w:id="2373" w:author="IEC960923" w:date="2013-05-08T11:40:00Z">
                  <w:rPr>
                    <w:rFonts w:eastAsia="SimSun"/>
                    <w:color w:val="FF0000"/>
                  </w:rPr>
                </w:rPrChange>
              </w:rPr>
            </w:pPr>
            <w:r w:rsidRPr="0028247A">
              <w:rPr>
                <w:rFonts w:eastAsia="SimSun" w:hint="eastAsia"/>
                <w:color w:val="FF0000"/>
                <w:rPrChange w:id="2374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若抽检到</w:t>
            </w:r>
            <w:r w:rsidR="00C821B5" w:rsidRPr="0028247A">
              <w:rPr>
                <w:rFonts w:eastAsia="SimSun" w:hint="eastAsia"/>
                <w:color w:val="FF0000"/>
                <w:rPrChange w:id="2375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 xml:space="preserve">Real </w:t>
            </w:r>
            <w:r w:rsidRPr="0028247A">
              <w:rPr>
                <w:rFonts w:eastAsia="SimSun" w:hint="eastAsia"/>
                <w:color w:val="FF0000"/>
                <w:rPrChange w:id="2376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EPIA</w:t>
            </w:r>
            <w:r w:rsidRPr="0028247A">
              <w:rPr>
                <w:rFonts w:eastAsia="SimSun" w:hint="eastAsia"/>
                <w:color w:val="FF0000"/>
                <w:rPrChange w:id="2377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，则提示</w:t>
            </w:r>
            <w:r w:rsidRPr="0028247A">
              <w:rPr>
                <w:rFonts w:eastAsia="SimSun"/>
                <w:color w:val="FF0000"/>
                <w:rPrChange w:id="2378" w:author="IEC960923" w:date="2013-05-08T11:40:00Z">
                  <w:rPr>
                    <w:rFonts w:eastAsia="SimSun"/>
                    <w:color w:val="FF0000"/>
                  </w:rPr>
                </w:rPrChange>
              </w:rPr>
              <w:t>”</w:t>
            </w:r>
            <w:r w:rsidRPr="0028247A">
              <w:rPr>
                <w:rFonts w:asciiTheme="minorEastAsia" w:hAnsiTheme="minorEastAsia" w:hint="eastAsia"/>
                <w:color w:val="FF0000"/>
                <w:rPrChange w:id="2379" w:author="IEC960923" w:date="2013-05-08T11:40:00Z">
                  <w:rPr>
                    <w:rFonts w:asciiTheme="minorEastAsia" w:hAnsiTheme="minorEastAsia" w:hint="eastAsia"/>
                    <w:color w:val="FF0000"/>
                  </w:rPr>
                </w:rPrChange>
              </w:rPr>
              <w:t>请将机器送到</w:t>
            </w:r>
            <w:r w:rsidRPr="0028247A">
              <w:rPr>
                <w:rFonts w:eastAsia="SimSun" w:hint="eastAsia"/>
                <w:color w:val="FF0000"/>
                <w:rPrChange w:id="2380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EPIA</w:t>
            </w:r>
            <w:r w:rsidRPr="0028247A">
              <w:rPr>
                <w:rFonts w:eastAsia="SimSun"/>
                <w:color w:val="FF0000"/>
                <w:rPrChange w:id="2381" w:author="IEC960923" w:date="2013-05-08T11:40:00Z">
                  <w:rPr>
                    <w:rFonts w:eastAsia="SimSun"/>
                    <w:color w:val="FF0000"/>
                  </w:rPr>
                </w:rPrChange>
              </w:rPr>
              <w:t>!”</w:t>
            </w:r>
          </w:p>
          <w:p w:rsidR="001F66A3" w:rsidRPr="0028247A" w:rsidRDefault="001F66A3" w:rsidP="00417B23">
            <w:pPr>
              <w:ind w:firstLineChars="200" w:firstLine="420"/>
              <w:jc w:val="left"/>
              <w:rPr>
                <w:rFonts w:eastAsia="SimSun"/>
                <w:color w:val="FF0000"/>
                <w:rPrChange w:id="2382" w:author="IEC960923" w:date="2013-05-08T11:40:00Z">
                  <w:rPr>
                    <w:rFonts w:eastAsia="SimSun"/>
                    <w:color w:val="FF0000"/>
                  </w:rPr>
                </w:rPrChange>
              </w:rPr>
            </w:pPr>
            <w:r w:rsidRPr="0028247A">
              <w:rPr>
                <w:rFonts w:eastAsia="SimSun" w:hint="eastAsia"/>
                <w:color w:val="FF0000"/>
                <w:rPrChange w:id="2383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若抽检到</w:t>
            </w:r>
            <w:r w:rsidR="00C821B5" w:rsidRPr="0028247A">
              <w:rPr>
                <w:rFonts w:eastAsia="SimSun" w:hint="eastAsia"/>
                <w:color w:val="FF0000"/>
                <w:rPrChange w:id="2384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E</w:t>
            </w:r>
            <w:r w:rsidRPr="0028247A">
              <w:rPr>
                <w:rFonts w:eastAsia="SimSun" w:hint="eastAsia"/>
                <w:color w:val="FF0000"/>
                <w:rPrChange w:id="2385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PIA</w:t>
            </w:r>
            <w:r w:rsidRPr="0028247A">
              <w:rPr>
                <w:rFonts w:eastAsia="SimSun" w:hint="eastAsia"/>
                <w:color w:val="FF0000"/>
                <w:rPrChange w:id="2386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，则提示</w:t>
            </w:r>
            <w:r w:rsidRPr="0028247A">
              <w:rPr>
                <w:rFonts w:eastAsia="SimSun"/>
                <w:color w:val="FF0000"/>
                <w:rPrChange w:id="2387" w:author="IEC960923" w:date="2013-05-08T11:40:00Z">
                  <w:rPr>
                    <w:rFonts w:eastAsia="SimSun"/>
                    <w:color w:val="FF0000"/>
                  </w:rPr>
                </w:rPrChange>
              </w:rPr>
              <w:t>”</w:t>
            </w:r>
            <w:r w:rsidRPr="0028247A">
              <w:rPr>
                <w:rFonts w:asciiTheme="minorEastAsia" w:hAnsiTheme="minorEastAsia" w:hint="eastAsia"/>
                <w:color w:val="FF0000"/>
                <w:rPrChange w:id="2388" w:author="IEC960923" w:date="2013-05-08T11:40:00Z">
                  <w:rPr>
                    <w:rFonts w:asciiTheme="minorEastAsia" w:hAnsiTheme="minorEastAsia" w:hint="eastAsia"/>
                    <w:color w:val="FF0000"/>
                  </w:rPr>
                </w:rPrChange>
              </w:rPr>
              <w:t xml:space="preserve"> </w:t>
            </w:r>
            <w:r w:rsidR="00C821B5" w:rsidRPr="0028247A">
              <w:rPr>
                <w:rFonts w:asciiTheme="minorEastAsia" w:hAnsiTheme="minorEastAsia" w:hint="eastAsia"/>
                <w:color w:val="FF0000"/>
                <w:rPrChange w:id="2389" w:author="IEC960923" w:date="2013-05-08T11:40:00Z">
                  <w:rPr>
                    <w:rFonts w:asciiTheme="minorEastAsia" w:hAnsiTheme="minorEastAsia" w:hint="eastAsia"/>
                    <w:color w:val="FF0000"/>
                  </w:rPr>
                </w:rPrChange>
              </w:rPr>
              <w:t>该</w:t>
            </w:r>
            <w:r w:rsidRPr="0028247A">
              <w:rPr>
                <w:rFonts w:asciiTheme="minorEastAsia" w:hAnsiTheme="minorEastAsia" w:hint="eastAsia"/>
                <w:color w:val="FF0000"/>
                <w:rPrChange w:id="2390" w:author="IEC960923" w:date="2013-05-08T11:40:00Z">
                  <w:rPr>
                    <w:rFonts w:asciiTheme="minorEastAsia" w:hAnsiTheme="minorEastAsia" w:hint="eastAsia"/>
                    <w:color w:val="FF0000"/>
                  </w:rPr>
                </w:rPrChange>
              </w:rPr>
              <w:t>机器</w:t>
            </w:r>
            <w:r w:rsidR="00C821B5" w:rsidRPr="0028247A">
              <w:rPr>
                <w:rFonts w:asciiTheme="minorEastAsia" w:eastAsia="SimSun" w:hAnsiTheme="minorEastAsia" w:hint="eastAsia"/>
                <w:color w:val="FF0000"/>
                <w:rPrChange w:id="2391" w:author="IEC960923" w:date="2013-05-08T11:40:00Z">
                  <w:rPr>
                    <w:rFonts w:asciiTheme="minorEastAsia" w:eastAsia="SimSun" w:hAnsiTheme="minorEastAsia" w:hint="eastAsia"/>
                    <w:color w:val="FF0000"/>
                  </w:rPr>
                </w:rPrChange>
              </w:rPr>
              <w:t>Pass</w:t>
            </w:r>
            <w:r w:rsidRPr="0028247A">
              <w:rPr>
                <w:rFonts w:eastAsia="SimSun" w:hint="eastAsia"/>
                <w:color w:val="FF0000"/>
                <w:rPrChange w:id="2392" w:author="IEC960923" w:date="2013-05-08T11:40:00Z">
                  <w:rPr>
                    <w:rFonts w:eastAsia="SimSun" w:hint="eastAsia"/>
                    <w:color w:val="FF0000"/>
                  </w:rPr>
                </w:rPrChange>
              </w:rPr>
              <w:t>!</w:t>
            </w:r>
            <w:r w:rsidRPr="0028247A">
              <w:rPr>
                <w:rFonts w:eastAsia="SimSun"/>
                <w:color w:val="FF0000"/>
                <w:rPrChange w:id="2393" w:author="IEC960923" w:date="2013-05-08T11:40:00Z">
                  <w:rPr>
                    <w:rFonts w:eastAsia="SimSun"/>
                    <w:color w:val="FF0000"/>
                  </w:rPr>
                </w:rPrChange>
              </w:rPr>
              <w:t>”</w:t>
            </w:r>
          </w:p>
          <w:p w:rsidR="001F66A3" w:rsidRPr="0028247A" w:rsidRDefault="001F66A3" w:rsidP="00F74673">
            <w:pPr>
              <w:pStyle w:val="ab"/>
              <w:ind w:left="360" w:firstLineChars="0" w:firstLine="0"/>
              <w:jc w:val="left"/>
              <w:rPr>
                <w:rFonts w:eastAsia="SimSun"/>
                <w:rPrChange w:id="2394" w:author="IEC960923" w:date="2013-05-08T11:40:00Z">
                  <w:rPr>
                    <w:rFonts w:eastAsia="SimSun"/>
                  </w:rPr>
                </w:rPrChange>
              </w:rPr>
            </w:pPr>
            <w:r w:rsidRPr="0028247A">
              <w:rPr>
                <w:rFonts w:eastAsia="SimSun" w:hint="eastAsia"/>
                <w:rPrChange w:id="2395" w:author="IEC960923" w:date="2013-05-08T11:40:00Z">
                  <w:rPr>
                    <w:rFonts w:eastAsia="SimSun" w:hint="eastAsia"/>
                  </w:rPr>
                </w:rPrChange>
              </w:rPr>
              <w:t xml:space="preserve"> </w:t>
            </w:r>
            <w:r w:rsidRPr="0028247A">
              <w:rPr>
                <w:rFonts w:ascii="SimSun" w:eastAsia="SimSun" w:hAnsi="SimSun" w:cs="SimSun" w:hint="eastAsia"/>
                <w:rPrChange w:id="2396" w:author="IEC960923" w:date="2013-05-08T11:40:00Z">
                  <w:rPr>
                    <w:rFonts w:ascii="SimSun" w:eastAsia="SimSun" w:hAnsi="SimSun" w:cs="SimSun" w:hint="eastAsia"/>
                  </w:rPr>
                </w:rPrChange>
              </w:rPr>
              <w:t>若没有抽检到，则提示</w:t>
            </w:r>
            <w:r w:rsidRPr="0028247A">
              <w:rPr>
                <w:rFonts w:eastAsia="SimSun"/>
                <w:rPrChange w:id="2397" w:author="IEC960923" w:date="2013-05-08T11:40:00Z">
                  <w:rPr>
                    <w:rFonts w:eastAsia="SimSun"/>
                  </w:rPr>
                </w:rPrChange>
              </w:rPr>
              <w:t>”</w:t>
            </w:r>
            <w:r w:rsidRPr="0028247A">
              <w:rPr>
                <w:rFonts w:asciiTheme="minorEastAsia" w:hAnsiTheme="minorEastAsia" w:hint="eastAsia"/>
                <w:rPrChange w:id="2398" w:author="IEC960923" w:date="2013-05-08T11:40:00Z">
                  <w:rPr>
                    <w:rFonts w:asciiTheme="minorEastAsia" w:hAnsiTheme="minorEastAsia" w:hint="eastAsia"/>
                  </w:rPr>
                </w:rPrChange>
              </w:rPr>
              <w:t>该机器免检</w:t>
            </w:r>
            <w:r w:rsidRPr="0028247A">
              <w:rPr>
                <w:rFonts w:eastAsia="SimSun" w:hint="eastAsia"/>
                <w:rPrChange w:id="2399" w:author="IEC960923" w:date="2013-05-08T11:40:00Z">
                  <w:rPr>
                    <w:rFonts w:eastAsia="SimSun" w:hint="eastAsia"/>
                  </w:rPr>
                </w:rPrChange>
              </w:rPr>
              <w:t>!</w:t>
            </w:r>
            <w:r w:rsidRPr="0028247A">
              <w:rPr>
                <w:rFonts w:eastAsia="SimSun"/>
                <w:rPrChange w:id="2400" w:author="IEC960923" w:date="2013-05-08T11:40:00Z">
                  <w:rPr>
                    <w:rFonts w:eastAsia="SimSun"/>
                  </w:rPr>
                </w:rPrChange>
              </w:rPr>
              <w:t>”</w:t>
            </w:r>
          </w:p>
        </w:tc>
      </w:tr>
      <w:tr w:rsidR="001F66A3" w:rsidRPr="0082600C" w:rsidTr="00665B78">
        <w:trPr>
          <w:trHeight w:val="194"/>
        </w:trPr>
        <w:tc>
          <w:tcPr>
            <w:tcW w:w="1147" w:type="pct"/>
          </w:tcPr>
          <w:p w:rsidR="001F66A3" w:rsidRPr="00CB0FF4" w:rsidRDefault="001F66A3" w:rsidP="001A3A17">
            <w:pPr>
              <w:jc w:val="left"/>
              <w:rPr>
                <w:rFonts w:eastAsia="SimSun"/>
                <w:strike/>
              </w:rPr>
            </w:pPr>
          </w:p>
        </w:tc>
        <w:tc>
          <w:tcPr>
            <w:tcW w:w="3853" w:type="pct"/>
            <w:shd w:val="clear" w:color="auto" w:fill="auto"/>
          </w:tcPr>
          <w:p w:rsidR="001F66A3" w:rsidRPr="00CB0FF4" w:rsidRDefault="001F66A3" w:rsidP="00082509">
            <w:pPr>
              <w:pStyle w:val="ab"/>
              <w:numPr>
                <w:ilvl w:val="0"/>
                <w:numId w:val="14"/>
              </w:numPr>
              <w:ind w:firstLineChars="0"/>
              <w:jc w:val="left"/>
              <w:rPr>
                <w:rFonts w:eastAsia="SimSun"/>
                <w:strike/>
              </w:rPr>
            </w:pPr>
            <w:r w:rsidRPr="00CB0FF4">
              <w:rPr>
                <w:rFonts w:ascii="SimSun" w:eastAsia="SimSun" w:hAnsi="SimSun" w:cs="SimSun" w:hint="eastAsia"/>
                <w:strike/>
              </w:rPr>
              <w:t>显示</w:t>
            </w:r>
            <w:proofErr w:type="spellStart"/>
            <w:r w:rsidRPr="00CB0FF4">
              <w:rPr>
                <w:rFonts w:eastAsia="SimSun" w:hint="eastAsia"/>
                <w:strike/>
              </w:rPr>
              <w:t>ProdId</w:t>
            </w:r>
            <w:proofErr w:type="spellEnd"/>
            <w:r w:rsidRPr="00CB0FF4">
              <w:rPr>
                <w:rFonts w:ascii="SimSun" w:eastAsia="SimSun" w:hAnsi="SimSun" w:cs="SimSun" w:hint="eastAsia"/>
                <w:strike/>
              </w:rPr>
              <w:t>线别所有的</w:t>
            </w:r>
            <w:r w:rsidRPr="00CB0FF4">
              <w:rPr>
                <w:rFonts w:eastAsia="SimSun" w:hint="eastAsia"/>
                <w:strike/>
              </w:rPr>
              <w:t>model</w:t>
            </w:r>
            <w:r w:rsidRPr="00CB0FF4">
              <w:rPr>
                <w:rFonts w:ascii="SimSun" w:eastAsia="SimSun" w:hAnsi="SimSun" w:cs="SimSun" w:hint="eastAsia"/>
                <w:strike/>
              </w:rPr>
              <w:t>当天抽检记录</w:t>
            </w:r>
          </w:p>
        </w:tc>
      </w:tr>
      <w:tr w:rsidR="001F66A3" w:rsidRPr="0082600C" w:rsidTr="00665B78">
        <w:trPr>
          <w:trHeight w:val="194"/>
        </w:trPr>
        <w:tc>
          <w:tcPr>
            <w:tcW w:w="1147" w:type="pct"/>
          </w:tcPr>
          <w:p w:rsidR="001F66A3" w:rsidRPr="0082600C" w:rsidRDefault="001F66A3" w:rsidP="00665B78">
            <w:pPr>
              <w:rPr>
                <w:rFonts w:ascii="Arial" w:hAnsi="Arial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1F66A3" w:rsidRPr="0082600C" w:rsidRDefault="001F66A3" w:rsidP="00665B78">
            <w:pPr>
              <w:rPr>
                <w:rFonts w:ascii="Arial" w:hAnsi="Arial"/>
                <w:sz w:val="22"/>
              </w:rPr>
            </w:pPr>
          </w:p>
        </w:tc>
      </w:tr>
    </w:tbl>
    <w:p w:rsidR="0055625A" w:rsidRPr="000C01CB" w:rsidRDefault="0055625A" w:rsidP="0055625A">
      <w:pPr>
        <w:ind w:left="420"/>
        <w:jc w:val="left"/>
        <w:rPr>
          <w:color w:val="FF0000"/>
        </w:rPr>
      </w:pPr>
    </w:p>
    <w:p w:rsidR="0055625A" w:rsidRDefault="0055625A" w:rsidP="0055625A">
      <w:pPr>
        <w:ind w:firstLineChars="200" w:firstLine="420"/>
        <w:jc w:val="left"/>
      </w:pPr>
    </w:p>
    <w:p w:rsidR="0055625A" w:rsidRPr="00A8187C" w:rsidRDefault="0055625A" w:rsidP="0055625A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业务规则</w:t>
      </w:r>
    </w:p>
    <w:tbl>
      <w:tblPr>
        <w:tblW w:w="850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6521"/>
      </w:tblGrid>
      <w:tr w:rsidR="0055625A" w:rsidRPr="0082600C" w:rsidTr="00665B78">
        <w:trPr>
          <w:trHeight w:val="402"/>
        </w:trPr>
        <w:tc>
          <w:tcPr>
            <w:tcW w:w="1984" w:type="dxa"/>
            <w:shd w:val="clear" w:color="auto" w:fill="CCFFCC"/>
          </w:tcPr>
          <w:p w:rsidR="0055625A" w:rsidRPr="0082600C" w:rsidRDefault="0055625A" w:rsidP="00665B78">
            <w:pPr>
              <w:rPr>
                <w:rFonts w:ascii="Arial" w:hAnsi="Arial"/>
                <w:sz w:val="22"/>
              </w:rPr>
            </w:pPr>
            <w:r w:rsidRPr="0082600C">
              <w:rPr>
                <w:rFonts w:ascii="Arial" w:hAnsi="Arial" w:hint="eastAsia"/>
                <w:sz w:val="22"/>
              </w:rPr>
              <w:t>Function</w:t>
            </w:r>
          </w:p>
        </w:tc>
        <w:tc>
          <w:tcPr>
            <w:tcW w:w="6521" w:type="dxa"/>
            <w:shd w:val="clear" w:color="auto" w:fill="CCFFCC"/>
          </w:tcPr>
          <w:p w:rsidR="0055625A" w:rsidRPr="0082600C" w:rsidRDefault="0055625A" w:rsidP="00665B78">
            <w:pPr>
              <w:rPr>
                <w:rFonts w:ascii="Arial" w:hAnsi="Arial"/>
                <w:sz w:val="22"/>
              </w:rPr>
            </w:pPr>
            <w:r w:rsidRPr="0082600C">
              <w:rPr>
                <w:rFonts w:ascii="Arial" w:hAnsi="Arial" w:hint="eastAsia"/>
                <w:sz w:val="22"/>
              </w:rPr>
              <w:t>Rule</w:t>
            </w:r>
          </w:p>
        </w:tc>
      </w:tr>
      <w:tr w:rsidR="00993CEB" w:rsidRPr="0082600C" w:rsidTr="00665B78">
        <w:trPr>
          <w:trHeight w:val="422"/>
        </w:trPr>
        <w:tc>
          <w:tcPr>
            <w:tcW w:w="1984" w:type="dxa"/>
            <w:shd w:val="clear" w:color="auto" w:fill="auto"/>
          </w:tcPr>
          <w:p w:rsidR="00993CEB" w:rsidRDefault="001D254C" w:rsidP="001A3A17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9</w:t>
            </w:r>
            <w:r w:rsidR="00417B23">
              <w:rPr>
                <w:rFonts w:eastAsia="SimSun" w:hint="eastAsia"/>
              </w:rPr>
              <w:t xml:space="preserve">. </w:t>
            </w:r>
            <w:r w:rsidR="00417B23">
              <w:rPr>
                <w:rFonts w:eastAsia="SimSun" w:hint="eastAsia"/>
              </w:rPr>
              <w:t>按照抽检设定作抽检</w:t>
            </w:r>
          </w:p>
        </w:tc>
        <w:tc>
          <w:tcPr>
            <w:tcW w:w="6521" w:type="dxa"/>
            <w:shd w:val="clear" w:color="auto" w:fill="auto"/>
          </w:tcPr>
          <w:p w:rsidR="00C759FB" w:rsidRPr="00F14ABD" w:rsidRDefault="00C759FB">
            <w:pPr>
              <w:pStyle w:val="ab"/>
              <w:numPr>
                <w:ilvl w:val="0"/>
                <w:numId w:val="59"/>
              </w:numPr>
              <w:ind w:firstLineChars="0"/>
              <w:jc w:val="left"/>
              <w:rPr>
                <w:ins w:id="2401" w:author="IEC960923" w:date="2013-05-06T18:06:00Z"/>
                <w:highlight w:val="lightGray"/>
                <w:lang w:val="es-ES" w:eastAsia="zh-TW"/>
                <w:rPrChange w:id="2402" w:author="IEC960923" w:date="2013-05-08T13:06:00Z">
                  <w:rPr>
                    <w:ins w:id="2403" w:author="IEC960923" w:date="2013-05-06T18:06:00Z"/>
                    <w:highlight w:val="cyan"/>
                    <w:lang w:val="es-ES" w:eastAsia="zh-TW"/>
                  </w:rPr>
                </w:rPrChange>
              </w:rPr>
              <w:pPrChange w:id="2404" w:author="IEC960923" w:date="2013-05-06T18:06:00Z">
                <w:pPr>
                  <w:pStyle w:val="ab"/>
                  <w:numPr>
                    <w:numId w:val="55"/>
                  </w:numPr>
                  <w:ind w:left="360" w:firstLineChars="0" w:hanging="360"/>
                  <w:jc w:val="left"/>
                </w:pPr>
              </w:pPrChange>
            </w:pPr>
            <w:ins w:id="2405" w:author="IEC960923" w:date="2013-05-06T18:06:00Z">
              <w:r w:rsidRPr="00F14ABD">
                <w:rPr>
                  <w:rFonts w:cstheme="minorHAnsi" w:hint="eastAsia"/>
                  <w:sz w:val="22"/>
                  <w:highlight w:val="lightGray"/>
                  <w:lang w:eastAsia="zh-TW"/>
                  <w:rPrChange w:id="2406" w:author="IEC960923" w:date="2013-05-08T13:06:00Z">
                    <w:rPr>
                      <w:rFonts w:cstheme="minorHAnsi" w:hint="eastAsia"/>
                      <w:sz w:val="22"/>
                      <w:highlight w:val="cyan"/>
                      <w:lang w:eastAsia="zh-TW"/>
                    </w:rPr>
                  </w:rPrChange>
                </w:rPr>
                <w:t>獲取廠別</w:t>
              </w:r>
              <w:r w:rsidRPr="00F14ABD">
                <w:rPr>
                  <w:rFonts w:cstheme="minorHAnsi"/>
                  <w:sz w:val="22"/>
                  <w:highlight w:val="lightGray"/>
                  <w:lang w:eastAsia="zh-TW"/>
                  <w:rPrChange w:id="2407" w:author="IEC960923" w:date="2013-05-08T13:06:00Z">
                    <w:rPr>
                      <w:rFonts w:cstheme="minorHAnsi"/>
                      <w:sz w:val="22"/>
                      <w:highlight w:val="cyan"/>
                      <w:lang w:eastAsia="zh-TW"/>
                    </w:rPr>
                  </w:rPrChange>
                </w:rPr>
                <w:t>@Plant</w:t>
              </w:r>
              <w:r w:rsidRPr="00F14ABD">
                <w:rPr>
                  <w:rFonts w:cstheme="minorHAnsi" w:hint="eastAsia"/>
                  <w:sz w:val="22"/>
                  <w:highlight w:val="lightGray"/>
                  <w:lang w:eastAsia="zh-TW"/>
                  <w:rPrChange w:id="2408" w:author="IEC960923" w:date="2013-05-08T13:06:00Z">
                    <w:rPr>
                      <w:rFonts w:cstheme="minorHAnsi" w:hint="eastAsia"/>
                      <w:sz w:val="22"/>
                      <w:highlight w:val="cyan"/>
                      <w:lang w:eastAsia="zh-TW"/>
                    </w:rPr>
                  </w:rPrChange>
                </w:rPr>
                <w:t>，参见</w:t>
              </w:r>
              <w:r w:rsidRPr="00F14ABD">
                <w:rPr>
                  <w:rFonts w:cstheme="minorHAnsi"/>
                  <w:sz w:val="22"/>
                  <w:highlight w:val="lightGray"/>
                  <w:lang w:eastAsia="zh-TW"/>
                  <w:rPrChange w:id="2409" w:author="IEC960923" w:date="2013-05-08T13:06:00Z">
                    <w:rPr>
                      <w:rFonts w:cstheme="minorHAnsi"/>
                      <w:sz w:val="22"/>
                      <w:highlight w:val="cyan"/>
                      <w:lang w:eastAsia="zh-TW"/>
                    </w:rPr>
                  </w:rPrChange>
                </w:rPr>
                <w:t>[CI-MES12-SPEC-000-UC Common Rule.doc] 2.8</w:t>
              </w:r>
            </w:ins>
          </w:p>
          <w:p w:rsidR="00C759FB" w:rsidRPr="00F14ABD" w:rsidRDefault="00C759FB">
            <w:pPr>
              <w:pStyle w:val="ab"/>
              <w:numPr>
                <w:ilvl w:val="0"/>
                <w:numId w:val="59"/>
              </w:numPr>
              <w:ind w:firstLineChars="0"/>
              <w:jc w:val="left"/>
              <w:rPr>
                <w:ins w:id="2410" w:author="IEC960923" w:date="2013-05-06T18:07:00Z"/>
                <w:rFonts w:cstheme="minorHAnsi"/>
                <w:sz w:val="22"/>
                <w:highlight w:val="lightGray"/>
                <w:lang w:val="es-ES" w:eastAsia="zh-TW"/>
                <w:rPrChange w:id="2411" w:author="IEC960923" w:date="2013-05-08T13:06:00Z">
                  <w:rPr>
                    <w:ins w:id="2412" w:author="IEC960923" w:date="2013-05-06T18:07:00Z"/>
                    <w:rFonts w:cstheme="minorHAnsi"/>
                    <w:sz w:val="22"/>
                    <w:highlight w:val="cyan"/>
                    <w:lang w:val="es-ES" w:eastAsia="zh-TW"/>
                  </w:rPr>
                </w:rPrChange>
              </w:rPr>
              <w:pPrChange w:id="2413" w:author="IEC960923" w:date="2013-05-06T18:06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  <w:ins w:id="2414" w:author="IEC960923" w:date="2013-05-06T18:06:00Z">
              <w:r w:rsidRPr="00F14ABD">
                <w:rPr>
                  <w:rFonts w:cstheme="minorHAnsi" w:hint="eastAsia"/>
                  <w:sz w:val="22"/>
                  <w:highlight w:val="lightGray"/>
                  <w:lang w:val="es-ES" w:eastAsia="zh-TW"/>
                  <w:rPrChange w:id="2415" w:author="IEC960923" w:date="2013-05-08T13:06:00Z">
                    <w:rPr>
                      <w:rFonts w:cstheme="minorHAnsi" w:hint="eastAsia"/>
                      <w:sz w:val="22"/>
                      <w:highlight w:val="cyan"/>
                      <w:lang w:eastAsia="zh-TW"/>
                    </w:rPr>
                  </w:rPrChange>
                </w:rPr>
                <w:t>若</w:t>
              </w:r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16" w:author="IEC960923" w:date="2013-05-08T13:06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@Plant=</w:t>
              </w:r>
              <w:proofErr w:type="gramStart"/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17" w:author="IEC960923" w:date="2013-05-08T13:06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’</w:t>
              </w:r>
              <w:proofErr w:type="gramEnd"/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18" w:author="IEC960923" w:date="2013-05-08T13:06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I</w:t>
              </w:r>
              <w:r w:rsidRPr="00F14ABD">
                <w:rPr>
                  <w:rFonts w:cstheme="minorHAnsi" w:hint="eastAsia"/>
                  <w:sz w:val="22"/>
                  <w:highlight w:val="lightGray"/>
                  <w:lang w:val="es-ES" w:eastAsia="zh-TW"/>
                  <w:rPrChange w:id="2419" w:author="IEC960923" w:date="2013-05-08T13:06:00Z">
                    <w:rPr>
                      <w:rFonts w:cstheme="minorHAnsi" w:hint="eastAsia"/>
                      <w:sz w:val="22"/>
                      <w:highlight w:val="cyan"/>
                      <w:lang w:val="es-ES" w:eastAsia="zh-TW"/>
                    </w:rPr>
                  </w:rPrChange>
                </w:rPr>
                <w:t>P</w:t>
              </w:r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20" w:author="IEC960923" w:date="2013-05-08T13:06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C</w:t>
              </w:r>
              <w:proofErr w:type="gramStart"/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21" w:author="IEC960923" w:date="2013-05-08T13:06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’</w:t>
              </w:r>
              <w:proofErr w:type="gramEnd"/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22" w:author="IEC960923" w:date="2013-05-08T13:06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(</w:t>
              </w:r>
            </w:ins>
            <w:ins w:id="2423" w:author="IEC960923" w:date="2013-05-06T18:07:00Z">
              <w:r w:rsidRPr="00F14ABD">
                <w:rPr>
                  <w:rFonts w:cstheme="minorHAnsi" w:hint="eastAsia"/>
                  <w:sz w:val="22"/>
                  <w:highlight w:val="lightGray"/>
                  <w:lang w:val="es-ES" w:eastAsia="zh-TW"/>
                  <w:rPrChange w:id="2424" w:author="IEC960923" w:date="2013-05-08T13:06:00Z">
                    <w:rPr>
                      <w:rFonts w:cstheme="minorHAnsi" w:hint="eastAsia"/>
                      <w:sz w:val="22"/>
                      <w:highlight w:val="cyan"/>
                      <w:lang w:val="es-ES" w:eastAsia="zh-TW"/>
                    </w:rPr>
                  </w:rPrChange>
                </w:rPr>
                <w:t>上海</w:t>
              </w:r>
            </w:ins>
            <w:ins w:id="2425" w:author="IEC960923" w:date="2013-05-06T18:06:00Z">
              <w:r w:rsidRPr="00F14ABD">
                <w:rPr>
                  <w:rFonts w:cstheme="minorHAnsi" w:hint="eastAsia"/>
                  <w:sz w:val="22"/>
                  <w:highlight w:val="lightGray"/>
                  <w:lang w:val="es-ES" w:eastAsia="zh-TW"/>
                  <w:rPrChange w:id="2426" w:author="IEC960923" w:date="2013-05-08T13:06:00Z">
                    <w:rPr>
                      <w:rFonts w:cstheme="minorHAnsi" w:hint="eastAsia"/>
                      <w:sz w:val="22"/>
                      <w:highlight w:val="cyan"/>
                      <w:lang w:val="es-ES" w:eastAsia="zh-TW"/>
                    </w:rPr>
                  </w:rPrChange>
                </w:rPr>
                <w:t>廠</w:t>
              </w:r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27" w:author="IEC960923" w:date="2013-05-08T13:06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)</w:t>
              </w:r>
              <w:r w:rsidRPr="00F14ABD">
                <w:rPr>
                  <w:rFonts w:cstheme="minorHAnsi" w:hint="eastAsia"/>
                  <w:sz w:val="22"/>
                  <w:highlight w:val="lightGray"/>
                  <w:lang w:val="es-ES" w:eastAsia="zh-TW"/>
                  <w:rPrChange w:id="2428" w:author="IEC960923" w:date="2013-05-08T13:06:00Z">
                    <w:rPr>
                      <w:rFonts w:cstheme="minorHAnsi" w:hint="eastAsia"/>
                      <w:sz w:val="22"/>
                      <w:highlight w:val="cyan"/>
                      <w:lang w:val="es-ES" w:eastAsia="zh-TW"/>
                    </w:rPr>
                  </w:rPrChange>
                </w:rPr>
                <w:t>，</w:t>
              </w:r>
            </w:ins>
          </w:p>
          <w:p w:rsidR="00C759FB" w:rsidRPr="0028247A" w:rsidRDefault="00C759FB">
            <w:pPr>
              <w:pStyle w:val="ab"/>
              <w:ind w:left="360" w:firstLineChars="0" w:firstLine="0"/>
              <w:jc w:val="left"/>
              <w:rPr>
                <w:ins w:id="2429" w:author="IEC960923" w:date="2013-05-06T18:06:00Z"/>
                <w:lang w:val="es-ES" w:eastAsia="zh-TW"/>
                <w:rPrChange w:id="2430" w:author="IEC960923" w:date="2013-05-08T11:40:00Z">
                  <w:rPr>
                    <w:ins w:id="2431" w:author="IEC960923" w:date="2013-05-06T18:06:00Z"/>
                    <w:rFonts w:cstheme="minorHAnsi"/>
                    <w:sz w:val="22"/>
                    <w:highlight w:val="cyan"/>
                    <w:lang w:eastAsia="zh-TW"/>
                  </w:rPr>
                </w:rPrChange>
              </w:rPr>
              <w:pPrChange w:id="2432" w:author="IEC960923" w:date="2013-05-06T18:07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  <w:ins w:id="2433" w:author="IEC960923" w:date="2013-05-06T18:07:00Z">
              <w:r w:rsidRPr="0028247A">
                <w:rPr>
                  <w:rFonts w:eastAsia="SimSun" w:hint="eastAsia"/>
                  <w:rPrChange w:id="2434" w:author="IEC960923" w:date="2013-05-08T11:40:00Z">
                    <w:rPr>
                      <w:rFonts w:eastAsia="SimSun" w:hint="eastAsia"/>
                      <w:highlight w:val="lightGray"/>
                    </w:rPr>
                  </w:rPrChange>
                </w:rPr>
                <w:t>调用存储过程：</w:t>
              </w:r>
              <w:proofErr w:type="spellStart"/>
              <w:r w:rsidRPr="0028247A">
                <w:rPr>
                  <w:rFonts w:eastAsia="SimSun"/>
                  <w:rPrChange w:id="2435" w:author="IEC960923" w:date="2013-05-08T11:40:00Z">
                    <w:rPr>
                      <w:rFonts w:eastAsia="SimSun"/>
                      <w:highlight w:val="lightGray"/>
                    </w:rPr>
                  </w:rPrChange>
                </w:rPr>
                <w:t>op_MVS_Get_Product_CheckType</w:t>
              </w:r>
            </w:ins>
            <w:proofErr w:type="spellEnd"/>
          </w:p>
          <w:p w:rsidR="00C759FB" w:rsidRPr="00F14ABD" w:rsidRDefault="00C759FB">
            <w:pPr>
              <w:pStyle w:val="ab"/>
              <w:numPr>
                <w:ilvl w:val="0"/>
                <w:numId w:val="59"/>
              </w:numPr>
              <w:ind w:firstLineChars="0"/>
              <w:jc w:val="left"/>
              <w:rPr>
                <w:ins w:id="2436" w:author="IEC960923" w:date="2013-05-06T18:07:00Z"/>
                <w:rFonts w:cstheme="minorHAnsi"/>
                <w:sz w:val="22"/>
                <w:highlight w:val="lightGray"/>
                <w:lang w:val="es-ES" w:eastAsia="zh-TW"/>
                <w:rPrChange w:id="2437" w:author="IEC960923" w:date="2013-05-08T13:07:00Z">
                  <w:rPr>
                    <w:ins w:id="2438" w:author="IEC960923" w:date="2013-05-06T18:07:00Z"/>
                    <w:rFonts w:cstheme="minorHAnsi"/>
                    <w:sz w:val="22"/>
                    <w:highlight w:val="cyan"/>
                    <w:lang w:val="es-ES" w:eastAsia="zh-TW"/>
                  </w:rPr>
                </w:rPrChange>
              </w:rPr>
              <w:pPrChange w:id="2439" w:author="IEC960923" w:date="2013-05-06T18:06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  <w:ins w:id="2440" w:author="IEC960923" w:date="2013-05-06T18:06:00Z">
              <w:r w:rsidRPr="00F14ABD">
                <w:rPr>
                  <w:rFonts w:cstheme="minorHAnsi" w:hint="eastAsia"/>
                  <w:sz w:val="22"/>
                  <w:highlight w:val="lightGray"/>
                  <w:lang w:val="es-ES" w:eastAsia="zh-TW"/>
                  <w:rPrChange w:id="2441" w:author="IEC960923" w:date="2013-05-08T13:07:00Z">
                    <w:rPr>
                      <w:rFonts w:cstheme="minorHAnsi" w:hint="eastAsia"/>
                      <w:sz w:val="22"/>
                      <w:highlight w:val="cyan"/>
                      <w:lang w:eastAsia="zh-TW"/>
                    </w:rPr>
                  </w:rPrChange>
                </w:rPr>
                <w:t>若</w:t>
              </w:r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42" w:author="IEC960923" w:date="2013-05-08T13:07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@Plant=</w:t>
              </w:r>
              <w:proofErr w:type="gramStart"/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43" w:author="IEC960923" w:date="2013-05-08T13:07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’</w:t>
              </w:r>
              <w:proofErr w:type="gramEnd"/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44" w:author="IEC960923" w:date="2013-05-08T13:07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ICC</w:t>
              </w:r>
              <w:proofErr w:type="gramStart"/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45" w:author="IEC960923" w:date="2013-05-08T13:07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’</w:t>
              </w:r>
              <w:proofErr w:type="gramEnd"/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46" w:author="IEC960923" w:date="2013-05-08T13:07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(</w:t>
              </w:r>
              <w:r w:rsidRPr="00F14ABD">
                <w:rPr>
                  <w:rFonts w:cstheme="minorHAnsi" w:hint="eastAsia"/>
                  <w:sz w:val="22"/>
                  <w:highlight w:val="lightGray"/>
                  <w:lang w:val="es-ES" w:eastAsia="zh-TW"/>
                  <w:rPrChange w:id="2447" w:author="IEC960923" w:date="2013-05-08T13:07:00Z">
                    <w:rPr>
                      <w:rFonts w:cstheme="minorHAnsi" w:hint="eastAsia"/>
                      <w:sz w:val="22"/>
                      <w:highlight w:val="cyan"/>
                      <w:lang w:val="es-ES" w:eastAsia="zh-TW"/>
                    </w:rPr>
                  </w:rPrChange>
                </w:rPr>
                <w:t>重慶廠</w:t>
              </w:r>
              <w:r w:rsidRPr="00F14ABD">
                <w:rPr>
                  <w:rFonts w:cstheme="minorHAnsi"/>
                  <w:sz w:val="22"/>
                  <w:highlight w:val="lightGray"/>
                  <w:lang w:val="es-ES" w:eastAsia="zh-TW"/>
                  <w:rPrChange w:id="2448" w:author="IEC960923" w:date="2013-05-08T13:07:00Z">
                    <w:rPr>
                      <w:rFonts w:cstheme="minorHAnsi"/>
                      <w:sz w:val="22"/>
                      <w:highlight w:val="cyan"/>
                      <w:lang w:val="es-ES" w:eastAsia="zh-TW"/>
                    </w:rPr>
                  </w:rPrChange>
                </w:rPr>
                <w:t>)</w:t>
              </w:r>
              <w:r w:rsidRPr="00F14ABD">
                <w:rPr>
                  <w:rFonts w:cstheme="minorHAnsi" w:hint="eastAsia"/>
                  <w:sz w:val="22"/>
                  <w:highlight w:val="lightGray"/>
                  <w:lang w:val="es-ES" w:eastAsia="zh-TW"/>
                  <w:rPrChange w:id="2449" w:author="IEC960923" w:date="2013-05-08T13:07:00Z">
                    <w:rPr>
                      <w:rFonts w:cstheme="minorHAnsi" w:hint="eastAsia"/>
                      <w:sz w:val="22"/>
                      <w:highlight w:val="cyan"/>
                      <w:lang w:val="es-ES" w:eastAsia="zh-TW"/>
                    </w:rPr>
                  </w:rPrChange>
                </w:rPr>
                <w:t>，</w:t>
              </w:r>
            </w:ins>
          </w:p>
          <w:p w:rsidR="00C759FB" w:rsidRPr="00F14ABD" w:rsidRDefault="00C759FB">
            <w:pPr>
              <w:pStyle w:val="ab"/>
              <w:ind w:left="360" w:firstLineChars="0" w:firstLine="0"/>
              <w:jc w:val="left"/>
              <w:rPr>
                <w:ins w:id="2450" w:author="IEC960923" w:date="2013-05-06T18:06:00Z"/>
                <w:rFonts w:cstheme="minorHAnsi"/>
                <w:sz w:val="22"/>
                <w:highlight w:val="lightGray"/>
                <w:lang w:val="es-ES" w:eastAsia="zh-TW"/>
                <w:rPrChange w:id="2451" w:author="IEC960923" w:date="2013-05-08T13:07:00Z">
                  <w:rPr>
                    <w:ins w:id="2452" w:author="IEC960923" w:date="2013-05-06T18:06:00Z"/>
                    <w:highlight w:val="lightGray"/>
                    <w:lang w:eastAsia="zh-TW"/>
                  </w:rPr>
                </w:rPrChange>
              </w:rPr>
              <w:pPrChange w:id="2453" w:author="IEC960923" w:date="2013-05-06T18:07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  <w:ins w:id="2454" w:author="IEC960923" w:date="2013-05-06T18:07:00Z">
              <w:r w:rsidRPr="00F14ABD">
                <w:rPr>
                  <w:rFonts w:cstheme="minorHAnsi" w:hint="eastAsia"/>
                  <w:sz w:val="22"/>
                  <w:highlight w:val="lightGray"/>
                  <w:lang w:val="es-ES" w:eastAsia="zh-TW"/>
                  <w:rPrChange w:id="2455" w:author="IEC960923" w:date="2013-05-08T13:07:00Z">
                    <w:rPr>
                      <w:rFonts w:eastAsia="SimSun" w:hint="eastAsia"/>
                      <w:highlight w:val="lightGray"/>
                    </w:rPr>
                  </w:rPrChange>
                </w:rPr>
                <w:t>调用存储过程：</w:t>
              </w:r>
            </w:ins>
            <w:ins w:id="2456" w:author="IEC960923" w:date="2013-05-07T16:16:00Z">
              <w:r w:rsidR="00BB3813" w:rsidRPr="00F14ABD">
                <w:rPr>
                  <w:rFonts w:ascii="Courier New" w:hAnsi="Courier New" w:cs="Courier New"/>
                  <w:noProof/>
                  <w:color w:val="008000"/>
                  <w:kern w:val="0"/>
                  <w:sz w:val="20"/>
                  <w:szCs w:val="20"/>
                  <w:highlight w:val="lightGray"/>
                  <w:rPrChange w:id="2457" w:author="IEC960923" w:date="2013-05-08T13:07:00Z">
                    <w:rPr>
                      <w:rFonts w:ascii="Courier New" w:hAnsi="Courier New" w:cs="Courier New"/>
                      <w:noProof/>
                      <w:color w:val="008000"/>
                      <w:kern w:val="0"/>
                      <w:sz w:val="20"/>
                      <w:szCs w:val="20"/>
                    </w:rPr>
                  </w:rPrChange>
                </w:rPr>
                <w:t>op_MVS_Get_Product_EPIA_ICC</w:t>
              </w:r>
            </w:ins>
          </w:p>
          <w:p w:rsidR="00BA4E9B" w:rsidRPr="0028247A" w:rsidDel="008C7844" w:rsidRDefault="00450B81">
            <w:pPr>
              <w:jc w:val="left"/>
              <w:rPr>
                <w:ins w:id="2458" w:author="Gao, Guan-Wei (高貫偉 ITC)" w:date="2012-09-11T14:40:00Z"/>
                <w:del w:id="2459" w:author="IEC960923" w:date="2013-05-06T18:08:00Z"/>
                <w:rFonts w:eastAsia="SimSun"/>
                <w:rPrChange w:id="2460" w:author="IEC960923" w:date="2013-05-08T11:40:00Z">
                  <w:rPr>
                    <w:ins w:id="2461" w:author="Gao, Guan-Wei (高貫偉 ITC)" w:date="2012-09-11T14:40:00Z"/>
                    <w:del w:id="2462" w:author="IEC960923" w:date="2013-05-06T18:08:00Z"/>
                    <w:rFonts w:eastAsia="SimSun"/>
                  </w:rPr>
                </w:rPrChange>
              </w:rPr>
              <w:pPrChange w:id="2463" w:author="Gao, Guan-Wei (高貫偉 ITC)" w:date="2012-09-11T14:38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  <w:ins w:id="2464" w:author="Gao, Guan-Wei (高貫偉 ITC)" w:date="2012-09-11T14:38:00Z">
              <w:del w:id="2465" w:author="IEC960923" w:date="2013-05-06T18:07:00Z">
                <w:r w:rsidRPr="0028247A" w:rsidDel="00C759FB">
                  <w:rPr>
                    <w:rFonts w:eastAsia="SimSun" w:hint="eastAsia"/>
                    <w:rPrChange w:id="2466" w:author="IEC960923" w:date="2013-05-08T11:40:00Z">
                      <w:rPr>
                        <w:rFonts w:eastAsia="SimSun" w:hint="eastAsia"/>
                        <w:i/>
                        <w:iCs/>
                        <w:color w:val="000000"/>
                      </w:rPr>
                    </w:rPrChange>
                  </w:rPr>
                  <w:delText>调用存储过程：</w:delText>
                </w:r>
              </w:del>
            </w:ins>
            <w:ins w:id="2467" w:author="Gao, Guan-Wei (高貫偉 ITC)" w:date="2012-09-11T14:40:00Z">
              <w:del w:id="2468" w:author="IEC960923" w:date="2013-05-06T18:07:00Z">
                <w:r w:rsidRPr="0028247A" w:rsidDel="00C759FB">
                  <w:rPr>
                    <w:rFonts w:eastAsia="SimSun"/>
                    <w:rPrChange w:id="2469" w:author="IEC960923" w:date="2013-05-08T11:40:00Z">
                      <w:rPr>
                        <w:rFonts w:eastAsia="SimSun"/>
                        <w:i/>
                        <w:iCs/>
                        <w:color w:val="000000"/>
                      </w:rPr>
                    </w:rPrChange>
                  </w:rPr>
                  <w:delText>op_MVS_Get_Product_CheckType</w:delText>
                </w:r>
              </w:del>
            </w:ins>
          </w:p>
          <w:p w:rsidR="00BA4E9B" w:rsidRPr="0028247A" w:rsidRDefault="00BA4E9B">
            <w:pPr>
              <w:jc w:val="left"/>
              <w:rPr>
                <w:ins w:id="2470" w:author="Gao, Guan-Wei (高貫偉 ITC)" w:date="2012-09-11T14:40:00Z"/>
                <w:rFonts w:eastAsia="SimSun"/>
                <w:rPrChange w:id="2471" w:author="IEC960923" w:date="2013-05-08T11:40:00Z">
                  <w:rPr>
                    <w:ins w:id="2472" w:author="Gao, Guan-Wei (高貫偉 ITC)" w:date="2012-09-11T14:40:00Z"/>
                    <w:rFonts w:eastAsia="SimSun"/>
                  </w:rPr>
                </w:rPrChange>
              </w:rPr>
              <w:pPrChange w:id="2473" w:author="Gao, Guan-Wei (高貫偉 ITC)" w:date="2012-09-11T14:38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</w:p>
          <w:p w:rsidR="00BA4E9B" w:rsidRPr="0028247A" w:rsidRDefault="00450B81">
            <w:pPr>
              <w:jc w:val="left"/>
              <w:rPr>
                <w:ins w:id="2474" w:author="Gao, Guan-Wei (高貫偉 ITC)" w:date="2012-09-11T14:41:00Z"/>
                <w:rFonts w:eastAsia="SimSun"/>
                <w:rPrChange w:id="2475" w:author="IEC960923" w:date="2013-05-08T11:40:00Z">
                  <w:rPr>
                    <w:ins w:id="2476" w:author="Gao, Guan-Wei (高貫偉 ITC)" w:date="2012-09-11T14:41:00Z"/>
                    <w:rFonts w:eastAsia="SimSun"/>
                  </w:rPr>
                </w:rPrChange>
              </w:rPr>
              <w:pPrChange w:id="2477" w:author="Gao, Guan-Wei (高貫偉 ITC)" w:date="2012-09-11T14:38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  <w:ins w:id="2478" w:author="Gao, Guan-Wei (高貫偉 ITC)" w:date="2012-09-11T14:40:00Z">
              <w:r w:rsidRPr="0028247A">
                <w:rPr>
                  <w:rFonts w:eastAsia="SimSun" w:hint="eastAsia"/>
                  <w:rPrChange w:id="2479" w:author="IEC960923" w:date="2013-05-08T11:40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若返回第一列为</w:t>
              </w:r>
              <w:r w:rsidRPr="0028247A">
                <w:rPr>
                  <w:rFonts w:eastAsia="SimSun"/>
                  <w:rPrChange w:id="2480" w:author="IEC960923" w:date="2013-05-08T11:40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 xml:space="preserve"> ‘ERROR’</w:t>
              </w:r>
              <w:r w:rsidRPr="0028247A">
                <w:rPr>
                  <w:rFonts w:eastAsia="SimSun" w:hint="eastAsia"/>
                  <w:rPrChange w:id="2481" w:author="IEC960923" w:date="2013-05-08T11:40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，则报错，</w:t>
              </w:r>
            </w:ins>
            <w:ins w:id="2482" w:author="Gao, Guan-Wei (高貫偉 ITC)" w:date="2012-09-11T14:41:00Z">
              <w:r w:rsidRPr="0028247A">
                <w:rPr>
                  <w:rFonts w:eastAsia="SimSun" w:hint="eastAsia"/>
                  <w:rPrChange w:id="2483" w:author="IEC960923" w:date="2013-05-08T11:40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报错信息为第二列内容</w:t>
              </w:r>
            </w:ins>
          </w:p>
          <w:p w:rsidR="00BA4E9B" w:rsidRPr="0028247A" w:rsidRDefault="00450B81">
            <w:pPr>
              <w:jc w:val="left"/>
              <w:rPr>
                <w:ins w:id="2484" w:author="Gao, Guan-Wei (高貫偉 ITC)" w:date="2012-09-11T14:41:00Z"/>
                <w:rFonts w:eastAsia="SimSun"/>
                <w:rPrChange w:id="2485" w:author="IEC960923" w:date="2013-05-08T11:40:00Z">
                  <w:rPr>
                    <w:ins w:id="2486" w:author="Gao, Guan-Wei (高貫偉 ITC)" w:date="2012-09-11T14:41:00Z"/>
                    <w:rFonts w:eastAsia="SimSun"/>
                  </w:rPr>
                </w:rPrChange>
              </w:rPr>
              <w:pPrChange w:id="2487" w:author="Gao, Guan-Wei (高貫偉 ITC)" w:date="2012-09-11T14:38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  <w:ins w:id="2488" w:author="Gao, Guan-Wei (高貫偉 ITC)" w:date="2012-09-11T14:41:00Z">
              <w:r w:rsidRPr="0028247A">
                <w:rPr>
                  <w:rFonts w:eastAsia="SimSun" w:hint="eastAsia"/>
                  <w:rPrChange w:id="2489" w:author="IEC960923" w:date="2013-05-08T11:40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若返回第一列为</w:t>
              </w:r>
              <w:r w:rsidRPr="0028247A">
                <w:rPr>
                  <w:rFonts w:eastAsia="SimSun"/>
                  <w:rPrChange w:id="2490" w:author="IEC960923" w:date="2013-05-08T11:40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’SUCCESS’</w:t>
              </w:r>
              <w:r w:rsidRPr="0028247A">
                <w:rPr>
                  <w:rFonts w:eastAsia="SimSun" w:hint="eastAsia"/>
                  <w:rPrChange w:id="2491" w:author="IEC960923" w:date="2013-05-08T11:40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，则第二列为</w:t>
              </w:r>
              <w:r w:rsidRPr="0028247A">
                <w:rPr>
                  <w:rFonts w:eastAsia="SimSun"/>
                  <w:rPrChange w:id="2492" w:author="IEC960923" w:date="2013-05-08T11:40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EPIA</w:t>
              </w:r>
              <w:r w:rsidRPr="0028247A">
                <w:rPr>
                  <w:rFonts w:eastAsia="SimSun" w:hint="eastAsia"/>
                  <w:rPrChange w:id="2493" w:author="IEC960923" w:date="2013-05-08T11:40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抽检结果</w:t>
              </w:r>
            </w:ins>
          </w:p>
          <w:p w:rsidR="00BA4E9B" w:rsidRPr="0028247A" w:rsidRDefault="00450B81">
            <w:pPr>
              <w:jc w:val="left"/>
              <w:rPr>
                <w:ins w:id="2494" w:author="Gao, Guan-Wei (高貫偉 ITC)" w:date="2012-09-11T14:41:00Z"/>
                <w:rFonts w:eastAsia="SimSun"/>
                <w:rPrChange w:id="2495" w:author="IEC960923" w:date="2013-05-08T11:40:00Z">
                  <w:rPr>
                    <w:ins w:id="2496" w:author="Gao, Guan-Wei (高貫偉 ITC)" w:date="2012-09-11T14:41:00Z"/>
                    <w:rFonts w:eastAsia="SimSun"/>
                  </w:rPr>
                </w:rPrChange>
              </w:rPr>
              <w:pPrChange w:id="2497" w:author="Gao, Guan-Wei (高貫偉 ITC)" w:date="2012-09-11T14:38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  <w:ins w:id="2498" w:author="Gao, Guan-Wei (高貫偉 ITC)" w:date="2012-09-11T14:43:00Z">
              <w:r w:rsidRPr="0028247A">
                <w:rPr>
                  <w:rFonts w:eastAsia="SimSun"/>
                  <w:rPrChange w:id="2499" w:author="IEC960923" w:date="2013-05-08T11:40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‘</w:t>
              </w:r>
            </w:ins>
            <w:ins w:id="2500" w:author="Gao, Guan-Wei (高貫偉 ITC)" w:date="2012-09-11T14:41:00Z">
              <w:r w:rsidRPr="0028247A">
                <w:rPr>
                  <w:rFonts w:eastAsia="SimSun"/>
                  <w:rPrChange w:id="2501" w:author="IEC960923" w:date="2013-05-08T11:40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PASS</w:t>
              </w:r>
            </w:ins>
            <w:ins w:id="2502" w:author="Gao, Guan-Wei (高貫偉 ITC)" w:date="2012-09-11T14:43:00Z">
              <w:r w:rsidRPr="0028247A">
                <w:rPr>
                  <w:rFonts w:eastAsia="SimSun"/>
                  <w:rPrChange w:id="2503" w:author="IEC960923" w:date="2013-05-08T11:40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’</w:t>
              </w:r>
            </w:ins>
            <w:ins w:id="2504" w:author="Gao, Guan-Wei (高貫偉 ITC)" w:date="2012-09-11T14:41:00Z">
              <w:r w:rsidRPr="0028247A">
                <w:rPr>
                  <w:rFonts w:eastAsia="SimSun" w:hint="eastAsia"/>
                  <w:rPrChange w:id="2505" w:author="IEC960923" w:date="2013-05-08T11:40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为免检</w:t>
              </w:r>
            </w:ins>
          </w:p>
          <w:p w:rsidR="00BA4E9B" w:rsidRDefault="00450B81">
            <w:pPr>
              <w:jc w:val="left"/>
              <w:rPr>
                <w:ins w:id="2506" w:author="Gao, Guan-Wei (高貫偉 ITC)" w:date="2012-09-11T14:38:00Z"/>
                <w:rFonts w:eastAsia="SimSun"/>
              </w:rPr>
              <w:pPrChange w:id="2507" w:author="Gao, Guan-Wei (高貫偉 ITC)" w:date="2012-09-11T14:38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  <w:ins w:id="2508" w:author="Gao, Guan-Wei (高貫偉 ITC)" w:date="2012-09-11T14:43:00Z">
              <w:r w:rsidRPr="0028247A">
                <w:rPr>
                  <w:rFonts w:eastAsia="SimSun"/>
                  <w:rPrChange w:id="2509" w:author="IEC960923" w:date="2013-05-08T11:40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‘</w:t>
              </w:r>
            </w:ins>
            <w:ins w:id="2510" w:author="Gao, Guan-Wei (高貫偉 ITC)" w:date="2012-09-11T14:41:00Z">
              <w:r w:rsidRPr="0028247A">
                <w:rPr>
                  <w:rFonts w:eastAsia="SimSun"/>
                  <w:rPrChange w:id="2511" w:author="IEC960923" w:date="2013-05-08T11:40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EPIA</w:t>
              </w:r>
            </w:ins>
            <w:ins w:id="2512" w:author="Gao, Guan-Wei (高貫偉 ITC)" w:date="2012-09-11T14:43:00Z">
              <w:r w:rsidRPr="0028247A">
                <w:rPr>
                  <w:rFonts w:eastAsia="SimSun"/>
                  <w:rPrChange w:id="2513" w:author="IEC960923" w:date="2013-05-08T11:40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’</w:t>
              </w:r>
            </w:ins>
            <w:ins w:id="2514" w:author="Gao, Guan-Wei (高貫偉 ITC)" w:date="2012-09-11T14:41:00Z">
              <w:r w:rsidRPr="0028247A">
                <w:rPr>
                  <w:rFonts w:eastAsia="SimSun" w:hint="eastAsia"/>
                  <w:rPrChange w:id="2515" w:author="IEC960923" w:date="2013-05-08T11:40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为抽中</w:t>
              </w:r>
              <w:r w:rsidRPr="0028247A">
                <w:rPr>
                  <w:rFonts w:eastAsia="SimSun"/>
                  <w:rPrChange w:id="2516" w:author="IEC960923" w:date="2013-05-08T11:40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EPIA</w:t>
              </w:r>
            </w:ins>
          </w:p>
          <w:p w:rsidR="00BA4E9B" w:rsidRDefault="00BA4E9B">
            <w:pPr>
              <w:jc w:val="left"/>
              <w:rPr>
                <w:ins w:id="2517" w:author="Gao, Guan-Wei (高貫偉 ITC)" w:date="2012-09-11T14:38:00Z"/>
                <w:rFonts w:eastAsia="SimSun"/>
              </w:rPr>
              <w:pPrChange w:id="2518" w:author="Gao, Guan-Wei (高貫偉 ITC)" w:date="2012-09-11T14:38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</w:p>
          <w:p w:rsidR="00590A8B" w:rsidRPr="000325E6" w:rsidRDefault="00450B81" w:rsidP="00590A8B">
            <w:pPr>
              <w:pStyle w:val="ab"/>
              <w:numPr>
                <w:ilvl w:val="0"/>
                <w:numId w:val="38"/>
              </w:numPr>
              <w:ind w:firstLineChars="0"/>
              <w:jc w:val="left"/>
              <w:rPr>
                <w:strike/>
                <w:rPrChange w:id="2519" w:author="Gao, Guan-Wei (高貫偉 ITC)" w:date="2012-09-11T14:38:00Z">
                  <w:rPr/>
                </w:rPrChange>
              </w:rPr>
            </w:pPr>
            <w:r w:rsidRPr="00450B81">
              <w:rPr>
                <w:rFonts w:eastAsia="SimSun" w:hint="eastAsia"/>
                <w:strike/>
                <w:rPrChange w:id="2520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如果为</w:t>
            </w:r>
            <w:r w:rsidRPr="00450B81">
              <w:rPr>
                <w:rFonts w:eastAsia="SimSun"/>
                <w:strike/>
                <w:rPrChange w:id="2521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Real EPIA</w:t>
            </w:r>
            <w:r w:rsidRPr="00450B81">
              <w:rPr>
                <w:rFonts w:eastAsia="SimSun" w:hint="eastAsia"/>
                <w:strike/>
                <w:rPrChange w:id="2522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重流则设为</w:t>
            </w:r>
            <w:r w:rsidRPr="00450B81">
              <w:rPr>
                <w:rFonts w:eastAsia="SimSun"/>
                <w:strike/>
                <w:rPrChange w:id="2523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Real EPIA</w:t>
            </w:r>
          </w:p>
          <w:p w:rsidR="00590A8B" w:rsidRPr="000325E6" w:rsidRDefault="00450B81" w:rsidP="00590A8B">
            <w:pPr>
              <w:ind w:leftChars="200" w:left="420"/>
              <w:jc w:val="left"/>
              <w:rPr>
                <w:rFonts w:eastAsia="SimSun"/>
                <w:strike/>
                <w:rPrChange w:id="2524" w:author="Gao, Guan-Wei (高貫偉 ITC)" w:date="2012-09-11T14:3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/>
                <w:strike/>
                <w:rPrChange w:id="2525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If Exists </w:t>
            </w:r>
            <w:r w:rsidRPr="00450B81">
              <w:rPr>
                <w:rFonts w:eastAsia="SimSun" w:hint="eastAsia"/>
                <w:strike/>
                <w:rPrChange w:id="2526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（</w:t>
            </w:r>
            <w:r w:rsidRPr="00450B81">
              <w:rPr>
                <w:rFonts w:eastAsia="SimSun"/>
                <w:strike/>
                <w:rPrChange w:id="2527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select ID from </w:t>
            </w:r>
            <w:proofErr w:type="spellStart"/>
            <w:r w:rsidRPr="00450B81">
              <w:rPr>
                <w:rFonts w:ascii="SimSun" w:eastAsia="SimSun" w:hAnsi="SimSun" w:cs="SimSun"/>
                <w:strike/>
                <w:rPrChange w:id="2528" w:author="Gao, Guan-Wei (高貫偉 ITC)" w:date="2012-09-11T14:38:00Z">
                  <w:rPr>
                    <w:rFonts w:ascii="SimSun" w:eastAsia="SimSun" w:hAnsi="SimSun" w:cs="SimSun"/>
                    <w:i/>
                    <w:iCs/>
                    <w:color w:val="000000"/>
                  </w:rPr>
                </w:rPrChange>
              </w:rPr>
              <w:t>QCStatus</w:t>
            </w:r>
            <w:proofErr w:type="spellEnd"/>
            <w:r w:rsidRPr="00450B81">
              <w:rPr>
                <w:rFonts w:ascii="SimSun" w:eastAsia="SimSun" w:hAnsi="SimSun" w:cs="SimSun"/>
                <w:strike/>
                <w:rPrChange w:id="2529" w:author="Gao, Guan-Wei (高貫偉 ITC)" w:date="2012-09-11T14:38:00Z">
                  <w:rPr>
                    <w:rFonts w:ascii="SimSun" w:eastAsia="SimSun" w:hAnsi="SimSun" w:cs="SimSun"/>
                    <w:i/>
                    <w:iCs/>
                    <w:color w:val="000000"/>
                  </w:rPr>
                </w:rPrChange>
              </w:rPr>
              <w:t xml:space="preserve"> where </w:t>
            </w:r>
            <w:proofErr w:type="spellStart"/>
            <w:r w:rsidRPr="00450B81">
              <w:rPr>
                <w:rFonts w:eastAsia="SimSun"/>
                <w:strike/>
                <w:rPrChange w:id="2530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ProductID</w:t>
            </w:r>
            <w:proofErr w:type="spellEnd"/>
            <w:r w:rsidRPr="00450B81">
              <w:rPr>
                <w:rFonts w:eastAsia="SimSun"/>
                <w:strike/>
                <w:rPrChange w:id="2531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= </w:t>
            </w:r>
            <w:proofErr w:type="spellStart"/>
            <w:r w:rsidRPr="00450B81">
              <w:rPr>
                <w:rFonts w:eastAsia="SimSun"/>
                <w:strike/>
                <w:rPrChange w:id="2532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ProductID</w:t>
            </w:r>
            <w:proofErr w:type="spellEnd"/>
            <w:r w:rsidRPr="00450B81">
              <w:rPr>
                <w:rFonts w:eastAsia="SimSun"/>
                <w:strike/>
                <w:rPrChange w:id="2533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#  and </w:t>
            </w:r>
            <w:proofErr w:type="spellStart"/>
            <w:r w:rsidRPr="00450B81">
              <w:rPr>
                <w:rFonts w:eastAsia="SimSun"/>
                <w:strike/>
                <w:rPrChange w:id="2534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Tp</w:t>
            </w:r>
            <w:proofErr w:type="spellEnd"/>
            <w:r w:rsidRPr="00450B81">
              <w:rPr>
                <w:rFonts w:eastAsia="SimSun"/>
                <w:strike/>
                <w:rPrChange w:id="2535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=’PIA’ and Remark=’1’</w:t>
            </w:r>
            <w:r w:rsidRPr="00450B81">
              <w:rPr>
                <w:rFonts w:eastAsia="SimSun" w:hint="eastAsia"/>
                <w:strike/>
                <w:rPrChange w:id="2536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）</w:t>
            </w:r>
          </w:p>
          <w:p w:rsidR="003A3B56" w:rsidRPr="000325E6" w:rsidRDefault="00450B81" w:rsidP="001455AC">
            <w:pPr>
              <w:ind w:leftChars="200" w:left="420"/>
              <w:jc w:val="left"/>
              <w:rPr>
                <w:rFonts w:eastAsia="SimSun"/>
                <w:strike/>
                <w:color w:val="FF0000"/>
                <w:rPrChange w:id="2537" w:author="Gao, Guan-Wei (高貫偉 ITC)" w:date="2012-09-11T14:38:00Z">
                  <w:rPr>
                    <w:rFonts w:eastAsia="SimSun"/>
                    <w:color w:val="FF0000"/>
                  </w:rPr>
                </w:rPrChange>
              </w:rPr>
            </w:pPr>
            <w:r w:rsidRPr="00450B81">
              <w:rPr>
                <w:rFonts w:eastAsia="SimSun" w:hint="eastAsia"/>
                <w:strike/>
                <w:rPrChange w:id="2538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则为</w:t>
            </w:r>
            <w:r w:rsidRPr="00450B81">
              <w:rPr>
                <w:rFonts w:eastAsia="SimSun"/>
                <w:strike/>
                <w:color w:val="FF0000"/>
                <w:rPrChange w:id="2539" w:author="Gao, Guan-Wei (高貫偉 ITC)" w:date="2012-09-11T14:38:00Z">
                  <w:rPr>
                    <w:rFonts w:eastAsia="SimSun"/>
                    <w:i/>
                    <w:iCs/>
                    <w:color w:val="FF0000"/>
                  </w:rPr>
                </w:rPrChange>
              </w:rPr>
              <w:t xml:space="preserve">Real EPIA  </w:t>
            </w:r>
          </w:p>
          <w:p w:rsidR="00590A8B" w:rsidRPr="000325E6" w:rsidRDefault="00590A8B" w:rsidP="00590A8B">
            <w:pPr>
              <w:ind w:leftChars="200" w:left="420"/>
              <w:jc w:val="left"/>
              <w:rPr>
                <w:rFonts w:eastAsia="SimSun"/>
                <w:strike/>
                <w:rPrChange w:id="2540" w:author="Gao, Guan-Wei (高貫偉 ITC)" w:date="2012-09-11T14:38:00Z">
                  <w:rPr>
                    <w:rFonts w:eastAsia="SimSun"/>
                  </w:rPr>
                </w:rPrChange>
              </w:rPr>
            </w:pPr>
          </w:p>
          <w:p w:rsidR="00B81514" w:rsidRPr="000325E6" w:rsidRDefault="00450B81" w:rsidP="00590A8B">
            <w:pPr>
              <w:pStyle w:val="ab"/>
              <w:numPr>
                <w:ilvl w:val="0"/>
                <w:numId w:val="38"/>
              </w:numPr>
              <w:ind w:firstLineChars="0"/>
              <w:jc w:val="left"/>
              <w:rPr>
                <w:strike/>
                <w:rPrChange w:id="2541" w:author="Gao, Guan-Wei (高貫偉 ITC)" w:date="2012-09-11T14:38:00Z">
                  <w:rPr/>
                </w:rPrChange>
              </w:rPr>
            </w:pPr>
            <w:proofErr w:type="spellStart"/>
            <w:r w:rsidRPr="00450B81">
              <w:rPr>
                <w:rFonts w:eastAsia="SimSun"/>
                <w:strike/>
                <w:rPrChange w:id="2542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QCRatio</w:t>
            </w:r>
            <w:proofErr w:type="spellEnd"/>
            <w:r w:rsidRPr="00450B81">
              <w:rPr>
                <w:rFonts w:eastAsia="SimSun" w:hint="eastAsia"/>
                <w:strike/>
                <w:rPrChange w:id="2543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表中维护了抽样规则</w:t>
            </w:r>
          </w:p>
          <w:p w:rsidR="00955382" w:rsidRPr="000325E6" w:rsidRDefault="00450B81" w:rsidP="009059A6">
            <w:pPr>
              <w:ind w:firstLineChars="100" w:firstLine="210"/>
              <w:jc w:val="left"/>
              <w:rPr>
                <w:strike/>
                <w:rPrChange w:id="2544" w:author="Gao, Guan-Wei (高貫偉 ITC)" w:date="2012-09-11T14:38:00Z">
                  <w:rPr/>
                </w:rPrChange>
              </w:rPr>
            </w:pPr>
            <w:r w:rsidRPr="00450B81">
              <w:rPr>
                <w:strike/>
                <w:rPrChange w:id="2545" w:author="Gao, Guan-Wei (高貫偉 ITC)" w:date="2012-09-11T14:38:00Z">
                  <w:rPr>
                    <w:i/>
                    <w:iCs/>
                    <w:color w:val="000000"/>
                  </w:rPr>
                </w:rPrChange>
              </w:rPr>
              <w:t xml:space="preserve">  </w:t>
            </w:r>
            <w:r w:rsidRPr="00450B81">
              <w:rPr>
                <w:rFonts w:hint="eastAsia"/>
                <w:strike/>
                <w:rPrChange w:id="2546" w:author="Gao, Guan-Wei (高貫偉 ITC)" w:date="2012-09-11T14:38:00Z">
                  <w:rPr>
                    <w:rFonts w:hint="eastAsia"/>
                    <w:i/>
                    <w:iCs/>
                    <w:color w:val="000000"/>
                  </w:rPr>
                </w:rPrChange>
              </w:rPr>
              <w:t>通过</w:t>
            </w:r>
            <w:r w:rsidRPr="00450B81">
              <w:rPr>
                <w:strike/>
                <w:rPrChange w:id="2547" w:author="Gao, Guan-Wei (高貫偉 ITC)" w:date="2012-09-11T14:38:00Z">
                  <w:rPr>
                    <w:i/>
                    <w:iCs/>
                    <w:color w:val="000000"/>
                  </w:rPr>
                </w:rPrChange>
              </w:rPr>
              <w:t>Model /Family/Customer</w:t>
            </w:r>
            <w:r w:rsidRPr="00450B81">
              <w:rPr>
                <w:rFonts w:asciiTheme="minorEastAsia" w:hAnsiTheme="minorEastAsia" w:hint="eastAsia"/>
                <w:strike/>
                <w:rPrChange w:id="2548" w:author="Gao, Guan-Wei (高貫偉 ITC)" w:date="2012-09-11T14:38:00Z">
                  <w:rPr>
                    <w:rFonts w:asciiTheme="minorEastAsia" w:hAnsiTheme="minorEastAsia" w:hint="eastAsia"/>
                    <w:i/>
                    <w:iCs/>
                    <w:color w:val="000000"/>
                  </w:rPr>
                </w:rPrChange>
              </w:rPr>
              <w:t>维护抽检比率，查找时也要按照这个顺序查询，即先按</w:t>
            </w:r>
            <w:r w:rsidRPr="00450B81">
              <w:rPr>
                <w:rFonts w:asciiTheme="minorEastAsia" w:hAnsiTheme="minorEastAsia"/>
                <w:strike/>
                <w:rPrChange w:id="2549" w:author="Gao, Guan-Wei (高貫偉 ITC)" w:date="2012-09-11T14:38:00Z">
                  <w:rPr>
                    <w:rFonts w:asciiTheme="minorEastAsia" w:hAnsiTheme="minorEastAsia"/>
                    <w:i/>
                    <w:iCs/>
                    <w:color w:val="000000"/>
                  </w:rPr>
                </w:rPrChange>
              </w:rPr>
              <w:t>Model查，查不到，</w:t>
            </w:r>
            <w:r w:rsidRPr="00450B81">
              <w:rPr>
                <w:rFonts w:asciiTheme="minorEastAsia" w:hAnsiTheme="minorEastAsia" w:hint="eastAsia"/>
                <w:strike/>
                <w:rPrChange w:id="2550" w:author="Gao, Guan-Wei (高貫偉 ITC)" w:date="2012-09-11T14:38:00Z">
                  <w:rPr>
                    <w:rFonts w:asciiTheme="minorEastAsia" w:hAnsiTheme="minorEastAsia" w:hint="eastAsia"/>
                    <w:i/>
                    <w:iCs/>
                    <w:color w:val="000000"/>
                  </w:rPr>
                </w:rPrChange>
              </w:rPr>
              <w:t>则要按照</w:t>
            </w:r>
            <w:r w:rsidRPr="00450B81">
              <w:rPr>
                <w:rFonts w:asciiTheme="minorEastAsia" w:hAnsiTheme="minorEastAsia"/>
                <w:strike/>
                <w:rPrChange w:id="2551" w:author="Gao, Guan-Wei (高貫偉 ITC)" w:date="2012-09-11T14:38:00Z">
                  <w:rPr>
                    <w:rFonts w:asciiTheme="minorEastAsia" w:hAnsiTheme="minorEastAsia"/>
                    <w:i/>
                    <w:iCs/>
                    <w:color w:val="000000"/>
                  </w:rPr>
                </w:rPrChange>
              </w:rPr>
              <w:t xml:space="preserve">Family </w:t>
            </w:r>
            <w:r w:rsidRPr="00450B81">
              <w:rPr>
                <w:rFonts w:asciiTheme="minorEastAsia" w:hAnsiTheme="minorEastAsia" w:hint="eastAsia"/>
                <w:strike/>
                <w:rPrChange w:id="2552" w:author="Gao, Guan-Wei (高貫偉 ITC)" w:date="2012-09-11T14:38:00Z">
                  <w:rPr>
                    <w:rFonts w:asciiTheme="minorEastAsia" w:hAnsiTheme="minorEastAsia" w:hint="eastAsia"/>
                    <w:i/>
                    <w:iCs/>
                    <w:color w:val="000000"/>
                  </w:rPr>
                </w:rPrChange>
              </w:rPr>
              <w:t>查，查不到再按照</w:t>
            </w:r>
            <w:r w:rsidRPr="00450B81">
              <w:rPr>
                <w:rFonts w:asciiTheme="minorEastAsia" w:hAnsiTheme="minorEastAsia"/>
                <w:strike/>
                <w:rPrChange w:id="2553" w:author="Gao, Guan-Wei (高貫偉 ITC)" w:date="2012-09-11T14:38:00Z">
                  <w:rPr>
                    <w:rFonts w:asciiTheme="minorEastAsia" w:hAnsiTheme="minorEastAsia"/>
                    <w:i/>
                    <w:iCs/>
                    <w:color w:val="000000"/>
                  </w:rPr>
                </w:rPrChange>
              </w:rPr>
              <w:t>Customer查，</w:t>
            </w:r>
            <w:proofErr w:type="spellStart"/>
            <w:r w:rsidRPr="00450B81">
              <w:rPr>
                <w:strike/>
                <w:rPrChange w:id="2554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>QCRatio</w:t>
            </w:r>
            <w:proofErr w:type="spellEnd"/>
            <w:r w:rsidRPr="00450B81">
              <w:rPr>
                <w:strike/>
                <w:rPrChange w:id="2555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 xml:space="preserve">/ </w:t>
            </w:r>
            <w:proofErr w:type="spellStart"/>
            <w:r w:rsidRPr="00450B81">
              <w:rPr>
                <w:strike/>
                <w:rPrChange w:id="2556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>EOQCRatio</w:t>
            </w:r>
            <w:proofErr w:type="spellEnd"/>
            <w:r w:rsidRPr="00450B81">
              <w:rPr>
                <w:rFonts w:hint="eastAsia"/>
                <w:strike/>
                <w:rPrChange w:id="2557" w:author="Gao, Guan-Wei (高貫偉 ITC)" w:date="2012-09-11T14:38:00Z">
                  <w:rPr>
                    <w:rFonts w:hint="eastAsia"/>
                    <w:i/>
                    <w:iCs/>
                    <w:color w:val="000000"/>
                  </w:rPr>
                </w:rPrChange>
              </w:rPr>
              <w:t>表示抽检样本总数，如</w:t>
            </w:r>
            <w:r w:rsidRPr="00450B81">
              <w:rPr>
                <w:strike/>
                <w:rPrChange w:id="2558" w:author="Gao, Guan-Wei (高貫偉 ITC)" w:date="2012-09-11T14:38:00Z">
                  <w:rPr>
                    <w:i/>
                    <w:iCs/>
                    <w:color w:val="000000"/>
                  </w:rPr>
                </w:rPrChange>
              </w:rPr>
              <w:t>5</w:t>
            </w:r>
            <w:r w:rsidRPr="00450B81">
              <w:rPr>
                <w:rFonts w:hint="eastAsia"/>
                <w:strike/>
                <w:rPrChange w:id="2559" w:author="Gao, Guan-Wei (高貫偉 ITC)" w:date="2012-09-11T14:38:00Z">
                  <w:rPr>
                    <w:rFonts w:hint="eastAsia"/>
                    <w:i/>
                    <w:iCs/>
                    <w:color w:val="000000"/>
                  </w:rPr>
                </w:rPrChange>
              </w:rPr>
              <w:t>表示每</w:t>
            </w:r>
            <w:r w:rsidRPr="00450B81">
              <w:rPr>
                <w:strike/>
                <w:rPrChange w:id="2560" w:author="Gao, Guan-Wei (高貫偉 ITC)" w:date="2012-09-11T14:38:00Z">
                  <w:rPr>
                    <w:i/>
                    <w:iCs/>
                    <w:color w:val="000000"/>
                  </w:rPr>
                </w:rPrChange>
              </w:rPr>
              <w:t>5</w:t>
            </w:r>
            <w:r w:rsidRPr="00450B81">
              <w:rPr>
                <w:rFonts w:hint="eastAsia"/>
                <w:strike/>
                <w:rPrChange w:id="2561" w:author="Gao, Guan-Wei (高貫偉 ITC)" w:date="2012-09-11T14:38:00Z">
                  <w:rPr>
                    <w:rFonts w:hint="eastAsia"/>
                    <w:i/>
                    <w:iCs/>
                    <w:color w:val="000000"/>
                  </w:rPr>
                </w:rPrChange>
              </w:rPr>
              <w:t>台抽</w:t>
            </w:r>
            <w:r w:rsidRPr="00450B81">
              <w:rPr>
                <w:strike/>
                <w:rPrChange w:id="2562" w:author="Gao, Guan-Wei (高貫偉 ITC)" w:date="2012-09-11T14:38:00Z">
                  <w:rPr>
                    <w:i/>
                    <w:iCs/>
                    <w:color w:val="000000"/>
                  </w:rPr>
                </w:rPrChange>
              </w:rPr>
              <w:t>1</w:t>
            </w:r>
          </w:p>
          <w:p w:rsidR="00955382" w:rsidRPr="000325E6" w:rsidRDefault="00450B81" w:rsidP="00CB3316">
            <w:pPr>
              <w:jc w:val="left"/>
              <w:rPr>
                <w:strike/>
              </w:rPr>
            </w:pPr>
            <w:r w:rsidRPr="00450B81">
              <w:rPr>
                <w:strike/>
                <w:rPrChange w:id="2563" w:author="Gao, Guan-Wei (高貫偉 ITC)" w:date="2012-09-11T14:38:00Z">
                  <w:rPr>
                    <w:i/>
                    <w:iCs/>
                    <w:color w:val="000000"/>
                  </w:rPr>
                </w:rPrChange>
              </w:rPr>
              <w:lastRenderedPageBreak/>
              <w:t xml:space="preserve">  PIA: </w:t>
            </w:r>
            <w:proofErr w:type="spellStart"/>
            <w:r w:rsidRPr="00450B81">
              <w:rPr>
                <w:strike/>
                <w:rPrChange w:id="2564" w:author="Gao, Guan-Wei (高貫偉 ITC)" w:date="2012-09-11T14:38:00Z">
                  <w:rPr>
                    <w:i/>
                    <w:iCs/>
                    <w:color w:val="000000"/>
                  </w:rPr>
                </w:rPrChange>
              </w:rPr>
              <w:t>QCRatio</w:t>
            </w:r>
            <w:proofErr w:type="spellEnd"/>
            <w:r w:rsidRPr="00450B81">
              <w:rPr>
                <w:strike/>
                <w:rPrChange w:id="2565" w:author="Gao, Guan-Wei (高貫偉 ITC)" w:date="2012-09-11T14:38:00Z">
                  <w:rPr>
                    <w:i/>
                    <w:iCs/>
                    <w:color w:val="000000"/>
                  </w:rPr>
                </w:rPrChange>
              </w:rPr>
              <w:t xml:space="preserve">. </w:t>
            </w:r>
            <w:proofErr w:type="spellStart"/>
            <w:r w:rsidRPr="00450B81">
              <w:rPr>
                <w:strike/>
                <w:rPrChange w:id="2566" w:author="Gao, Guan-Wei (高貫偉 ITC)" w:date="2012-09-11T14:38:00Z">
                  <w:rPr>
                    <w:i/>
                    <w:iCs/>
                    <w:color w:val="000000"/>
                  </w:rPr>
                </w:rPrChange>
              </w:rPr>
              <w:t>QCRatio</w:t>
            </w:r>
            <w:proofErr w:type="spellEnd"/>
          </w:p>
          <w:p w:rsidR="00955382" w:rsidRPr="000325E6" w:rsidRDefault="00450B81" w:rsidP="00CB3316">
            <w:pPr>
              <w:jc w:val="left"/>
              <w:rPr>
                <w:strike/>
                <w:rPrChange w:id="2567" w:author="Gao, Guan-Wei (高貫偉 ITC)" w:date="2012-09-11T14:38:00Z">
                  <w:rPr/>
                </w:rPrChange>
              </w:rPr>
            </w:pPr>
            <w:r w:rsidRPr="00450B81">
              <w:rPr>
                <w:strike/>
                <w:rPrChange w:id="2568" w:author="Gao, Guan-Wei (高貫偉 ITC)" w:date="2012-09-11T14:38:00Z">
                  <w:rPr>
                    <w:i/>
                    <w:iCs/>
                    <w:color w:val="000000"/>
                  </w:rPr>
                </w:rPrChange>
              </w:rPr>
              <w:t xml:space="preserve">  EPIA: </w:t>
            </w:r>
            <w:proofErr w:type="spellStart"/>
            <w:r w:rsidRPr="00450B81">
              <w:rPr>
                <w:strike/>
                <w:rPrChange w:id="2569" w:author="Gao, Guan-Wei (高貫偉 ITC)" w:date="2012-09-11T14:38:00Z">
                  <w:rPr>
                    <w:i/>
                    <w:iCs/>
                    <w:color w:val="000000"/>
                  </w:rPr>
                </w:rPrChange>
              </w:rPr>
              <w:t>QCRatio.EOQCRatio</w:t>
            </w:r>
            <w:proofErr w:type="spellEnd"/>
          </w:p>
          <w:p w:rsidR="000450D9" w:rsidRPr="0028247A" w:rsidRDefault="00450B81" w:rsidP="00590A8B">
            <w:pPr>
              <w:pStyle w:val="ab"/>
              <w:numPr>
                <w:ilvl w:val="0"/>
                <w:numId w:val="38"/>
              </w:numPr>
              <w:ind w:firstLineChars="0"/>
              <w:jc w:val="left"/>
              <w:rPr>
                <w:ins w:id="2570" w:author="Gao, Guan-Wei (高貫偉 ITC)" w:date="2012-04-17T13:18:00Z"/>
                <w:rFonts w:eastAsia="SimSun"/>
                <w:strike/>
                <w:rPrChange w:id="2571" w:author="IEC960923" w:date="2013-05-08T11:41:00Z">
                  <w:rPr>
                    <w:ins w:id="2572" w:author="Gao, Guan-Wei (高貫偉 ITC)" w:date="2012-04-17T13:18:00Z"/>
                    <w:rFonts w:eastAsia="SimSun"/>
                  </w:rPr>
                </w:rPrChange>
              </w:rPr>
            </w:pPr>
            <w:r w:rsidRPr="00450B81">
              <w:rPr>
                <w:rFonts w:eastAsia="SimSun" w:hint="eastAsia"/>
                <w:strike/>
                <w:rPrChange w:id="2573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得到</w:t>
            </w:r>
            <w:r w:rsidRPr="0028247A">
              <w:rPr>
                <w:rFonts w:eastAsia="SimSun" w:hint="eastAsia"/>
                <w:strike/>
                <w:rPrChange w:id="2574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已抽样数量</w:t>
            </w:r>
          </w:p>
          <w:p w:rsidR="00BA4E9B" w:rsidRPr="0028247A" w:rsidRDefault="00450B81">
            <w:pPr>
              <w:ind w:left="480"/>
              <w:jc w:val="left"/>
              <w:rPr>
                <w:rFonts w:eastAsia="SimSun"/>
                <w:strike/>
                <w:rPrChange w:id="2575" w:author="IEC960923" w:date="2013-05-08T11:41:00Z">
                  <w:rPr/>
                </w:rPrChange>
              </w:rPr>
              <w:pPrChange w:id="2576" w:author="Gao, Guan-Wei (高貫偉 ITC)" w:date="2012-04-17T13:18:00Z">
                <w:pPr>
                  <w:pStyle w:val="ab"/>
                  <w:numPr>
                    <w:numId w:val="38"/>
                  </w:numPr>
                  <w:ind w:left="480" w:firstLineChars="0" w:hanging="480"/>
                  <w:jc w:val="left"/>
                </w:pPr>
              </w:pPrChange>
            </w:pPr>
            <w:ins w:id="2577" w:author="Gao, Guan-Wei (高貫偉 ITC)" w:date="2012-04-17T13:18:00Z">
              <w:r w:rsidRPr="0028247A">
                <w:rPr>
                  <w:rFonts w:eastAsia="SimSun"/>
                  <w:strike/>
                  <w:rPrChange w:id="2578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 xml:space="preserve">2012-4-17 </w:t>
              </w:r>
              <w:r w:rsidRPr="0028247A">
                <w:rPr>
                  <w:rFonts w:eastAsia="SimSun" w:hint="eastAsia"/>
                  <w:strike/>
                  <w:rPrChange w:id="2579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删除</w:t>
              </w:r>
            </w:ins>
          </w:p>
          <w:p w:rsidR="00B65EE9" w:rsidRPr="0028247A" w:rsidRDefault="00450B81" w:rsidP="00B65EE9">
            <w:pPr>
              <w:pStyle w:val="ab"/>
              <w:numPr>
                <w:ilvl w:val="0"/>
                <w:numId w:val="35"/>
              </w:numPr>
              <w:ind w:firstLineChars="0"/>
              <w:jc w:val="left"/>
              <w:rPr>
                <w:rFonts w:eastAsia="SimSun"/>
                <w:strike/>
                <w:rPrChange w:id="2580" w:author="IEC960923" w:date="2013-05-08T11:41:00Z">
                  <w:rPr>
                    <w:rFonts w:eastAsia="SimSun"/>
                  </w:rPr>
                </w:rPrChange>
              </w:rPr>
            </w:pPr>
            <w:r w:rsidRPr="0028247A">
              <w:rPr>
                <w:rFonts w:eastAsia="SimSun" w:hint="eastAsia"/>
                <w:strike/>
                <w:rPrChange w:id="2581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取得</w:t>
            </w:r>
            <w:proofErr w:type="spellStart"/>
            <w:r w:rsidRPr="0028247A">
              <w:rPr>
                <w:rFonts w:eastAsia="SimSun"/>
                <w:strike/>
                <w:rPrChange w:id="2582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SysCode</w:t>
            </w:r>
            <w:proofErr w:type="spellEnd"/>
          </w:p>
          <w:p w:rsidR="000A0A0C" w:rsidRPr="0028247A" w:rsidRDefault="00450B81" w:rsidP="000A0A0C">
            <w:pPr>
              <w:pStyle w:val="ab"/>
              <w:ind w:left="360"/>
              <w:jc w:val="left"/>
              <w:rPr>
                <w:rFonts w:eastAsia="SimSun"/>
                <w:strike/>
                <w:rPrChange w:id="2583" w:author="IEC960923" w:date="2013-05-08T11:41:00Z">
                  <w:rPr>
                    <w:rFonts w:eastAsia="SimSun"/>
                  </w:rPr>
                </w:rPrChange>
              </w:rPr>
            </w:pPr>
            <w:r w:rsidRPr="0028247A">
              <w:rPr>
                <w:rFonts w:eastAsia="SimSun"/>
                <w:strike/>
                <w:rPrChange w:id="2584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declare @</w:t>
            </w:r>
            <w:proofErr w:type="spellStart"/>
            <w:r w:rsidRPr="0028247A">
              <w:rPr>
                <w:rFonts w:eastAsia="SimSun"/>
                <w:strike/>
                <w:rPrChange w:id="2585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syscode</w:t>
            </w:r>
            <w:proofErr w:type="spellEnd"/>
            <w:r w:rsidRPr="0028247A">
              <w:rPr>
                <w:rFonts w:eastAsia="SimSun"/>
                <w:strike/>
                <w:rPrChange w:id="2586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</w:t>
            </w:r>
            <w:proofErr w:type="spellStart"/>
            <w:r w:rsidRPr="0028247A">
              <w:rPr>
                <w:rFonts w:eastAsia="SimSun"/>
                <w:strike/>
                <w:rPrChange w:id="2587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varchar</w:t>
            </w:r>
            <w:proofErr w:type="spellEnd"/>
            <w:r w:rsidRPr="0028247A">
              <w:rPr>
                <w:rFonts w:eastAsia="SimSun"/>
                <w:strike/>
                <w:rPrChange w:id="2588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(10)</w:t>
            </w:r>
          </w:p>
          <w:p w:rsidR="000A0A0C" w:rsidRPr="0028247A" w:rsidRDefault="00450B81" w:rsidP="000A0A0C">
            <w:pPr>
              <w:pStyle w:val="ab"/>
              <w:ind w:left="360"/>
              <w:jc w:val="left"/>
              <w:rPr>
                <w:rFonts w:eastAsia="SimSun"/>
                <w:strike/>
                <w:rPrChange w:id="2589" w:author="IEC960923" w:date="2013-05-08T11:41:00Z">
                  <w:rPr>
                    <w:rFonts w:eastAsia="SimSun"/>
                  </w:rPr>
                </w:rPrChange>
              </w:rPr>
            </w:pPr>
            <w:r w:rsidRPr="0028247A">
              <w:rPr>
                <w:rFonts w:eastAsia="SimSun"/>
                <w:strike/>
                <w:rPrChange w:id="2590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select @</w:t>
            </w:r>
            <w:proofErr w:type="spellStart"/>
            <w:r w:rsidRPr="0028247A">
              <w:rPr>
                <w:rFonts w:eastAsia="SimSun"/>
                <w:strike/>
                <w:rPrChange w:id="2591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syscode</w:t>
            </w:r>
            <w:proofErr w:type="spellEnd"/>
            <w:r w:rsidRPr="0028247A">
              <w:rPr>
                <w:rFonts w:eastAsia="SimSun"/>
                <w:strike/>
                <w:rPrChange w:id="2592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=''</w:t>
            </w:r>
          </w:p>
          <w:p w:rsidR="000A0A0C" w:rsidRPr="0028247A" w:rsidRDefault="00450B81" w:rsidP="000A0A0C">
            <w:pPr>
              <w:pStyle w:val="ab"/>
              <w:ind w:left="360"/>
              <w:jc w:val="left"/>
              <w:rPr>
                <w:rFonts w:eastAsia="SimSun"/>
                <w:strike/>
                <w:rPrChange w:id="2593" w:author="IEC960923" w:date="2013-05-08T11:41:00Z">
                  <w:rPr>
                    <w:rFonts w:eastAsia="SimSun"/>
                  </w:rPr>
                </w:rPrChange>
              </w:rPr>
            </w:pPr>
            <w:r w:rsidRPr="0028247A">
              <w:rPr>
                <w:rFonts w:eastAsia="SimSun"/>
                <w:strike/>
                <w:rPrChange w:id="2594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select @</w:t>
            </w:r>
            <w:proofErr w:type="spellStart"/>
            <w:r w:rsidRPr="0028247A">
              <w:rPr>
                <w:rFonts w:eastAsia="SimSun"/>
                <w:strike/>
                <w:rPrChange w:id="2595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syscode</w:t>
            </w:r>
            <w:proofErr w:type="spellEnd"/>
            <w:r w:rsidRPr="0028247A">
              <w:rPr>
                <w:rFonts w:eastAsia="SimSun"/>
                <w:strike/>
                <w:rPrChange w:id="2596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=</w:t>
            </w:r>
            <w:proofErr w:type="spellStart"/>
            <w:r w:rsidRPr="0028247A">
              <w:rPr>
                <w:rFonts w:eastAsia="SimSun"/>
                <w:strike/>
                <w:rPrChange w:id="2597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os_code</w:t>
            </w:r>
            <w:proofErr w:type="spellEnd"/>
            <w:r w:rsidRPr="0028247A">
              <w:rPr>
                <w:rFonts w:eastAsia="SimSun"/>
                <w:strike/>
                <w:rPrChange w:id="2598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from </w:t>
            </w:r>
            <w:proofErr w:type="spellStart"/>
            <w:r w:rsidRPr="0028247A">
              <w:rPr>
                <w:rFonts w:eastAsia="SimSun"/>
                <w:strike/>
                <w:rPrChange w:id="2599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Bom_Code</w:t>
            </w:r>
            <w:proofErr w:type="spellEnd"/>
            <w:r w:rsidRPr="0028247A">
              <w:rPr>
                <w:rFonts w:eastAsia="SimSun"/>
                <w:strike/>
                <w:rPrChange w:id="2600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(</w:t>
            </w:r>
            <w:proofErr w:type="spellStart"/>
            <w:r w:rsidRPr="0028247A">
              <w:rPr>
                <w:rFonts w:eastAsia="SimSun"/>
                <w:strike/>
                <w:rPrChange w:id="2601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nolock</w:t>
            </w:r>
            <w:proofErr w:type="spellEnd"/>
            <w:r w:rsidRPr="0028247A">
              <w:rPr>
                <w:rFonts w:eastAsia="SimSun"/>
                <w:strike/>
                <w:rPrChange w:id="2602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) where </w:t>
            </w:r>
            <w:proofErr w:type="spellStart"/>
            <w:r w:rsidRPr="0028247A">
              <w:rPr>
                <w:rFonts w:eastAsia="SimSun"/>
                <w:strike/>
                <w:rPrChange w:id="2603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part_number</w:t>
            </w:r>
            <w:proofErr w:type="spellEnd"/>
            <w:r w:rsidRPr="0028247A">
              <w:rPr>
                <w:rFonts w:eastAsia="SimSun"/>
                <w:strike/>
                <w:rPrChange w:id="2604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=@Model</w:t>
            </w:r>
          </w:p>
          <w:p w:rsidR="00D93E63" w:rsidRPr="0028247A" w:rsidRDefault="00450B81" w:rsidP="00D93E63">
            <w:pPr>
              <w:pStyle w:val="ab"/>
              <w:numPr>
                <w:ilvl w:val="0"/>
                <w:numId w:val="35"/>
              </w:numPr>
              <w:ind w:firstLineChars="0"/>
              <w:jc w:val="left"/>
              <w:rPr>
                <w:rFonts w:eastAsia="SimSun"/>
                <w:strike/>
                <w:rPrChange w:id="2605" w:author="IEC960923" w:date="2013-05-08T11:41:00Z">
                  <w:rPr>
                    <w:rFonts w:eastAsia="SimSun"/>
                  </w:rPr>
                </w:rPrChange>
              </w:rPr>
            </w:pPr>
            <w:r w:rsidRPr="0028247A">
              <w:rPr>
                <w:rFonts w:eastAsia="SimSun" w:hint="eastAsia"/>
                <w:strike/>
                <w:rPrChange w:id="2606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得到计算已抽样数量的开始时间</w:t>
            </w:r>
            <w:r w:rsidRPr="0028247A">
              <w:rPr>
                <w:rFonts w:eastAsia="SimSun"/>
                <w:strike/>
                <w:rPrChange w:id="2607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28247A">
              <w:rPr>
                <w:rFonts w:eastAsia="SimSun"/>
                <w:strike/>
                <w:rPrChange w:id="2608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QCStarTime</w:t>
            </w:r>
            <w:proofErr w:type="spellEnd"/>
          </w:p>
          <w:p w:rsidR="000A0A0C" w:rsidRPr="0028247A" w:rsidRDefault="00450B81" w:rsidP="00D93E63">
            <w:pPr>
              <w:pStyle w:val="ab"/>
              <w:ind w:left="888" w:firstLineChars="0" w:firstLine="0"/>
              <w:jc w:val="left"/>
              <w:rPr>
                <w:rFonts w:eastAsia="SimSun"/>
                <w:strike/>
                <w:rPrChange w:id="2609" w:author="IEC960923" w:date="2013-05-08T11:41:00Z">
                  <w:rPr>
                    <w:rFonts w:eastAsia="SimSun"/>
                  </w:rPr>
                </w:rPrChange>
              </w:rPr>
            </w:pPr>
            <w:r w:rsidRPr="0028247A">
              <w:rPr>
                <w:rFonts w:eastAsia="SimSun" w:hint="eastAsia"/>
                <w:strike/>
                <w:rPrChange w:id="2610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如果当前时间在当天的</w:t>
            </w:r>
            <w:del w:id="2611" w:author="Gao, Guan-Wei (高貫偉 ITC)" w:date="2012-05-24T11:12:00Z">
              <w:r w:rsidRPr="0028247A">
                <w:rPr>
                  <w:rFonts w:eastAsia="SimSun"/>
                  <w:strike/>
                  <w:rPrChange w:id="2612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delText>7</w:delText>
              </w:r>
            </w:del>
            <w:ins w:id="2613" w:author="Gao, Guan-Wei (高貫偉 ITC)" w:date="2012-05-24T11:12:00Z">
              <w:r w:rsidRPr="0028247A">
                <w:rPr>
                  <w:rFonts w:eastAsia="SimSun"/>
                  <w:strike/>
                  <w:rPrChange w:id="2614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12</w:t>
              </w:r>
            </w:ins>
            <w:r w:rsidRPr="0028247A">
              <w:rPr>
                <w:rFonts w:eastAsia="SimSun" w:hint="eastAsia"/>
                <w:strike/>
                <w:rPrChange w:id="2615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：</w:t>
            </w:r>
            <w:del w:id="2616" w:author="Gao, Guan-Wei (高貫偉 ITC)" w:date="2012-05-24T11:12:00Z">
              <w:r w:rsidRPr="0028247A">
                <w:rPr>
                  <w:rFonts w:eastAsia="SimSun"/>
                  <w:strike/>
                  <w:rPrChange w:id="2617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delText>50</w:delText>
              </w:r>
            </w:del>
            <w:ins w:id="2618" w:author="Gao, Guan-Wei (高貫偉 ITC)" w:date="2012-05-24T11:12:00Z">
              <w:r w:rsidRPr="0028247A">
                <w:rPr>
                  <w:rFonts w:eastAsia="SimSun"/>
                  <w:strike/>
                  <w:rPrChange w:id="2619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00</w:t>
              </w:r>
            </w:ins>
            <w:r w:rsidRPr="0028247A">
              <w:rPr>
                <w:rFonts w:eastAsia="SimSun" w:hint="eastAsia"/>
                <w:strike/>
                <w:rPrChange w:id="2620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之前，则计算已抽样数量的开始时间</w:t>
            </w:r>
            <w:r w:rsidRPr="0028247A">
              <w:rPr>
                <w:rFonts w:eastAsia="SimSun"/>
                <w:strike/>
                <w:rPrChange w:id="2621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@ </w:t>
            </w:r>
            <w:proofErr w:type="spellStart"/>
            <w:r w:rsidRPr="0028247A">
              <w:rPr>
                <w:rFonts w:eastAsia="SimSun"/>
                <w:strike/>
                <w:rPrChange w:id="2622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QCStarTime</w:t>
            </w:r>
            <w:proofErr w:type="spellEnd"/>
            <w:r w:rsidRPr="0028247A">
              <w:rPr>
                <w:rFonts w:eastAsia="SimSun" w:hint="eastAsia"/>
                <w:strike/>
                <w:rPrChange w:id="2623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为前一天的</w:t>
            </w:r>
            <w:del w:id="2624" w:author="Gao, Guan-Wei (高貫偉 ITC)" w:date="2012-05-24T11:12:00Z">
              <w:r w:rsidRPr="0028247A">
                <w:rPr>
                  <w:rFonts w:eastAsia="SimSun"/>
                  <w:strike/>
                  <w:rPrChange w:id="2625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delText>7</w:delText>
              </w:r>
            </w:del>
            <w:ins w:id="2626" w:author="Gao, Guan-Wei (高貫偉 ITC)" w:date="2012-05-24T11:12:00Z">
              <w:r w:rsidRPr="0028247A">
                <w:rPr>
                  <w:rFonts w:eastAsia="SimSun"/>
                  <w:strike/>
                  <w:rPrChange w:id="2627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12</w:t>
              </w:r>
            </w:ins>
            <w:r w:rsidRPr="0028247A">
              <w:rPr>
                <w:rFonts w:eastAsia="SimSun"/>
                <w:strike/>
                <w:rPrChange w:id="2628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:</w:t>
            </w:r>
            <w:ins w:id="2629" w:author="Gao, Guan-Wei (高貫偉 ITC)" w:date="2012-05-24T11:13:00Z">
              <w:r w:rsidRPr="0028247A">
                <w:rPr>
                  <w:rFonts w:eastAsia="SimSun"/>
                  <w:strike/>
                  <w:rPrChange w:id="2630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00</w:t>
              </w:r>
            </w:ins>
            <w:del w:id="2631" w:author="Gao, Guan-Wei (高貫偉 ITC)" w:date="2012-05-24T11:13:00Z">
              <w:r w:rsidRPr="0028247A">
                <w:rPr>
                  <w:rFonts w:eastAsia="SimSun"/>
                  <w:strike/>
                  <w:rPrChange w:id="2632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delText>50</w:delText>
              </w:r>
            </w:del>
            <w:r w:rsidRPr="0028247A">
              <w:rPr>
                <w:rFonts w:eastAsia="SimSun"/>
                <w:strike/>
                <w:rPrChange w:id="2633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; </w:t>
            </w:r>
            <w:r w:rsidRPr="0028247A">
              <w:rPr>
                <w:rFonts w:eastAsia="SimSun" w:hint="eastAsia"/>
                <w:strike/>
                <w:rPrChange w:id="2634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如果当前时间在当天的</w:t>
            </w:r>
            <w:del w:id="2635" w:author="Gao, Guan-Wei (高貫偉 ITC)" w:date="2012-05-24T11:13:00Z">
              <w:r w:rsidRPr="0028247A">
                <w:rPr>
                  <w:rFonts w:eastAsia="SimSun"/>
                  <w:strike/>
                  <w:rPrChange w:id="2636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delText>7</w:delText>
              </w:r>
            </w:del>
            <w:ins w:id="2637" w:author="Gao, Guan-Wei (高貫偉 ITC)" w:date="2012-05-24T11:13:00Z">
              <w:r w:rsidRPr="0028247A">
                <w:rPr>
                  <w:rFonts w:eastAsia="SimSun"/>
                  <w:strike/>
                  <w:rPrChange w:id="2638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12</w:t>
              </w:r>
            </w:ins>
            <w:r w:rsidRPr="0028247A">
              <w:rPr>
                <w:rFonts w:eastAsia="SimSun" w:hint="eastAsia"/>
                <w:strike/>
                <w:rPrChange w:id="2639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：</w:t>
            </w:r>
            <w:del w:id="2640" w:author="Gao, Guan-Wei (高貫偉 ITC)" w:date="2012-05-24T11:13:00Z">
              <w:r w:rsidRPr="0028247A">
                <w:rPr>
                  <w:rFonts w:eastAsia="SimSun"/>
                  <w:strike/>
                  <w:rPrChange w:id="2641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delText>50</w:delText>
              </w:r>
            </w:del>
            <w:ins w:id="2642" w:author="Gao, Guan-Wei (高貫偉 ITC)" w:date="2012-05-24T11:13:00Z">
              <w:r w:rsidRPr="0028247A">
                <w:rPr>
                  <w:rFonts w:eastAsia="SimSun"/>
                  <w:strike/>
                  <w:rPrChange w:id="2643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00</w:t>
              </w:r>
            </w:ins>
            <w:r w:rsidRPr="0028247A">
              <w:rPr>
                <w:rFonts w:eastAsia="SimSun" w:hint="eastAsia"/>
                <w:strike/>
                <w:rPrChange w:id="2644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之后则则计算已抽样数量的开始时间</w:t>
            </w:r>
            <w:r w:rsidRPr="0028247A">
              <w:rPr>
                <w:rFonts w:eastAsia="SimSun"/>
                <w:strike/>
                <w:rPrChange w:id="2645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@ </w:t>
            </w:r>
            <w:proofErr w:type="spellStart"/>
            <w:r w:rsidRPr="0028247A">
              <w:rPr>
                <w:rFonts w:eastAsia="SimSun"/>
                <w:strike/>
                <w:rPrChange w:id="2646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QCStarTime</w:t>
            </w:r>
            <w:proofErr w:type="spellEnd"/>
            <w:r w:rsidRPr="0028247A">
              <w:rPr>
                <w:rFonts w:eastAsia="SimSun" w:hint="eastAsia"/>
                <w:strike/>
                <w:rPrChange w:id="2647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为当天的</w:t>
            </w:r>
            <w:del w:id="2648" w:author="Gao, Guan-Wei (高貫偉 ITC)" w:date="2012-05-24T11:13:00Z">
              <w:r w:rsidRPr="0028247A">
                <w:rPr>
                  <w:rFonts w:eastAsia="SimSun"/>
                  <w:strike/>
                  <w:rPrChange w:id="2649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delText>7</w:delText>
              </w:r>
            </w:del>
            <w:ins w:id="2650" w:author="Gao, Guan-Wei (高貫偉 ITC)" w:date="2012-05-24T11:13:00Z">
              <w:r w:rsidRPr="0028247A">
                <w:rPr>
                  <w:rFonts w:eastAsia="SimSun"/>
                  <w:strike/>
                  <w:rPrChange w:id="2651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12</w:t>
              </w:r>
            </w:ins>
            <w:r w:rsidRPr="0028247A">
              <w:rPr>
                <w:rFonts w:eastAsia="SimSun"/>
                <w:strike/>
                <w:rPrChange w:id="2652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:</w:t>
            </w:r>
            <w:del w:id="2653" w:author="Gao, Guan-Wei (高貫偉 ITC)" w:date="2012-05-24T11:13:00Z">
              <w:r w:rsidRPr="0028247A">
                <w:rPr>
                  <w:rFonts w:eastAsia="SimSun"/>
                  <w:strike/>
                  <w:rPrChange w:id="2654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delText>50</w:delText>
              </w:r>
            </w:del>
            <w:ins w:id="2655" w:author="Gao, Guan-Wei (高貫偉 ITC)" w:date="2012-05-24T11:13:00Z">
              <w:r w:rsidRPr="0028247A">
                <w:rPr>
                  <w:rFonts w:eastAsia="SimSun"/>
                  <w:strike/>
                  <w:rPrChange w:id="2656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00</w:t>
              </w:r>
            </w:ins>
          </w:p>
          <w:p w:rsidR="00B63B0D" w:rsidRPr="0028247A" w:rsidRDefault="00450B81" w:rsidP="00B63B0D">
            <w:pPr>
              <w:ind w:firstLineChars="50" w:firstLine="105"/>
              <w:jc w:val="left"/>
              <w:rPr>
                <w:rFonts w:eastAsia="SimSun"/>
                <w:i/>
                <w:strike/>
                <w:sz w:val="20"/>
                <w:rPrChange w:id="2657" w:author="IEC960923" w:date="2013-05-08T11:41:00Z">
                  <w:rPr>
                    <w:rFonts w:eastAsia="SimSun"/>
                    <w:i/>
                    <w:sz w:val="20"/>
                  </w:rPr>
                </w:rPrChange>
              </w:rPr>
            </w:pPr>
            <w:r w:rsidRPr="0028247A">
              <w:rPr>
                <w:rFonts w:eastAsia="SimSun"/>
                <w:strike/>
                <w:rPrChange w:id="2658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ab/>
              <w:t xml:space="preserve">IF </w:t>
            </w:r>
            <w:proofErr w:type="spellStart"/>
            <w:r w:rsidRPr="0028247A">
              <w:rPr>
                <w:rFonts w:eastAsia="SimSun"/>
                <w:i/>
                <w:strike/>
                <w:sz w:val="20"/>
                <w:rPrChange w:id="2659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getdate</w:t>
            </w:r>
            <w:proofErr w:type="spellEnd"/>
            <w:r w:rsidRPr="0028247A">
              <w:rPr>
                <w:rFonts w:eastAsia="SimSun"/>
                <w:i/>
                <w:strike/>
                <w:sz w:val="20"/>
                <w:rPrChange w:id="2660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()</w:t>
            </w:r>
            <w:r w:rsidRPr="0028247A">
              <w:rPr>
                <w:rFonts w:eastAsia="SimSun"/>
                <w:strike/>
                <w:rPrChange w:id="2661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&lt;</w:t>
            </w:r>
            <w:r w:rsidRPr="0028247A">
              <w:rPr>
                <w:rFonts w:eastAsia="SimSun"/>
                <w:i/>
                <w:strike/>
                <w:sz w:val="20"/>
                <w:rPrChange w:id="2662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convert(char(10),</w:t>
            </w:r>
            <w:proofErr w:type="spellStart"/>
            <w:r w:rsidRPr="0028247A">
              <w:rPr>
                <w:rFonts w:eastAsia="SimSun"/>
                <w:i/>
                <w:strike/>
                <w:sz w:val="20"/>
                <w:rPrChange w:id="2663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getdate</w:t>
            </w:r>
            <w:proofErr w:type="spellEnd"/>
            <w:r w:rsidRPr="0028247A">
              <w:rPr>
                <w:rFonts w:eastAsia="SimSun"/>
                <w:i/>
                <w:strike/>
                <w:sz w:val="20"/>
                <w:rPrChange w:id="2664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 xml:space="preserve">(),111)  + ' </w:t>
            </w:r>
            <w:del w:id="2665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666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delText>07</w:delText>
              </w:r>
            </w:del>
            <w:ins w:id="2667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668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>12</w:t>
              </w:r>
            </w:ins>
            <w:r w:rsidRPr="0028247A">
              <w:rPr>
                <w:rFonts w:eastAsia="SimSun"/>
                <w:i/>
                <w:strike/>
                <w:sz w:val="20"/>
                <w:rPrChange w:id="2669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:</w:t>
            </w:r>
            <w:del w:id="2670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671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delText>50</w:delText>
              </w:r>
            </w:del>
            <w:ins w:id="2672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673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>00</w:t>
              </w:r>
            </w:ins>
            <w:r w:rsidRPr="0028247A">
              <w:rPr>
                <w:rFonts w:eastAsia="SimSun"/>
                <w:i/>
                <w:strike/>
                <w:sz w:val="20"/>
                <w:rPrChange w:id="2674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:00.000'</w:t>
            </w:r>
          </w:p>
          <w:p w:rsidR="000A0A0C" w:rsidRPr="0028247A" w:rsidRDefault="00450B81" w:rsidP="00B63B0D">
            <w:pPr>
              <w:pStyle w:val="ab"/>
              <w:ind w:left="360" w:firstLineChars="1250" w:firstLine="2625"/>
              <w:jc w:val="left"/>
              <w:rPr>
                <w:rFonts w:eastAsia="SimSun"/>
                <w:strike/>
                <w:rPrChange w:id="2675" w:author="IEC960923" w:date="2013-05-08T11:41:00Z">
                  <w:rPr>
                    <w:rFonts w:eastAsia="SimSun"/>
                  </w:rPr>
                </w:rPrChange>
              </w:rPr>
            </w:pPr>
            <w:r w:rsidRPr="0028247A">
              <w:rPr>
                <w:rFonts w:eastAsia="SimSun"/>
                <w:strike/>
                <w:rPrChange w:id="2676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--</w:t>
            </w:r>
            <w:r w:rsidRPr="0028247A">
              <w:rPr>
                <w:rFonts w:eastAsia="SimSun" w:hint="eastAsia"/>
                <w:strike/>
                <w:rPrChange w:id="2677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夜班</w:t>
            </w:r>
            <w:r w:rsidRPr="0028247A">
              <w:rPr>
                <w:rFonts w:eastAsia="SimSun"/>
                <w:strike/>
                <w:rPrChange w:id="2678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0 </w:t>
            </w:r>
            <w:r w:rsidRPr="0028247A">
              <w:rPr>
                <w:rFonts w:eastAsia="SimSun" w:hint="eastAsia"/>
                <w:strike/>
                <w:rPrChange w:id="2679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點以後</w:t>
            </w:r>
          </w:p>
          <w:p w:rsidR="000A0A0C" w:rsidRPr="0028247A" w:rsidRDefault="00450B81" w:rsidP="00B63B0D">
            <w:pPr>
              <w:ind w:firstLineChars="200" w:firstLine="420"/>
              <w:jc w:val="left"/>
              <w:rPr>
                <w:rFonts w:eastAsia="SimSun"/>
                <w:i/>
                <w:strike/>
                <w:sz w:val="20"/>
                <w:rPrChange w:id="2680" w:author="IEC960923" w:date="2013-05-08T11:41:00Z">
                  <w:rPr>
                    <w:rFonts w:eastAsia="SimSun"/>
                    <w:i/>
                    <w:sz w:val="20"/>
                  </w:rPr>
                </w:rPrChange>
              </w:rPr>
            </w:pPr>
            <w:r w:rsidRPr="0028247A">
              <w:rPr>
                <w:rFonts w:eastAsia="SimSun"/>
                <w:strike/>
                <w:rPrChange w:id="2681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28247A">
              <w:rPr>
                <w:rFonts w:eastAsia="SimSun"/>
                <w:strike/>
                <w:rPrChange w:id="2682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QCStarTime</w:t>
            </w:r>
            <w:proofErr w:type="spellEnd"/>
            <w:r w:rsidRPr="0028247A">
              <w:rPr>
                <w:rFonts w:eastAsia="SimSun"/>
                <w:strike/>
                <w:rPrChange w:id="2683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=</w:t>
            </w:r>
            <w:r w:rsidRPr="0028247A">
              <w:rPr>
                <w:rFonts w:eastAsia="SimSun"/>
                <w:i/>
                <w:strike/>
                <w:sz w:val="20"/>
                <w:rPrChange w:id="2684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 xml:space="preserve"> convert(char(10),</w:t>
            </w:r>
            <w:proofErr w:type="spellStart"/>
            <w:r w:rsidRPr="0028247A">
              <w:rPr>
                <w:rFonts w:eastAsia="SimSun"/>
                <w:i/>
                <w:strike/>
                <w:sz w:val="20"/>
                <w:rPrChange w:id="2685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getdate</w:t>
            </w:r>
            <w:proofErr w:type="spellEnd"/>
            <w:r w:rsidRPr="0028247A">
              <w:rPr>
                <w:rFonts w:eastAsia="SimSun"/>
                <w:i/>
                <w:strike/>
                <w:sz w:val="20"/>
                <w:rPrChange w:id="2686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 xml:space="preserve">()-1,111)  + ' </w:t>
            </w:r>
            <w:del w:id="2687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688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delText>07</w:delText>
              </w:r>
            </w:del>
            <w:ins w:id="2689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690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>12</w:t>
              </w:r>
            </w:ins>
            <w:r w:rsidRPr="0028247A">
              <w:rPr>
                <w:rFonts w:eastAsia="SimSun"/>
                <w:i/>
                <w:strike/>
                <w:sz w:val="20"/>
                <w:rPrChange w:id="2691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:</w:t>
            </w:r>
            <w:del w:id="2692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693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delText>50</w:delText>
              </w:r>
            </w:del>
            <w:ins w:id="2694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695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>00</w:t>
              </w:r>
            </w:ins>
            <w:r w:rsidRPr="0028247A">
              <w:rPr>
                <w:rFonts w:eastAsia="SimSun"/>
                <w:i/>
                <w:strike/>
                <w:sz w:val="20"/>
                <w:rPrChange w:id="2696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:00.000'</w:t>
            </w:r>
          </w:p>
          <w:p w:rsidR="000A0A0C" w:rsidRPr="0028247A" w:rsidRDefault="00450B81" w:rsidP="00B63B0D">
            <w:pPr>
              <w:ind w:firstLineChars="200" w:firstLine="400"/>
              <w:jc w:val="left"/>
              <w:rPr>
                <w:rFonts w:eastAsia="SimSun"/>
                <w:i/>
                <w:strike/>
                <w:sz w:val="20"/>
                <w:rPrChange w:id="2697" w:author="IEC960923" w:date="2013-05-08T11:41:00Z">
                  <w:rPr>
                    <w:rFonts w:eastAsia="SimSun"/>
                    <w:i/>
                    <w:sz w:val="20"/>
                  </w:rPr>
                </w:rPrChange>
              </w:rPr>
            </w:pPr>
            <w:r w:rsidRPr="0028247A">
              <w:rPr>
                <w:rFonts w:eastAsia="SimSun"/>
                <w:i/>
                <w:strike/>
                <w:sz w:val="20"/>
                <w:rPrChange w:id="2698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 xml:space="preserve">Else </w:t>
            </w:r>
            <w:r w:rsidRPr="0028247A">
              <w:rPr>
                <w:rFonts w:eastAsia="SimSun"/>
                <w:strike/>
                <w:rPrChange w:id="2699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---</w:t>
            </w:r>
            <w:r w:rsidRPr="0028247A">
              <w:rPr>
                <w:rFonts w:eastAsia="SimSun" w:hint="eastAsia"/>
                <w:strike/>
                <w:rPrChange w:id="2700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白班</w:t>
            </w:r>
            <w:r w:rsidRPr="0028247A">
              <w:rPr>
                <w:rFonts w:eastAsia="SimSun"/>
                <w:strike/>
                <w:rPrChange w:id="2701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&amp;</w:t>
            </w:r>
            <w:r w:rsidRPr="0028247A">
              <w:rPr>
                <w:rFonts w:eastAsia="SimSun" w:hint="eastAsia"/>
                <w:strike/>
                <w:rPrChange w:id="2702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夜班</w:t>
            </w:r>
            <w:r w:rsidRPr="0028247A">
              <w:rPr>
                <w:rFonts w:eastAsia="SimSun"/>
                <w:strike/>
                <w:rPrChange w:id="2703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0 </w:t>
            </w:r>
            <w:r w:rsidRPr="0028247A">
              <w:rPr>
                <w:rFonts w:eastAsia="SimSun" w:hint="eastAsia"/>
                <w:strike/>
                <w:rPrChange w:id="2704" w:author="IEC960923" w:date="2013-05-08T11:41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點以前</w:t>
            </w:r>
          </w:p>
          <w:p w:rsidR="000A0A0C" w:rsidRPr="0028247A" w:rsidRDefault="00450B81" w:rsidP="00D93E63">
            <w:pPr>
              <w:ind w:firstLineChars="300" w:firstLine="630"/>
              <w:jc w:val="left"/>
              <w:rPr>
                <w:ins w:id="2705" w:author="Gao, Guan-Wei (高貫偉 ITC)" w:date="2012-04-17T13:23:00Z"/>
                <w:rFonts w:eastAsia="SimSun"/>
                <w:i/>
                <w:strike/>
                <w:sz w:val="20"/>
                <w:rPrChange w:id="2706" w:author="IEC960923" w:date="2013-05-08T11:41:00Z">
                  <w:rPr>
                    <w:ins w:id="2707" w:author="Gao, Guan-Wei (高貫偉 ITC)" w:date="2012-04-17T13:23:00Z"/>
                    <w:rFonts w:eastAsia="SimSun"/>
                    <w:i/>
                    <w:sz w:val="20"/>
                  </w:rPr>
                </w:rPrChange>
              </w:rPr>
            </w:pPr>
            <w:r w:rsidRPr="0028247A">
              <w:rPr>
                <w:rFonts w:eastAsia="SimSun"/>
                <w:strike/>
                <w:rPrChange w:id="2708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@ </w:t>
            </w:r>
            <w:proofErr w:type="spellStart"/>
            <w:r w:rsidRPr="0028247A">
              <w:rPr>
                <w:rFonts w:eastAsia="SimSun"/>
                <w:strike/>
                <w:rPrChange w:id="2709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QCStarTime</w:t>
            </w:r>
            <w:proofErr w:type="spellEnd"/>
            <w:r w:rsidRPr="0028247A">
              <w:rPr>
                <w:rFonts w:eastAsia="SimSun"/>
                <w:strike/>
                <w:rPrChange w:id="2710" w:author="IEC960923" w:date="2013-05-08T11:41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=</w:t>
            </w:r>
            <w:r w:rsidRPr="0028247A">
              <w:rPr>
                <w:rFonts w:eastAsia="SimSun"/>
                <w:i/>
                <w:strike/>
                <w:sz w:val="20"/>
                <w:rPrChange w:id="2711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 xml:space="preserve"> convert(char(10),</w:t>
            </w:r>
            <w:proofErr w:type="spellStart"/>
            <w:r w:rsidRPr="0028247A">
              <w:rPr>
                <w:rFonts w:eastAsia="SimSun"/>
                <w:i/>
                <w:strike/>
                <w:sz w:val="20"/>
                <w:rPrChange w:id="2712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getdate</w:t>
            </w:r>
            <w:proofErr w:type="spellEnd"/>
            <w:r w:rsidRPr="0028247A">
              <w:rPr>
                <w:rFonts w:eastAsia="SimSun"/>
                <w:i/>
                <w:strike/>
                <w:sz w:val="20"/>
                <w:rPrChange w:id="2713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 xml:space="preserve">(),111)  + ' </w:t>
            </w:r>
            <w:del w:id="2714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715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delText>07</w:delText>
              </w:r>
            </w:del>
            <w:ins w:id="2716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717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>12</w:t>
              </w:r>
            </w:ins>
            <w:r w:rsidRPr="0028247A">
              <w:rPr>
                <w:rFonts w:eastAsia="SimSun"/>
                <w:i/>
                <w:strike/>
                <w:sz w:val="20"/>
                <w:rPrChange w:id="2718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:</w:t>
            </w:r>
            <w:del w:id="2719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720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delText>50</w:delText>
              </w:r>
            </w:del>
            <w:ins w:id="2721" w:author="Gao, Guan-Wei (高貫偉 ITC)" w:date="2012-05-24T11:13:00Z">
              <w:r w:rsidRPr="0028247A">
                <w:rPr>
                  <w:rFonts w:eastAsia="SimSun"/>
                  <w:i/>
                  <w:strike/>
                  <w:sz w:val="20"/>
                  <w:rPrChange w:id="2722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>00</w:t>
              </w:r>
            </w:ins>
            <w:r w:rsidRPr="0028247A">
              <w:rPr>
                <w:rFonts w:eastAsia="SimSun"/>
                <w:i/>
                <w:strike/>
                <w:sz w:val="20"/>
                <w:rPrChange w:id="2723" w:author="IEC960923" w:date="2013-05-08T11:41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:00.000'</w:t>
            </w:r>
          </w:p>
          <w:p w:rsidR="00E45D0E" w:rsidRPr="000325E6" w:rsidRDefault="00450B81">
            <w:pPr>
              <w:ind w:firstLineChars="300" w:firstLine="630"/>
              <w:jc w:val="left"/>
              <w:rPr>
                <w:rFonts w:eastAsia="SimSun"/>
                <w:i/>
                <w:strike/>
                <w:sz w:val="20"/>
                <w:rPrChange w:id="2724" w:author="Gao, Guan-Wei (高貫偉 ITC)" w:date="2012-09-11T14:38:00Z">
                  <w:rPr>
                    <w:rFonts w:eastAsia="SimSun"/>
                    <w:i/>
                    <w:sz w:val="20"/>
                  </w:rPr>
                </w:rPrChange>
              </w:rPr>
            </w:pPr>
            <w:ins w:id="2725" w:author="Gao, Guan-Wei (高貫偉 ITC)" w:date="2012-04-17T13:23:00Z">
              <w:r w:rsidRPr="0028247A">
                <w:rPr>
                  <w:rFonts w:eastAsia="SimSun"/>
                  <w:strike/>
                  <w:rPrChange w:id="2726" w:author="IEC960923" w:date="2013-05-08T11:41:00Z">
                    <w:rPr>
                      <w:rFonts w:eastAsia="SimSun"/>
                      <w:i/>
                      <w:iCs/>
                      <w:color w:val="000000"/>
                      <w:highlight w:val="yellow"/>
                    </w:rPr>
                  </w:rPrChange>
                </w:rPr>
                <w:t xml:space="preserve">2012-4-17 </w:t>
              </w:r>
              <w:r w:rsidRPr="0028247A">
                <w:rPr>
                  <w:rFonts w:eastAsia="SimSun" w:hint="eastAsia"/>
                  <w:strike/>
                  <w:rPrChange w:id="2727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  <w:highlight w:val="yellow"/>
                    </w:rPr>
                  </w:rPrChange>
                </w:rPr>
                <w:t>删除</w:t>
              </w:r>
            </w:ins>
          </w:p>
          <w:p w:rsidR="00D93E63" w:rsidRPr="000325E6" w:rsidRDefault="00450B81" w:rsidP="00D93E63">
            <w:pPr>
              <w:pStyle w:val="ab"/>
              <w:numPr>
                <w:ilvl w:val="0"/>
                <w:numId w:val="35"/>
              </w:numPr>
              <w:ind w:firstLineChars="0"/>
              <w:jc w:val="left"/>
              <w:rPr>
                <w:rFonts w:eastAsia="SimSun"/>
                <w:strike/>
                <w:rPrChange w:id="2728" w:author="Gao, Guan-Wei (高貫偉 ITC)" w:date="2012-09-11T14:3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/>
                <w:strike/>
                <w:rPrChange w:id="2729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CTO</w:t>
            </w:r>
            <w:r w:rsidRPr="00450B81">
              <w:rPr>
                <w:rFonts w:eastAsia="SimSun" w:hint="eastAsia"/>
                <w:strike/>
                <w:rPrChange w:id="2730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的机型计算已抽检数量</w:t>
            </w:r>
            <w:r w:rsidRPr="00450B81">
              <w:rPr>
                <w:rFonts w:eastAsia="SimSun"/>
                <w:strike/>
                <w:rPrChange w:id="2731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450B81">
              <w:rPr>
                <w:rFonts w:eastAsia="SimSun"/>
                <w:strike/>
                <w:rPrChange w:id="2732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cnt</w:t>
            </w:r>
            <w:proofErr w:type="spellEnd"/>
            <w:r w:rsidRPr="00450B81">
              <w:rPr>
                <w:rFonts w:eastAsia="SimSun" w:hint="eastAsia"/>
                <w:strike/>
                <w:rPrChange w:id="2733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逻辑为</w:t>
            </w:r>
            <w:r w:rsidRPr="00450B81">
              <w:rPr>
                <w:rFonts w:eastAsia="SimSun"/>
                <w:strike/>
                <w:rPrChange w:id="2734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</w:t>
            </w:r>
            <w:r w:rsidRPr="00450B81">
              <w:rPr>
                <w:rFonts w:eastAsia="SimSun" w:hint="eastAsia"/>
                <w:strike/>
                <w:rPrChange w:id="2735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抽检时间</w:t>
            </w:r>
            <w:r w:rsidRPr="00450B81">
              <w:rPr>
                <w:rFonts w:eastAsia="SimSun"/>
                <w:strike/>
                <w:rPrChange w:id="2736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450B81">
              <w:rPr>
                <w:rFonts w:eastAsia="SimSun"/>
                <w:strike/>
                <w:rPrChange w:id="2737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QCStarTime</w:t>
            </w:r>
            <w:proofErr w:type="spellEnd"/>
            <w:r w:rsidRPr="00450B81">
              <w:rPr>
                <w:rFonts w:eastAsia="SimSun" w:hint="eastAsia"/>
                <w:strike/>
                <w:rPrChange w:id="2738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后的国别相同的且</w:t>
            </w:r>
            <w:proofErr w:type="spellStart"/>
            <w:r w:rsidRPr="00450B81">
              <w:rPr>
                <w:rFonts w:eastAsia="SimSun"/>
                <w:strike/>
                <w:rPrChange w:id="2739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SysCode</w:t>
            </w:r>
            <w:proofErr w:type="spellEnd"/>
            <w:r w:rsidRPr="00450B81">
              <w:rPr>
                <w:rFonts w:eastAsia="SimSun" w:hint="eastAsia"/>
                <w:strike/>
                <w:rPrChange w:id="2740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相同</w:t>
            </w:r>
            <w:r w:rsidRPr="00450B81">
              <w:rPr>
                <w:rFonts w:eastAsia="SimSun"/>
                <w:strike/>
                <w:rPrChange w:id="2741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(</w:t>
            </w:r>
            <w:r w:rsidRPr="00450B81">
              <w:rPr>
                <w:rFonts w:eastAsia="SimSun" w:hint="eastAsia"/>
                <w:strike/>
                <w:rPrChange w:id="2742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当</w:t>
            </w:r>
            <w:r w:rsidRPr="00450B81">
              <w:rPr>
                <w:rFonts w:eastAsia="SimSun"/>
                <w:strike/>
                <w:rPrChange w:id="2743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450B81">
              <w:rPr>
                <w:rFonts w:eastAsia="SimSun"/>
                <w:strike/>
                <w:rPrChange w:id="2744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syscode</w:t>
            </w:r>
            <w:proofErr w:type="spellEnd"/>
            <w:r w:rsidRPr="00450B81">
              <w:rPr>
                <w:rFonts w:eastAsia="SimSun"/>
                <w:strike/>
                <w:rPrChange w:id="2745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&lt;&gt;’’</w:t>
            </w:r>
            <w:r w:rsidRPr="00450B81">
              <w:rPr>
                <w:rFonts w:eastAsia="SimSun" w:hint="eastAsia"/>
                <w:strike/>
                <w:rPrChange w:id="2746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时才会有</w:t>
            </w:r>
            <w:proofErr w:type="spellStart"/>
            <w:r w:rsidRPr="00450B81">
              <w:rPr>
                <w:rFonts w:eastAsia="SimSun"/>
                <w:strike/>
                <w:rPrChange w:id="2747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SysCode</w:t>
            </w:r>
            <w:proofErr w:type="spellEnd"/>
            <w:r w:rsidRPr="00450B81">
              <w:rPr>
                <w:rFonts w:eastAsia="SimSun" w:hint="eastAsia"/>
                <w:strike/>
                <w:rPrChange w:id="2748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相同的条件</w:t>
            </w:r>
            <w:r w:rsidRPr="00450B81">
              <w:rPr>
                <w:rFonts w:eastAsia="SimSun"/>
                <w:strike/>
                <w:rPrChange w:id="2749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)</w:t>
            </w:r>
            <w:r w:rsidRPr="00450B81">
              <w:rPr>
                <w:rFonts w:eastAsia="SimSun" w:hint="eastAsia"/>
                <w:strike/>
                <w:rPrChange w:id="2750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的所有</w:t>
            </w:r>
            <w:r w:rsidRPr="00450B81">
              <w:rPr>
                <w:rFonts w:eastAsia="SimSun"/>
                <w:strike/>
                <w:rPrChange w:id="2751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Model</w:t>
            </w:r>
            <w:r w:rsidRPr="00450B81">
              <w:rPr>
                <w:rFonts w:eastAsia="SimSun" w:hint="eastAsia"/>
                <w:strike/>
                <w:rPrChange w:id="2752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的所有的</w:t>
            </w:r>
            <w:r w:rsidRPr="00450B81">
              <w:rPr>
                <w:rFonts w:eastAsia="SimSun"/>
                <w:strike/>
                <w:rPrChange w:id="2753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Product</w:t>
            </w:r>
          </w:p>
          <w:p w:rsidR="00D93E63" w:rsidRPr="000325E6" w:rsidRDefault="00450B81" w:rsidP="00D93E63">
            <w:pPr>
              <w:pStyle w:val="ab"/>
              <w:numPr>
                <w:ilvl w:val="0"/>
                <w:numId w:val="36"/>
              </w:numPr>
              <w:ind w:firstLineChars="0"/>
              <w:jc w:val="left"/>
              <w:rPr>
                <w:rFonts w:eastAsia="SimSun"/>
                <w:strike/>
                <w:rPrChange w:id="2754" w:author="Gao, Guan-Wei (高貫偉 ITC)" w:date="2012-09-11T14:3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 w:hint="eastAsia"/>
                <w:strike/>
                <w:rPrChange w:id="2755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抽检时间</w:t>
            </w:r>
            <w:r w:rsidRPr="00450B81">
              <w:rPr>
                <w:rFonts w:eastAsia="SimSun"/>
                <w:strike/>
                <w:rPrChange w:id="2756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450B81">
              <w:rPr>
                <w:rFonts w:eastAsia="SimSun"/>
                <w:strike/>
                <w:rPrChange w:id="2757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QCStarTime</w:t>
            </w:r>
            <w:proofErr w:type="spellEnd"/>
            <w:r w:rsidRPr="00450B81">
              <w:rPr>
                <w:rFonts w:eastAsia="SimSun"/>
                <w:strike/>
                <w:rPrChange w:id="2758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 </w:t>
            </w:r>
            <w:r w:rsidRPr="00450B81">
              <w:rPr>
                <w:rFonts w:eastAsia="SimSun" w:hint="eastAsia"/>
                <w:strike/>
                <w:rPrChange w:id="2759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开始后</w:t>
            </w:r>
            <w:r w:rsidRPr="00450B81">
              <w:rPr>
                <w:rFonts w:eastAsia="SimSun"/>
                <w:strike/>
                <w:rPrChange w:id="2760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</w:t>
            </w:r>
          </w:p>
          <w:p w:rsidR="00D93E63" w:rsidRPr="000325E6" w:rsidRDefault="00450B81" w:rsidP="00D93E63">
            <w:pPr>
              <w:pStyle w:val="ab"/>
              <w:ind w:left="1368" w:firstLineChars="0" w:firstLine="0"/>
              <w:jc w:val="left"/>
              <w:rPr>
                <w:rFonts w:eastAsia="SimSun"/>
                <w:strike/>
                <w:rPrChange w:id="2761" w:author="Gao, Guan-Wei (高貫偉 ITC)" w:date="2012-09-11T14:3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/>
                <w:strike/>
                <w:rPrChange w:id="2762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</w:t>
            </w:r>
            <w:proofErr w:type="spellStart"/>
            <w:r w:rsidRPr="00450B81">
              <w:rPr>
                <w:rFonts w:eastAsia="SimSun"/>
                <w:strike/>
                <w:rPrChange w:id="2763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QCStatus.cdt</w:t>
            </w:r>
            <w:proofErr w:type="spellEnd"/>
            <w:r w:rsidRPr="00450B81">
              <w:rPr>
                <w:rFonts w:eastAsia="SimSun"/>
                <w:strike/>
                <w:rPrChange w:id="2764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&gt;=@ </w:t>
            </w:r>
            <w:proofErr w:type="spellStart"/>
            <w:r w:rsidRPr="00450B81">
              <w:rPr>
                <w:rFonts w:eastAsia="SimSun"/>
                <w:strike/>
                <w:rPrChange w:id="2765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QCStarTime</w:t>
            </w:r>
            <w:proofErr w:type="spellEnd"/>
          </w:p>
          <w:p w:rsidR="00D93E63" w:rsidRPr="000325E6" w:rsidRDefault="00450B81" w:rsidP="00D93E63">
            <w:pPr>
              <w:pStyle w:val="ab"/>
              <w:numPr>
                <w:ilvl w:val="0"/>
                <w:numId w:val="36"/>
              </w:numPr>
              <w:ind w:firstLineChars="0"/>
              <w:jc w:val="left"/>
              <w:rPr>
                <w:rFonts w:eastAsia="SimSun"/>
                <w:strike/>
                <w:rPrChange w:id="2766" w:author="Gao, Guan-Wei (高貫偉 ITC)" w:date="2012-09-11T14:3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 w:hint="eastAsia"/>
                <w:strike/>
                <w:rPrChange w:id="2767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国别相同</w:t>
            </w:r>
            <w:r w:rsidRPr="00450B81">
              <w:rPr>
                <w:rFonts w:eastAsia="SimSun"/>
                <w:strike/>
                <w:rPrChange w:id="2768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:</w:t>
            </w:r>
          </w:p>
          <w:p w:rsidR="00D93E63" w:rsidRPr="000325E6" w:rsidRDefault="00450B81" w:rsidP="00D93E63">
            <w:pPr>
              <w:pStyle w:val="ab"/>
              <w:ind w:left="1368" w:firstLineChars="0" w:firstLine="0"/>
              <w:jc w:val="left"/>
              <w:rPr>
                <w:rFonts w:eastAsia="SimSun"/>
                <w:strike/>
                <w:rPrChange w:id="2769" w:author="Gao, Guan-Wei (高貫偉 ITC)" w:date="2012-09-11T14:3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/>
                <w:strike/>
                <w:rPrChange w:id="2770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substring(</w:t>
            </w:r>
            <w:r w:rsidRPr="00450B81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  <w:rPrChange w:id="2771" w:author="Gao, Guan-Wei (高貫偉 ITC)" w:date="2012-09-11T14:38:00Z">
                  <w:rPr>
                    <w:rFonts w:ascii="Courier New" w:hAnsi="Courier New" w:cs="Courier New"/>
                    <w:i/>
                    <w:iCs/>
                    <w:noProof/>
                    <w:color w:val="000000"/>
                    <w:kern w:val="0"/>
                    <w:sz w:val="20"/>
                    <w:szCs w:val="20"/>
                  </w:rPr>
                </w:rPrChange>
              </w:rPr>
              <w:t>[</w:t>
            </w:r>
            <w:proofErr w:type="spellStart"/>
            <w:r w:rsidRPr="00450B81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  <w:rPrChange w:id="2772" w:author="Gao, Guan-Wei (高貫偉 ITC)" w:date="2012-09-11T14:38:00Z">
                  <w:rPr>
                    <w:rFonts w:ascii="Courier New" w:hAnsi="Courier New" w:cs="Courier New"/>
                    <w:i/>
                    <w:iCs/>
                    <w:noProof/>
                    <w:color w:val="000000"/>
                    <w:kern w:val="0"/>
                    <w:sz w:val="20"/>
                    <w:szCs w:val="20"/>
                  </w:rPr>
                </w:rPrChange>
              </w:rPr>
              <w:t>QCStatus</w:t>
            </w:r>
            <w:proofErr w:type="spellEnd"/>
            <w:r w:rsidRPr="00450B81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  <w:rPrChange w:id="2773" w:author="Gao, Guan-Wei (高貫偉 ITC)" w:date="2012-09-11T14:38:00Z">
                  <w:rPr>
                    <w:rFonts w:ascii="Courier New" w:hAnsi="Courier New" w:cs="Courier New"/>
                    <w:i/>
                    <w:iCs/>
                    <w:noProof/>
                    <w:color w:val="000000"/>
                    <w:kern w:val="0"/>
                    <w:sz w:val="20"/>
                    <w:szCs w:val="20"/>
                  </w:rPr>
                </w:rPrChange>
              </w:rPr>
              <w:t>]</w:t>
            </w:r>
            <w:r w:rsidRPr="00450B81">
              <w:rPr>
                <w:rFonts w:ascii="Courier New" w:eastAsia="SimSun" w:hAnsi="Courier New" w:cs="Courier New"/>
                <w:strike/>
                <w:noProof/>
                <w:kern w:val="0"/>
                <w:sz w:val="20"/>
                <w:szCs w:val="20"/>
                <w:rPrChange w:id="2774" w:author="Gao, Guan-Wei (高貫偉 ITC)" w:date="2012-09-11T14:38:00Z">
                  <w:rPr>
                    <w:rFonts w:ascii="Courier New" w:eastAsia="SimSun" w:hAnsi="Courier New" w:cs="Courier New"/>
                    <w:i/>
                    <w:iCs/>
                    <w:noProof/>
                    <w:color w:val="000000"/>
                    <w:kern w:val="0"/>
                    <w:sz w:val="20"/>
                    <w:szCs w:val="20"/>
                  </w:rPr>
                </w:rPrChange>
              </w:rPr>
              <w:t>.Model</w:t>
            </w:r>
            <w:r w:rsidRPr="00450B81">
              <w:rPr>
                <w:rFonts w:eastAsia="SimSun"/>
                <w:strike/>
                <w:rPrChange w:id="2775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,10,2)=substring(Product.Model,10,2)  </w:t>
            </w:r>
          </w:p>
          <w:p w:rsidR="00D93E63" w:rsidRPr="000325E6" w:rsidRDefault="00450B81" w:rsidP="00D93E63">
            <w:pPr>
              <w:pStyle w:val="ab"/>
              <w:numPr>
                <w:ilvl w:val="0"/>
                <w:numId w:val="36"/>
              </w:numPr>
              <w:ind w:firstLineChars="0"/>
              <w:jc w:val="left"/>
              <w:rPr>
                <w:rFonts w:eastAsia="SimSun"/>
                <w:strike/>
                <w:rPrChange w:id="2776" w:author="Gao, Guan-Wei (高貫偉 ITC)" w:date="2012-09-11T14:38:00Z">
                  <w:rPr>
                    <w:rFonts w:eastAsia="SimSun"/>
                  </w:rPr>
                </w:rPrChange>
              </w:rPr>
            </w:pPr>
            <w:proofErr w:type="spellStart"/>
            <w:r w:rsidRPr="00450B81">
              <w:rPr>
                <w:rFonts w:eastAsia="SimSun"/>
                <w:strike/>
                <w:rPrChange w:id="2777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SysCode</w:t>
            </w:r>
            <w:proofErr w:type="spellEnd"/>
            <w:r w:rsidRPr="00450B81">
              <w:rPr>
                <w:rFonts w:eastAsia="SimSun" w:hint="eastAsia"/>
                <w:strike/>
                <w:rPrChange w:id="2778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相同</w:t>
            </w:r>
          </w:p>
          <w:p w:rsidR="00D93E63" w:rsidRPr="000325E6" w:rsidRDefault="00450B81" w:rsidP="00D93E63">
            <w:pPr>
              <w:pStyle w:val="ab"/>
              <w:ind w:left="1368" w:firstLineChars="0" w:firstLine="0"/>
              <w:jc w:val="left"/>
              <w:rPr>
                <w:rFonts w:eastAsia="SimSun"/>
                <w:strike/>
                <w:rPrChange w:id="2779" w:author="Gao, Guan-Wei (高貫偉 ITC)" w:date="2012-09-11T14:38:00Z">
                  <w:rPr>
                    <w:rFonts w:eastAsia="SimSun"/>
                  </w:rPr>
                </w:rPrChange>
              </w:rPr>
            </w:pPr>
            <w:r w:rsidRPr="00450B81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  <w:rPrChange w:id="2780" w:author="Gao, Guan-Wei (高貫偉 ITC)" w:date="2012-09-11T14:38:00Z">
                  <w:rPr>
                    <w:rFonts w:ascii="Courier New" w:hAnsi="Courier New" w:cs="Courier New"/>
                    <w:i/>
                    <w:iCs/>
                    <w:noProof/>
                    <w:color w:val="000000"/>
                    <w:kern w:val="0"/>
                    <w:sz w:val="20"/>
                    <w:szCs w:val="20"/>
                  </w:rPr>
                </w:rPrChange>
              </w:rPr>
              <w:t>[QCStatus]</w:t>
            </w:r>
            <w:r w:rsidRPr="00450B81">
              <w:rPr>
                <w:rFonts w:ascii="Courier New" w:eastAsia="SimSun" w:hAnsi="Courier New" w:cs="Courier New"/>
                <w:strike/>
                <w:noProof/>
                <w:kern w:val="0"/>
                <w:sz w:val="20"/>
                <w:szCs w:val="20"/>
                <w:rPrChange w:id="2781" w:author="Gao, Guan-Wei (高貫偉 ITC)" w:date="2012-09-11T14:38:00Z">
                  <w:rPr>
                    <w:rFonts w:ascii="Courier New" w:eastAsia="SimSun" w:hAnsi="Courier New" w:cs="Courier New"/>
                    <w:i/>
                    <w:iCs/>
                    <w:noProof/>
                    <w:color w:val="000000"/>
                    <w:kern w:val="0"/>
                    <w:sz w:val="20"/>
                    <w:szCs w:val="20"/>
                  </w:rPr>
                </w:rPrChange>
              </w:rPr>
              <w:t>.Model</w:t>
            </w:r>
            <w:r w:rsidRPr="00450B81">
              <w:rPr>
                <w:rFonts w:eastAsia="SimSun"/>
                <w:strike/>
                <w:rPrChange w:id="2782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in (select </w:t>
            </w:r>
            <w:proofErr w:type="spellStart"/>
            <w:r w:rsidRPr="00450B81">
              <w:rPr>
                <w:rFonts w:eastAsia="SimSun"/>
                <w:strike/>
                <w:rPrChange w:id="2783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part_number</w:t>
            </w:r>
            <w:proofErr w:type="spellEnd"/>
            <w:r w:rsidRPr="00450B81">
              <w:rPr>
                <w:rFonts w:eastAsia="SimSun"/>
                <w:strike/>
                <w:rPrChange w:id="2784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from </w:t>
            </w:r>
            <w:proofErr w:type="spellStart"/>
            <w:r w:rsidRPr="00450B81">
              <w:rPr>
                <w:rFonts w:eastAsia="SimSun"/>
                <w:strike/>
                <w:rPrChange w:id="2785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Bom_Code</w:t>
            </w:r>
            <w:proofErr w:type="spellEnd"/>
            <w:r w:rsidRPr="00450B81">
              <w:rPr>
                <w:rFonts w:eastAsia="SimSun"/>
                <w:strike/>
                <w:rPrChange w:id="2786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(</w:t>
            </w:r>
            <w:proofErr w:type="spellStart"/>
            <w:r w:rsidRPr="00450B81">
              <w:rPr>
                <w:rFonts w:eastAsia="SimSun"/>
                <w:strike/>
                <w:rPrChange w:id="2787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nolock</w:t>
            </w:r>
            <w:proofErr w:type="spellEnd"/>
            <w:r w:rsidRPr="00450B81">
              <w:rPr>
                <w:rFonts w:eastAsia="SimSun"/>
                <w:strike/>
                <w:rPrChange w:id="2788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) where </w:t>
            </w:r>
            <w:proofErr w:type="spellStart"/>
            <w:r w:rsidRPr="00450B81">
              <w:rPr>
                <w:rFonts w:eastAsia="SimSun"/>
                <w:strike/>
                <w:rPrChange w:id="2789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os_code</w:t>
            </w:r>
            <w:proofErr w:type="spellEnd"/>
            <w:r w:rsidRPr="00450B81">
              <w:rPr>
                <w:rFonts w:eastAsia="SimSun"/>
                <w:strike/>
                <w:rPrChange w:id="2790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=@</w:t>
            </w:r>
            <w:proofErr w:type="spellStart"/>
            <w:r w:rsidRPr="00450B81">
              <w:rPr>
                <w:rFonts w:eastAsia="SimSun"/>
                <w:strike/>
                <w:rPrChange w:id="2791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syscode</w:t>
            </w:r>
            <w:proofErr w:type="spellEnd"/>
            <w:r w:rsidRPr="00450B81">
              <w:rPr>
                <w:rFonts w:eastAsia="SimSun"/>
                <w:strike/>
                <w:rPrChange w:id="2792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)</w:t>
            </w:r>
          </w:p>
          <w:p w:rsidR="00D93E63" w:rsidRPr="000325E6" w:rsidRDefault="00450B81" w:rsidP="00D93E63">
            <w:pPr>
              <w:pStyle w:val="ab"/>
              <w:ind w:left="1368" w:firstLineChars="0" w:firstLine="0"/>
              <w:jc w:val="left"/>
              <w:rPr>
                <w:rFonts w:eastAsia="SimSun"/>
                <w:strike/>
                <w:rPrChange w:id="2793" w:author="Gao, Guan-Wei (高貫偉 ITC)" w:date="2012-09-11T14:3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 w:hint="eastAsia"/>
                <w:strike/>
                <w:rPrChange w:id="2794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注：只有</w:t>
            </w:r>
            <w:r w:rsidRPr="00450B81">
              <w:rPr>
                <w:rFonts w:eastAsia="SimSun"/>
                <w:strike/>
                <w:rPrChange w:id="2795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450B81">
              <w:rPr>
                <w:rFonts w:eastAsia="SimSun"/>
                <w:strike/>
                <w:rPrChange w:id="2796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syscode</w:t>
            </w:r>
            <w:proofErr w:type="spellEnd"/>
            <w:r w:rsidRPr="00450B81">
              <w:rPr>
                <w:rFonts w:eastAsia="SimSun"/>
                <w:strike/>
                <w:rPrChange w:id="2797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&lt;&gt;’’</w:t>
            </w:r>
            <w:r w:rsidRPr="00450B81">
              <w:rPr>
                <w:rFonts w:eastAsia="SimSun" w:hint="eastAsia"/>
                <w:strike/>
                <w:rPrChange w:id="2798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才会有条件</w:t>
            </w:r>
            <w:r w:rsidRPr="00450B81">
              <w:rPr>
                <w:rFonts w:eastAsia="SimSun"/>
                <w:strike/>
                <w:rPrChange w:id="2799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c </w:t>
            </w:r>
            <w:r w:rsidRPr="00450B81">
              <w:rPr>
                <w:rFonts w:eastAsia="SimSun" w:hint="eastAsia"/>
                <w:strike/>
                <w:rPrChange w:id="2800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（</w:t>
            </w:r>
            <w:proofErr w:type="spellStart"/>
            <w:r w:rsidRPr="00450B81">
              <w:rPr>
                <w:rFonts w:eastAsia="SimSun"/>
                <w:strike/>
                <w:rPrChange w:id="2801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SysCode</w:t>
            </w:r>
            <w:proofErr w:type="spellEnd"/>
            <w:r w:rsidRPr="00450B81">
              <w:rPr>
                <w:rFonts w:eastAsia="SimSun" w:hint="eastAsia"/>
                <w:strike/>
                <w:rPrChange w:id="2802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相同）</w:t>
            </w:r>
          </w:p>
          <w:p w:rsidR="00CB3708" w:rsidRPr="000325E6" w:rsidRDefault="00450B81" w:rsidP="00CB3708">
            <w:pPr>
              <w:pStyle w:val="ab"/>
              <w:numPr>
                <w:ilvl w:val="0"/>
                <w:numId w:val="36"/>
              </w:numPr>
              <w:ind w:firstLineChars="0"/>
              <w:jc w:val="left"/>
              <w:rPr>
                <w:rFonts w:eastAsia="SimSun"/>
                <w:strike/>
                <w:rPrChange w:id="2803" w:author="Gao, Guan-Wei (高貫偉 ITC)" w:date="2012-09-11T14:38:00Z">
                  <w:rPr>
                    <w:rFonts w:eastAsia="SimSun"/>
                  </w:rPr>
                </w:rPrChange>
              </w:rPr>
            </w:pPr>
            <w:proofErr w:type="spellStart"/>
            <w:r w:rsidRPr="00450B81">
              <w:rPr>
                <w:rFonts w:eastAsia="SimSun"/>
                <w:strike/>
                <w:rPrChange w:id="2804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Tp</w:t>
            </w:r>
            <w:proofErr w:type="spellEnd"/>
            <w:r w:rsidRPr="00450B81">
              <w:rPr>
                <w:rFonts w:eastAsia="SimSun"/>
                <w:strike/>
                <w:rPrChange w:id="2805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=’PIA’</w:t>
            </w:r>
          </w:p>
          <w:p w:rsidR="00CB3708" w:rsidRPr="000325E6" w:rsidRDefault="00CB3708" w:rsidP="00D93E63">
            <w:pPr>
              <w:pStyle w:val="ab"/>
              <w:ind w:left="1368" w:firstLineChars="0" w:firstLine="0"/>
              <w:jc w:val="left"/>
              <w:rPr>
                <w:rFonts w:eastAsia="SimSun"/>
                <w:strike/>
                <w:rPrChange w:id="2806" w:author="Gao, Guan-Wei (高貫偉 ITC)" w:date="2012-09-11T14:38:00Z">
                  <w:rPr>
                    <w:rFonts w:eastAsia="SimSun"/>
                  </w:rPr>
                </w:rPrChange>
              </w:rPr>
            </w:pPr>
          </w:p>
          <w:p w:rsidR="00D93E63" w:rsidRPr="000325E6" w:rsidRDefault="00450B81" w:rsidP="00D93E63">
            <w:pPr>
              <w:pStyle w:val="ab"/>
              <w:numPr>
                <w:ilvl w:val="0"/>
                <w:numId w:val="35"/>
              </w:numPr>
              <w:ind w:firstLineChars="0"/>
              <w:jc w:val="left"/>
              <w:rPr>
                <w:rFonts w:eastAsia="SimSun"/>
                <w:strike/>
                <w:rPrChange w:id="2807" w:author="Gao, Guan-Wei (高貫偉 ITC)" w:date="2012-09-11T14:3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 w:hint="eastAsia"/>
                <w:strike/>
                <w:rPrChange w:id="2808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如果不是</w:t>
            </w:r>
            <w:r w:rsidRPr="00450B81">
              <w:rPr>
                <w:rFonts w:eastAsia="SimSun"/>
                <w:strike/>
                <w:rPrChange w:id="2809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CTO</w:t>
            </w:r>
            <w:r w:rsidRPr="00450B81">
              <w:rPr>
                <w:rFonts w:eastAsia="SimSun" w:hint="eastAsia"/>
                <w:strike/>
                <w:rPrChange w:id="2810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的机型，计算抽检数量</w:t>
            </w:r>
            <w:r w:rsidRPr="00450B81">
              <w:rPr>
                <w:rFonts w:eastAsia="SimSun"/>
                <w:strike/>
                <w:rPrChange w:id="2811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450B81">
              <w:rPr>
                <w:rFonts w:eastAsia="SimSun"/>
                <w:strike/>
                <w:rPrChange w:id="2812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cnt</w:t>
            </w:r>
            <w:proofErr w:type="spellEnd"/>
            <w:r w:rsidRPr="00450B81">
              <w:rPr>
                <w:rFonts w:eastAsia="SimSun" w:hint="eastAsia"/>
                <w:strike/>
                <w:rPrChange w:id="2813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为</w:t>
            </w:r>
            <w:r w:rsidRPr="00450B81">
              <w:rPr>
                <w:rFonts w:eastAsia="SimSun"/>
                <w:strike/>
                <w:rPrChange w:id="2814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</w:t>
            </w:r>
            <w:r w:rsidRPr="00450B81">
              <w:rPr>
                <w:rFonts w:eastAsia="SimSun" w:hint="eastAsia"/>
                <w:strike/>
                <w:rPrChange w:id="2815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抽检时间</w:t>
            </w:r>
            <w:r w:rsidRPr="00450B81">
              <w:rPr>
                <w:rFonts w:eastAsia="SimSun"/>
                <w:strike/>
                <w:rPrChange w:id="2816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450B81">
              <w:rPr>
                <w:rFonts w:eastAsia="SimSun"/>
                <w:strike/>
                <w:rPrChange w:id="2817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QCStarTime</w:t>
            </w:r>
            <w:proofErr w:type="spellEnd"/>
            <w:r w:rsidRPr="00450B81">
              <w:rPr>
                <w:rFonts w:eastAsia="SimSun"/>
                <w:strike/>
                <w:rPrChange w:id="2818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 </w:t>
            </w:r>
            <w:r w:rsidRPr="00450B81">
              <w:rPr>
                <w:rFonts w:eastAsia="SimSun" w:hint="eastAsia"/>
                <w:strike/>
                <w:rPrChange w:id="2819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后的所有的</w:t>
            </w:r>
            <w:r w:rsidRPr="00450B81">
              <w:rPr>
                <w:rFonts w:eastAsia="SimSun"/>
                <w:strike/>
                <w:rPrChange w:id="2820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Product</w:t>
            </w:r>
          </w:p>
          <w:p w:rsidR="00D93E63" w:rsidRPr="000325E6" w:rsidRDefault="00450B81" w:rsidP="00D93E63">
            <w:pPr>
              <w:pStyle w:val="ab"/>
              <w:numPr>
                <w:ilvl w:val="0"/>
                <w:numId w:val="37"/>
              </w:numPr>
              <w:ind w:firstLineChars="0"/>
              <w:jc w:val="left"/>
              <w:rPr>
                <w:rFonts w:eastAsia="SimSun"/>
                <w:strike/>
                <w:rPrChange w:id="2821" w:author="Gao, Guan-Wei (高貫偉 ITC)" w:date="2012-09-11T14:3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 w:hint="eastAsia"/>
                <w:strike/>
                <w:rPrChange w:id="2822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抽检时间</w:t>
            </w:r>
            <w:r w:rsidRPr="00450B81">
              <w:rPr>
                <w:rFonts w:eastAsia="SimSun"/>
                <w:strike/>
                <w:rPrChange w:id="2823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450B81">
              <w:rPr>
                <w:rFonts w:eastAsia="SimSun"/>
                <w:strike/>
                <w:rPrChange w:id="2824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QCStarTime</w:t>
            </w:r>
            <w:proofErr w:type="spellEnd"/>
            <w:r w:rsidRPr="00450B81">
              <w:rPr>
                <w:rFonts w:eastAsia="SimSun"/>
                <w:strike/>
                <w:rPrChange w:id="2825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 </w:t>
            </w:r>
            <w:r w:rsidRPr="00450B81">
              <w:rPr>
                <w:rFonts w:eastAsia="SimSun" w:hint="eastAsia"/>
                <w:strike/>
                <w:rPrChange w:id="2826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开始后</w:t>
            </w:r>
            <w:r w:rsidRPr="00450B81">
              <w:rPr>
                <w:rFonts w:eastAsia="SimSun"/>
                <w:strike/>
                <w:rPrChange w:id="2827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 </w:t>
            </w:r>
          </w:p>
          <w:p w:rsidR="00D93E63" w:rsidRPr="000325E6" w:rsidRDefault="00450B81" w:rsidP="00D93E63">
            <w:pPr>
              <w:pStyle w:val="ab"/>
              <w:ind w:left="888" w:firstLineChars="0" w:firstLine="0"/>
              <w:jc w:val="left"/>
              <w:rPr>
                <w:rFonts w:eastAsia="SimSun"/>
                <w:strike/>
                <w:rPrChange w:id="2828" w:author="Gao, Guan-Wei (高貫偉 ITC)" w:date="2012-09-11T14:38:00Z">
                  <w:rPr>
                    <w:rFonts w:eastAsia="SimSun"/>
                  </w:rPr>
                </w:rPrChange>
              </w:rPr>
            </w:pPr>
            <w:proofErr w:type="spellStart"/>
            <w:r w:rsidRPr="00450B81">
              <w:rPr>
                <w:rFonts w:eastAsia="SimSun"/>
                <w:strike/>
                <w:rPrChange w:id="2829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QCStatus.cdt</w:t>
            </w:r>
            <w:proofErr w:type="spellEnd"/>
            <w:r w:rsidRPr="00450B81">
              <w:rPr>
                <w:rFonts w:eastAsia="SimSun"/>
                <w:strike/>
                <w:rPrChange w:id="2830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&gt;=@ </w:t>
            </w:r>
            <w:proofErr w:type="spellStart"/>
            <w:r w:rsidRPr="00450B81">
              <w:rPr>
                <w:rFonts w:eastAsia="SimSun"/>
                <w:strike/>
                <w:rPrChange w:id="2831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QCStarTime</w:t>
            </w:r>
            <w:proofErr w:type="spellEnd"/>
          </w:p>
          <w:p w:rsidR="002D1533" w:rsidRPr="000325E6" w:rsidRDefault="00450B81" w:rsidP="002D1533">
            <w:pPr>
              <w:pStyle w:val="ab"/>
              <w:ind w:left="888" w:firstLineChars="0" w:firstLine="0"/>
              <w:jc w:val="left"/>
              <w:rPr>
                <w:ins w:id="2832" w:author="Gao, Guan-Wei (高貫偉 ITC)" w:date="2012-04-17T13:17:00Z"/>
                <w:rFonts w:eastAsia="SimSun"/>
                <w:strike/>
              </w:rPr>
            </w:pPr>
            <w:r w:rsidRPr="00450B81">
              <w:rPr>
                <w:rFonts w:eastAsia="SimSun"/>
                <w:strike/>
                <w:rPrChange w:id="2833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b .</w:t>
            </w:r>
            <w:proofErr w:type="spellStart"/>
            <w:r w:rsidRPr="00450B81">
              <w:rPr>
                <w:rFonts w:eastAsia="SimSun"/>
                <w:strike/>
                <w:rPrChange w:id="2834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Tp</w:t>
            </w:r>
            <w:proofErr w:type="spellEnd"/>
            <w:r w:rsidRPr="00450B81">
              <w:rPr>
                <w:rFonts w:eastAsia="SimSun"/>
                <w:strike/>
                <w:rPrChange w:id="2835" w:author="Gao, Guan-Wei (高貫偉 ITC)" w:date="2012-09-11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=’PIA’</w:t>
            </w:r>
          </w:p>
          <w:p w:rsidR="00BA4E9B" w:rsidRDefault="00BA4E9B">
            <w:pPr>
              <w:jc w:val="left"/>
              <w:rPr>
                <w:ins w:id="2836" w:author="Gao, Guan-Wei (高貫偉 ITC)" w:date="2012-04-17T13:35:00Z"/>
                <w:rFonts w:eastAsia="SimSun"/>
                <w:strike/>
              </w:rPr>
              <w:pPrChange w:id="2837" w:author="Gao, Guan-Wei (高貫偉 ITC)" w:date="2012-04-17T13:35:00Z">
                <w:pPr>
                  <w:pStyle w:val="ab"/>
                  <w:ind w:left="888" w:firstLineChars="0" w:firstLine="0"/>
                  <w:jc w:val="left"/>
                </w:pPr>
              </w:pPrChange>
            </w:pPr>
          </w:p>
          <w:p w:rsidR="00BA4E9B" w:rsidRDefault="00450B81">
            <w:pPr>
              <w:jc w:val="left"/>
              <w:rPr>
                <w:ins w:id="2838" w:author="Gao, Guan-Wei (高貫偉 ITC)" w:date="2012-04-17T13:17:00Z"/>
                <w:rFonts w:eastAsia="SimSun"/>
                <w:b/>
                <w:strike/>
                <w:color w:val="FF0000"/>
                <w:rPrChange w:id="2839" w:author="Gao, Guan-Wei (高貫偉 ITC)" w:date="2012-09-11T14:38:00Z">
                  <w:rPr>
                    <w:ins w:id="2840" w:author="Gao, Guan-Wei (高貫偉 ITC)" w:date="2012-04-17T13:17:00Z"/>
                  </w:rPr>
                </w:rPrChange>
              </w:rPr>
              <w:pPrChange w:id="2841" w:author="Gao, Guan-Wei (高貫偉 ITC)" w:date="2012-04-17T13:35:00Z">
                <w:pPr>
                  <w:pStyle w:val="ab"/>
                  <w:ind w:left="888" w:firstLineChars="0" w:firstLine="0"/>
                  <w:jc w:val="left"/>
                </w:pPr>
              </w:pPrChange>
            </w:pPr>
            <w:ins w:id="2842" w:author="Gao, Guan-Wei (高貫偉 ITC)" w:date="2012-04-17T13:35:00Z">
              <w:r w:rsidRPr="00450B81">
                <w:rPr>
                  <w:rFonts w:eastAsia="SimSun"/>
                  <w:b/>
                  <w:strike/>
                  <w:color w:val="FF0000"/>
                  <w:rPrChange w:id="2843" w:author="Gao, Guan-Wei (高貫偉 ITC)" w:date="2012-09-11T14:38:00Z">
                    <w:rPr>
                      <w:rFonts w:eastAsia="SimSun"/>
                      <w:i/>
                      <w:iCs/>
                      <w:strike/>
                      <w:color w:val="000000"/>
                    </w:rPr>
                  </w:rPrChange>
                </w:rPr>
                <w:t>2012</w:t>
              </w:r>
            </w:ins>
            <w:ins w:id="2844" w:author="Gao, Guan-Wei (高貫偉 ITC)" w:date="2012-04-17T13:36:00Z">
              <w:r w:rsidRPr="00450B81">
                <w:rPr>
                  <w:rFonts w:eastAsia="SimSun"/>
                  <w:b/>
                  <w:strike/>
                  <w:color w:val="FF0000"/>
                  <w:rPrChange w:id="2845" w:author="Gao, Guan-Wei (高貫偉 ITC)" w:date="2012-09-11T14:38:00Z">
                    <w:rPr>
                      <w:rFonts w:eastAsia="SimSun"/>
                      <w:i/>
                      <w:iCs/>
                      <w:strike/>
                      <w:color w:val="000000"/>
                    </w:rPr>
                  </w:rPrChange>
                </w:rPr>
                <w:t>-4-17</w:t>
              </w:r>
              <w:r w:rsidRPr="00450B81">
                <w:rPr>
                  <w:rFonts w:eastAsia="SimSun" w:hint="eastAsia"/>
                  <w:b/>
                  <w:strike/>
                  <w:color w:val="FF0000"/>
                  <w:rPrChange w:id="2846" w:author="Gao, Guan-Wei (高貫偉 ITC)" w:date="2012-09-11T14:38:00Z">
                    <w:rPr>
                      <w:rFonts w:eastAsia="SimSun" w:hint="eastAsia"/>
                      <w:i/>
                      <w:iCs/>
                      <w:strike/>
                      <w:color w:val="000000"/>
                    </w:rPr>
                  </w:rPrChange>
                </w:rPr>
                <w:t>添加</w:t>
              </w:r>
            </w:ins>
          </w:p>
          <w:p w:rsidR="00BA4E9B" w:rsidRPr="0028247A" w:rsidRDefault="00450B81">
            <w:pPr>
              <w:pStyle w:val="ab"/>
              <w:numPr>
                <w:ilvl w:val="0"/>
                <w:numId w:val="35"/>
              </w:numPr>
              <w:ind w:firstLineChars="0"/>
              <w:jc w:val="left"/>
              <w:rPr>
                <w:ins w:id="2847" w:author="Gao, Guan-Wei (高貫偉 ITC)" w:date="2012-05-24T11:15:00Z"/>
                <w:rFonts w:eastAsia="SimSun"/>
                <w:strike/>
                <w:rPrChange w:id="2848" w:author="IEC960923" w:date="2013-05-08T11:41:00Z">
                  <w:rPr>
                    <w:ins w:id="2849" w:author="Gao, Guan-Wei (高貫偉 ITC)" w:date="2012-05-24T11:15:00Z"/>
                    <w:rFonts w:eastAsia="SimSun"/>
                  </w:rPr>
                </w:rPrChange>
              </w:rPr>
              <w:pPrChange w:id="2850" w:author="Gao, Guan-Wei (高貫偉 ITC)" w:date="2012-04-17T13:43:00Z">
                <w:pPr>
                  <w:pStyle w:val="ab"/>
                  <w:ind w:left="888" w:firstLineChars="0" w:firstLine="0"/>
                  <w:jc w:val="left"/>
                </w:pPr>
              </w:pPrChange>
            </w:pPr>
            <w:ins w:id="2851" w:author="Gao, Guan-Wei (高貫偉 ITC)" w:date="2012-05-24T11:15:00Z">
              <w:r w:rsidRPr="0028247A">
                <w:rPr>
                  <w:rFonts w:eastAsia="SimSun"/>
                  <w:strike/>
                  <w:rPrChange w:id="2852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lastRenderedPageBreak/>
                <w:t>Special CTO</w:t>
              </w:r>
            </w:ins>
          </w:p>
          <w:p w:rsidR="002226CE" w:rsidRPr="0028247A" w:rsidRDefault="00450B81" w:rsidP="002226CE">
            <w:pPr>
              <w:ind w:firstLineChars="200" w:firstLine="420"/>
              <w:jc w:val="left"/>
              <w:rPr>
                <w:ins w:id="2853" w:author="Gao, Guan-Wei (高貫偉 ITC)" w:date="2012-05-24T11:16:00Z"/>
                <w:rFonts w:eastAsia="SimSun"/>
                <w:strike/>
                <w:rPrChange w:id="2854" w:author="IEC960923" w:date="2013-05-08T11:41:00Z">
                  <w:rPr>
                    <w:ins w:id="2855" w:author="Gao, Guan-Wei (高貫偉 ITC)" w:date="2012-05-24T11:16:00Z"/>
                    <w:rFonts w:eastAsia="SimSun"/>
                  </w:rPr>
                </w:rPrChange>
              </w:rPr>
            </w:pPr>
            <w:ins w:id="2856" w:author="Gao, Guan-Wei (高貫偉 ITC)" w:date="2012-05-24T11:16:00Z">
              <w:r w:rsidRPr="0028247A">
                <w:rPr>
                  <w:rFonts w:eastAsia="SimSun"/>
                  <w:strike/>
                  <w:rPrChange w:id="2857" w:author="IEC960923" w:date="2013-05-08T11:41:00Z">
                    <w:rPr>
                      <w:rFonts w:eastAsia="SimSun"/>
                      <w:i/>
                      <w:iCs/>
                      <w:color w:val="000000"/>
                      <w:highlight w:val="cyan"/>
                    </w:rPr>
                  </w:rPrChange>
                </w:rPr>
                <w:t>Special CTO</w:t>
              </w:r>
              <w:r w:rsidRPr="0028247A">
                <w:rPr>
                  <w:rFonts w:eastAsia="SimSun" w:hint="eastAsia"/>
                  <w:strike/>
                  <w:rPrChange w:id="2858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机型计算已抽检数量</w:t>
              </w:r>
            </w:ins>
            <w:ins w:id="2859" w:author="Gao, Guan-Wei (高貫偉 ITC)" w:date="2012-05-24T11:17:00Z">
              <w:r w:rsidRPr="0028247A">
                <w:rPr>
                  <w:rFonts w:eastAsia="SimSun"/>
                  <w:strike/>
                  <w:rPrChange w:id="2860" w:author="IEC960923" w:date="2013-05-08T11:41:00Z">
                    <w:rPr>
                      <w:rFonts w:eastAsia="SimSun"/>
                      <w:i/>
                      <w:iCs/>
                      <w:color w:val="000000"/>
                      <w:highlight w:val="cyan"/>
                    </w:rPr>
                  </w:rPrChange>
                </w:rPr>
                <w:t>@</w:t>
              </w:r>
              <w:proofErr w:type="spellStart"/>
              <w:r w:rsidRPr="0028247A">
                <w:rPr>
                  <w:rFonts w:eastAsia="SimSun"/>
                  <w:strike/>
                  <w:rPrChange w:id="2861" w:author="IEC960923" w:date="2013-05-08T11:41:00Z">
                    <w:rPr>
                      <w:rFonts w:eastAsia="SimSun"/>
                      <w:i/>
                      <w:iCs/>
                      <w:color w:val="000000"/>
                      <w:highlight w:val="cyan"/>
                    </w:rPr>
                  </w:rPrChange>
                </w:rPr>
                <w:t>cnt</w:t>
              </w:r>
              <w:proofErr w:type="spellEnd"/>
              <w:r w:rsidRPr="0028247A">
                <w:rPr>
                  <w:rFonts w:eastAsia="SimSun" w:hint="eastAsia"/>
                  <w:strike/>
                  <w:rPrChange w:id="2862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  <w:highlight w:val="cyan"/>
                    </w:rPr>
                  </w:rPrChange>
                </w:rPr>
                <w:t>的计算规则如下：</w:t>
              </w:r>
            </w:ins>
          </w:p>
          <w:p w:rsidR="002226CE" w:rsidRPr="0028247A" w:rsidRDefault="00450B81" w:rsidP="002226CE">
            <w:pPr>
              <w:pStyle w:val="ab"/>
              <w:numPr>
                <w:ilvl w:val="0"/>
                <w:numId w:val="46"/>
              </w:numPr>
              <w:ind w:firstLineChars="0"/>
              <w:jc w:val="left"/>
              <w:rPr>
                <w:ins w:id="2863" w:author="Gao, Guan-Wei (高貫偉 ITC)" w:date="2012-05-24T11:16:00Z"/>
                <w:rFonts w:eastAsia="SimSun"/>
                <w:strike/>
                <w:rPrChange w:id="2864" w:author="IEC960923" w:date="2013-05-08T11:41:00Z">
                  <w:rPr>
                    <w:ins w:id="2865" w:author="Gao, Guan-Wei (高貫偉 ITC)" w:date="2012-05-24T11:16:00Z"/>
                    <w:rFonts w:eastAsia="SimSun"/>
                  </w:rPr>
                </w:rPrChange>
              </w:rPr>
            </w:pPr>
            <w:ins w:id="2866" w:author="Gao, Guan-Wei (高貫偉 ITC)" w:date="2012-05-24T11:16:00Z">
              <w:r w:rsidRPr="0028247A">
                <w:rPr>
                  <w:rFonts w:eastAsia="SimSun" w:hint="eastAsia"/>
                  <w:strike/>
                  <w:rPrChange w:id="2867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抽样时间</w:t>
              </w:r>
              <w:r w:rsidRPr="0028247A">
                <w:rPr>
                  <w:rFonts w:eastAsia="SimSun"/>
                  <w:strike/>
                  <w:rPrChange w:id="2868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@</w:t>
              </w:r>
              <w:proofErr w:type="spellStart"/>
              <w:r w:rsidRPr="0028247A">
                <w:rPr>
                  <w:rFonts w:eastAsia="SimSun"/>
                  <w:strike/>
                  <w:rPrChange w:id="2869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QCStartTime</w:t>
              </w:r>
              <w:proofErr w:type="spellEnd"/>
              <w:r w:rsidRPr="0028247A">
                <w:rPr>
                  <w:rFonts w:eastAsia="SimSun"/>
                  <w:strike/>
                  <w:rPrChange w:id="2870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 xml:space="preserve"> </w:t>
              </w:r>
              <w:r w:rsidRPr="0028247A">
                <w:rPr>
                  <w:rFonts w:eastAsia="SimSun" w:hint="eastAsia"/>
                  <w:strike/>
                  <w:rPrChange w:id="2871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开始后</w:t>
              </w:r>
            </w:ins>
          </w:p>
          <w:p w:rsidR="002226CE" w:rsidRPr="0028247A" w:rsidRDefault="00450B81" w:rsidP="002226CE">
            <w:pPr>
              <w:ind w:firstLineChars="550" w:firstLine="1155"/>
              <w:jc w:val="left"/>
              <w:rPr>
                <w:ins w:id="2872" w:author="Gao, Guan-Wei (高貫偉 ITC)" w:date="2012-05-24T11:16:00Z"/>
                <w:rFonts w:eastAsia="SimSun"/>
                <w:strike/>
                <w:rPrChange w:id="2873" w:author="IEC960923" w:date="2013-05-08T11:41:00Z">
                  <w:rPr>
                    <w:ins w:id="2874" w:author="Gao, Guan-Wei (高貫偉 ITC)" w:date="2012-05-24T11:16:00Z"/>
                    <w:rFonts w:eastAsia="SimSun"/>
                  </w:rPr>
                </w:rPrChange>
              </w:rPr>
            </w:pPr>
            <w:proofErr w:type="spellStart"/>
            <w:ins w:id="2875" w:author="Gao, Guan-Wei (高貫偉 ITC)" w:date="2012-05-24T11:16:00Z">
              <w:r w:rsidRPr="0028247A">
                <w:rPr>
                  <w:rFonts w:eastAsia="SimSun"/>
                  <w:strike/>
                  <w:rPrChange w:id="2876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QCStatus.Cdt</w:t>
              </w:r>
              <w:proofErr w:type="spellEnd"/>
              <w:r w:rsidRPr="0028247A">
                <w:rPr>
                  <w:rFonts w:eastAsia="SimSun"/>
                  <w:strike/>
                  <w:rPrChange w:id="2877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&gt;=@</w:t>
              </w:r>
              <w:proofErr w:type="spellStart"/>
              <w:r w:rsidRPr="0028247A">
                <w:rPr>
                  <w:rFonts w:eastAsia="SimSun"/>
                  <w:strike/>
                  <w:rPrChange w:id="2878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QCStartTime</w:t>
              </w:r>
              <w:proofErr w:type="spellEnd"/>
            </w:ins>
          </w:p>
          <w:p w:rsidR="002226CE" w:rsidRPr="0028247A" w:rsidRDefault="00450B81" w:rsidP="002226CE">
            <w:pPr>
              <w:pStyle w:val="ab"/>
              <w:numPr>
                <w:ilvl w:val="0"/>
                <w:numId w:val="46"/>
              </w:numPr>
              <w:ind w:firstLineChars="0"/>
              <w:jc w:val="left"/>
              <w:rPr>
                <w:ins w:id="2879" w:author="Gao, Guan-Wei (高貫偉 ITC)" w:date="2012-05-24T11:16:00Z"/>
                <w:rFonts w:eastAsia="SimSun"/>
                <w:strike/>
                <w:rPrChange w:id="2880" w:author="IEC960923" w:date="2013-05-08T11:41:00Z">
                  <w:rPr>
                    <w:ins w:id="2881" w:author="Gao, Guan-Wei (高貫偉 ITC)" w:date="2012-05-24T11:16:00Z"/>
                    <w:rFonts w:eastAsia="SimSun"/>
                  </w:rPr>
                </w:rPrChange>
              </w:rPr>
            </w:pPr>
            <w:ins w:id="2882" w:author="Gao, Guan-Wei (高貫偉 ITC)" w:date="2012-05-24T11:16:00Z">
              <w:r w:rsidRPr="0028247A">
                <w:rPr>
                  <w:rFonts w:eastAsia="SimSun"/>
                  <w:strike/>
                  <w:rPrChange w:id="2883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Model</w:t>
              </w:r>
              <w:r w:rsidRPr="0028247A">
                <w:rPr>
                  <w:rFonts w:eastAsia="SimSun" w:hint="eastAsia"/>
                  <w:strike/>
                  <w:rPrChange w:id="2884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相同</w:t>
              </w:r>
            </w:ins>
          </w:p>
          <w:p w:rsidR="002226CE" w:rsidRPr="0028247A" w:rsidRDefault="00450B81" w:rsidP="002226CE">
            <w:pPr>
              <w:ind w:firstLineChars="550" w:firstLine="1155"/>
              <w:jc w:val="left"/>
              <w:rPr>
                <w:ins w:id="2885" w:author="Gao, Guan-Wei (高貫偉 ITC)" w:date="2012-05-24T11:16:00Z"/>
                <w:rFonts w:eastAsia="SimSun"/>
                <w:strike/>
                <w:rPrChange w:id="2886" w:author="IEC960923" w:date="2013-05-08T11:41:00Z">
                  <w:rPr>
                    <w:ins w:id="2887" w:author="Gao, Guan-Wei (高貫偉 ITC)" w:date="2012-05-24T11:16:00Z"/>
                    <w:rFonts w:eastAsia="SimSun"/>
                  </w:rPr>
                </w:rPrChange>
              </w:rPr>
            </w:pPr>
            <w:proofErr w:type="spellStart"/>
            <w:ins w:id="2888" w:author="Gao, Guan-Wei (高貫偉 ITC)" w:date="2012-05-24T11:16:00Z">
              <w:r w:rsidRPr="0028247A">
                <w:rPr>
                  <w:rFonts w:eastAsia="SimSun"/>
                  <w:strike/>
                  <w:rPrChange w:id="2889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QCStatus.Model</w:t>
              </w:r>
              <w:proofErr w:type="spellEnd"/>
              <w:r w:rsidRPr="0028247A">
                <w:rPr>
                  <w:rFonts w:eastAsia="SimSun"/>
                  <w:strike/>
                  <w:rPrChange w:id="2890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=</w:t>
              </w:r>
              <w:proofErr w:type="spellStart"/>
              <w:r w:rsidRPr="0028247A">
                <w:rPr>
                  <w:rFonts w:eastAsia="SimSun"/>
                  <w:strike/>
                  <w:rPrChange w:id="2891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Product.Model</w:t>
              </w:r>
              <w:proofErr w:type="spellEnd"/>
            </w:ins>
          </w:p>
          <w:p w:rsidR="00BA4E9B" w:rsidRPr="0028247A" w:rsidRDefault="00450B81">
            <w:pPr>
              <w:pStyle w:val="ab"/>
              <w:numPr>
                <w:ilvl w:val="0"/>
                <w:numId w:val="46"/>
              </w:numPr>
              <w:ind w:firstLineChars="0"/>
              <w:jc w:val="left"/>
              <w:rPr>
                <w:ins w:id="2892" w:author="Gao, Guan-Wei (高貫偉 ITC)" w:date="2012-05-24T11:21:00Z"/>
                <w:rFonts w:eastAsia="SimSun"/>
                <w:strike/>
                <w:rPrChange w:id="2893" w:author="IEC960923" w:date="2013-05-08T11:41:00Z">
                  <w:rPr>
                    <w:ins w:id="2894" w:author="Gao, Guan-Wei (高貫偉 ITC)" w:date="2012-05-24T11:21:00Z"/>
                    <w:rFonts w:eastAsia="SimSun"/>
                    <w:highlight w:val="cyan"/>
                  </w:rPr>
                </w:rPrChange>
              </w:rPr>
              <w:pPrChange w:id="2895" w:author="Gao, Guan-Wei (高貫偉 ITC)" w:date="2012-05-24T11:16:00Z">
                <w:pPr>
                  <w:pStyle w:val="ab"/>
                  <w:ind w:left="888" w:firstLineChars="0" w:firstLine="0"/>
                  <w:jc w:val="left"/>
                </w:pPr>
              </w:pPrChange>
            </w:pPr>
            <w:proofErr w:type="spellStart"/>
            <w:ins w:id="2896" w:author="Gao, Guan-Wei (高貫偉 ITC)" w:date="2012-05-24T11:16:00Z">
              <w:r w:rsidRPr="0028247A">
                <w:rPr>
                  <w:rFonts w:eastAsia="SimSun"/>
                  <w:strike/>
                  <w:rPrChange w:id="2897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Tp</w:t>
              </w:r>
              <w:proofErr w:type="spellEnd"/>
              <w:r w:rsidRPr="0028247A">
                <w:rPr>
                  <w:rFonts w:eastAsia="SimSun"/>
                  <w:strike/>
                  <w:rPrChange w:id="2898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=’PIA’</w:t>
              </w:r>
            </w:ins>
          </w:p>
          <w:p w:rsidR="00BA4E9B" w:rsidRPr="0028247A" w:rsidRDefault="00450B81">
            <w:pPr>
              <w:ind w:left="743"/>
              <w:jc w:val="left"/>
              <w:rPr>
                <w:ins w:id="2899" w:author="Gao, Guan-Wei (高貫偉 ITC)" w:date="2012-05-24T11:23:00Z"/>
                <w:rFonts w:eastAsia="SimSun"/>
                <w:strike/>
                <w:rPrChange w:id="2900" w:author="IEC960923" w:date="2013-05-08T11:41:00Z">
                  <w:rPr>
                    <w:ins w:id="2901" w:author="Gao, Guan-Wei (高貫偉 ITC)" w:date="2012-05-24T11:23:00Z"/>
                    <w:rFonts w:eastAsia="SimSun"/>
                    <w:highlight w:val="cyan"/>
                  </w:rPr>
                </w:rPrChange>
              </w:rPr>
              <w:pPrChange w:id="2902" w:author="Gao, Guan-Wei (高貫偉 ITC)" w:date="2012-05-24T11:21:00Z">
                <w:pPr>
                  <w:pStyle w:val="ab"/>
                  <w:ind w:left="888" w:firstLineChars="0" w:firstLine="0"/>
                  <w:jc w:val="left"/>
                </w:pPr>
              </w:pPrChange>
            </w:pPr>
            <w:ins w:id="2903" w:author="Gao, Guan-Wei (高貫偉 ITC)" w:date="2012-05-24T11:21:00Z">
              <w:r w:rsidRPr="0028247A">
                <w:rPr>
                  <w:rFonts w:eastAsia="SimSun" w:hint="eastAsia"/>
                  <w:strike/>
                  <w:rPrChange w:id="2904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  <w:highlight w:val="cyan"/>
                    </w:rPr>
                  </w:rPrChange>
                </w:rPr>
                <w:t>注：</w:t>
              </w:r>
              <w:r w:rsidRPr="0028247A">
                <w:rPr>
                  <w:rFonts w:eastAsia="SimSun"/>
                  <w:strike/>
                  <w:rPrChange w:id="2905" w:author="IEC960923" w:date="2013-05-08T11:41:00Z">
                    <w:rPr>
                      <w:rFonts w:eastAsia="SimSun"/>
                      <w:i/>
                      <w:iCs/>
                      <w:color w:val="000000"/>
                      <w:highlight w:val="cyan"/>
                    </w:rPr>
                  </w:rPrChange>
                </w:rPr>
                <w:t>Special CTO</w:t>
              </w:r>
              <w:r w:rsidRPr="0028247A">
                <w:rPr>
                  <w:rFonts w:eastAsia="SimSun" w:hint="eastAsia"/>
                  <w:strike/>
                  <w:rPrChange w:id="2906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  <w:highlight w:val="cyan"/>
                    </w:rPr>
                  </w:rPrChange>
                </w:rPr>
                <w:t>的判断规则如下</w:t>
              </w:r>
            </w:ins>
            <w:ins w:id="2907" w:author="Gao, Guan-Wei (高貫偉 ITC)" w:date="2012-05-24T11:23:00Z">
              <w:r w:rsidRPr="0028247A">
                <w:rPr>
                  <w:rFonts w:eastAsia="SimSun" w:hint="eastAsia"/>
                  <w:strike/>
                  <w:rPrChange w:id="2908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  <w:highlight w:val="cyan"/>
                    </w:rPr>
                  </w:rPrChange>
                </w:rPr>
                <w:t>：</w:t>
              </w:r>
            </w:ins>
          </w:p>
          <w:p w:rsidR="00257955" w:rsidRPr="0028247A" w:rsidRDefault="00450B81" w:rsidP="00257955">
            <w:pPr>
              <w:autoSpaceDE w:val="0"/>
              <w:autoSpaceDN w:val="0"/>
              <w:adjustRightInd w:val="0"/>
              <w:jc w:val="left"/>
              <w:rPr>
                <w:ins w:id="2909" w:author="Gao, Guan-Wei (高貫偉 ITC)" w:date="2012-05-24T11:27:00Z"/>
                <w:rFonts w:ascii="Courier New" w:hAnsi="Courier New" w:cs="Courier New"/>
                <w:strike/>
                <w:noProof/>
                <w:kern w:val="0"/>
                <w:sz w:val="20"/>
                <w:szCs w:val="20"/>
                <w:rPrChange w:id="2910" w:author="IEC960923" w:date="2013-05-08T11:41:00Z">
                  <w:rPr>
                    <w:ins w:id="2911" w:author="Gao, Guan-Wei (高貫偉 ITC)" w:date="2012-05-24T11:27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2912" w:author="Gao, Guan-Wei (高貫偉 ITC)" w:date="2012-05-24T11:27:00Z">
              <w:r w:rsidRPr="0028247A">
                <w:rPr>
                  <w:rFonts w:ascii="Courier New" w:hAnsi="Courier New" w:cs="Courier New"/>
                  <w:strike/>
                  <w:noProof/>
                  <w:color w:val="0000FF"/>
                  <w:kern w:val="0"/>
                  <w:sz w:val="20"/>
                  <w:szCs w:val="20"/>
                  <w:rPrChange w:id="2913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SELECT</w:t>
              </w:r>
              <w:r w:rsidRPr="0028247A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2914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strike/>
                  <w:noProof/>
                  <w:color w:val="0000FF"/>
                  <w:kern w:val="0"/>
                  <w:sz w:val="20"/>
                  <w:szCs w:val="20"/>
                  <w:rPrChange w:id="2915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top</w:t>
              </w:r>
              <w:r w:rsidRPr="0028247A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2916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 xml:space="preserve"> 1 </w:t>
              </w:r>
              <w:r w:rsidRPr="0028247A">
                <w:rPr>
                  <w:rFonts w:ascii="Courier New" w:hAnsi="Courier New" w:cs="Courier New"/>
                  <w:strike/>
                  <w:noProof/>
                  <w:color w:val="FF00FF"/>
                  <w:kern w:val="0"/>
                  <w:sz w:val="20"/>
                  <w:szCs w:val="20"/>
                  <w:rPrChange w:id="2917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FF00FF"/>
                      <w:kern w:val="0"/>
                      <w:sz w:val="20"/>
                      <w:szCs w:val="20"/>
                    </w:rPr>
                  </w:rPrChange>
                </w:rPr>
                <w:t>rtrim</w:t>
              </w:r>
              <w:r w:rsidRPr="0028247A">
                <w:rPr>
                  <w:rFonts w:ascii="Courier New" w:hAnsi="Courier New" w:cs="Courier New"/>
                  <w:strike/>
                  <w:noProof/>
                  <w:color w:val="808080"/>
                  <w:kern w:val="0"/>
                  <w:sz w:val="20"/>
                  <w:szCs w:val="20"/>
                  <w:rPrChange w:id="2918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(</w:t>
              </w:r>
              <w:r w:rsidRPr="0028247A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2919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>Tp</w:t>
              </w:r>
              <w:r w:rsidRPr="0028247A">
                <w:rPr>
                  <w:rFonts w:ascii="Courier New" w:hAnsi="Courier New" w:cs="Courier New"/>
                  <w:strike/>
                  <w:noProof/>
                  <w:color w:val="808080"/>
                  <w:kern w:val="0"/>
                  <w:sz w:val="20"/>
                  <w:szCs w:val="20"/>
                  <w:rPrChange w:id="2920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)</w:t>
              </w:r>
              <w:r w:rsidRPr="0028247A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2921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strike/>
                  <w:noProof/>
                  <w:color w:val="0000FF"/>
                  <w:kern w:val="0"/>
                  <w:sz w:val="20"/>
                  <w:szCs w:val="20"/>
                  <w:rPrChange w:id="2922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FROM</w:t>
              </w:r>
              <w:r w:rsidRPr="0028247A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2923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 xml:space="preserve"> CTOBom </w:t>
              </w:r>
            </w:ins>
          </w:p>
          <w:p w:rsidR="00257955" w:rsidRPr="0028247A" w:rsidRDefault="00450B81" w:rsidP="00257955">
            <w:pPr>
              <w:autoSpaceDE w:val="0"/>
              <w:autoSpaceDN w:val="0"/>
              <w:adjustRightInd w:val="0"/>
              <w:jc w:val="left"/>
              <w:rPr>
                <w:ins w:id="2924" w:author="Gao, Guan-Wei (高貫偉 ITC)" w:date="2012-05-24T11:27:00Z"/>
                <w:rFonts w:ascii="Courier New" w:hAnsi="Courier New" w:cs="Courier New"/>
                <w:strike/>
                <w:noProof/>
                <w:kern w:val="0"/>
                <w:sz w:val="20"/>
                <w:szCs w:val="20"/>
                <w:rPrChange w:id="2925" w:author="IEC960923" w:date="2013-05-08T11:41:00Z">
                  <w:rPr>
                    <w:ins w:id="2926" w:author="Gao, Guan-Wei (高貫偉 ITC)" w:date="2012-05-24T11:27:00Z"/>
                    <w:rFonts w:ascii="Courier New" w:hAnsi="Courier New" w:cs="Courier New"/>
                    <w:noProof/>
                    <w:kern w:val="0"/>
                    <w:sz w:val="20"/>
                    <w:szCs w:val="20"/>
                  </w:rPr>
                </w:rPrChange>
              </w:rPr>
            </w:pPr>
            <w:ins w:id="2927" w:author="Gao, Guan-Wei (高貫偉 ITC)" w:date="2012-05-24T11:27:00Z">
              <w:r w:rsidRPr="0028247A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2928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 xml:space="preserve">    </w:t>
              </w:r>
              <w:r w:rsidRPr="0028247A">
                <w:rPr>
                  <w:rFonts w:ascii="Courier New" w:hAnsi="Courier New" w:cs="Courier New"/>
                  <w:strike/>
                  <w:noProof/>
                  <w:color w:val="0000FF"/>
                  <w:kern w:val="0"/>
                  <w:sz w:val="20"/>
                  <w:szCs w:val="20"/>
                  <w:rPrChange w:id="2929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where</w:t>
              </w:r>
              <w:r w:rsidRPr="0028247A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2930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 xml:space="preserve"> MPno </w:t>
              </w:r>
              <w:r w:rsidRPr="0028247A">
                <w:rPr>
                  <w:rFonts w:ascii="Courier New" w:hAnsi="Courier New" w:cs="Courier New"/>
                  <w:strike/>
                  <w:noProof/>
                  <w:color w:val="808080"/>
                  <w:kern w:val="0"/>
                  <w:sz w:val="20"/>
                  <w:szCs w:val="20"/>
                  <w:rPrChange w:id="2931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808080"/>
                      <w:kern w:val="0"/>
                      <w:sz w:val="20"/>
                      <w:szCs w:val="20"/>
                    </w:rPr>
                  </w:rPrChange>
                </w:rPr>
                <w:t>=</w:t>
              </w:r>
              <w:r w:rsidRPr="0028247A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2932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 xml:space="preserve">  @Model</w:t>
              </w:r>
            </w:ins>
          </w:p>
          <w:p w:rsidR="00BA4E9B" w:rsidRPr="0028247A" w:rsidRDefault="00450B81">
            <w:pPr>
              <w:ind w:firstLine="420"/>
              <w:jc w:val="left"/>
              <w:rPr>
                <w:ins w:id="2933" w:author="Gao, Guan-Wei (高貫偉 ITC)" w:date="2012-05-24T11:27:00Z"/>
                <w:rFonts w:ascii="Courier New" w:eastAsia="SimSun" w:hAnsi="Courier New" w:cs="Courier New"/>
                <w:strike/>
                <w:noProof/>
                <w:color w:val="0000FF"/>
                <w:kern w:val="0"/>
                <w:sz w:val="20"/>
                <w:szCs w:val="20"/>
                <w:rPrChange w:id="2934" w:author="IEC960923" w:date="2013-05-08T11:41:00Z">
                  <w:rPr>
                    <w:ins w:id="2935" w:author="Gao, Guan-Wei (高貫偉 ITC)" w:date="2012-05-24T11:27:00Z"/>
                    <w:rFonts w:ascii="Courier New" w:eastAsia="SimSun" w:hAnsi="Courier New" w:cs="Courier New"/>
                    <w:noProof/>
                    <w:color w:val="0000FF"/>
                    <w:kern w:val="0"/>
                    <w:sz w:val="20"/>
                    <w:szCs w:val="20"/>
                  </w:rPr>
                </w:rPrChange>
              </w:rPr>
              <w:pPrChange w:id="2936" w:author="Gao, Guan-Wei (高貫偉 ITC)" w:date="2012-05-24T11:27:00Z">
                <w:pPr>
                  <w:pStyle w:val="ab"/>
                  <w:ind w:left="888" w:firstLineChars="0" w:firstLine="0"/>
                  <w:jc w:val="left"/>
                </w:pPr>
              </w:pPrChange>
            </w:pPr>
            <w:ins w:id="2937" w:author="Gao, Guan-Wei (高貫偉 ITC)" w:date="2012-05-24T11:27:00Z">
              <w:r w:rsidRPr="0028247A">
                <w:rPr>
                  <w:rFonts w:ascii="Courier New" w:hAnsi="Courier New" w:cs="Courier New"/>
                  <w:strike/>
                  <w:noProof/>
                  <w:color w:val="0000FF"/>
                  <w:kern w:val="0"/>
                  <w:sz w:val="20"/>
                  <w:szCs w:val="20"/>
                  <w:rPrChange w:id="2938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order</w:t>
              </w:r>
              <w:r w:rsidRPr="0028247A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2939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 xml:space="preserve"> </w:t>
              </w:r>
              <w:r w:rsidRPr="0028247A">
                <w:rPr>
                  <w:rFonts w:ascii="Courier New" w:hAnsi="Courier New" w:cs="Courier New"/>
                  <w:strike/>
                  <w:noProof/>
                  <w:color w:val="0000FF"/>
                  <w:kern w:val="0"/>
                  <w:sz w:val="20"/>
                  <w:szCs w:val="20"/>
                  <w:rPrChange w:id="2940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by</w:t>
              </w:r>
              <w:r w:rsidRPr="0028247A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2941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 xml:space="preserve"> Udt </w:t>
              </w:r>
              <w:r w:rsidRPr="0028247A">
                <w:rPr>
                  <w:rFonts w:ascii="Courier New" w:hAnsi="Courier New" w:cs="Courier New"/>
                  <w:strike/>
                  <w:noProof/>
                  <w:color w:val="0000FF"/>
                  <w:kern w:val="0"/>
                  <w:sz w:val="20"/>
                  <w:szCs w:val="20"/>
                  <w:rPrChange w:id="2942" w:author="IEC960923" w:date="2013-05-08T11:41:00Z">
                    <w:rPr>
                      <w:rFonts w:ascii="Courier New" w:hAnsi="Courier New" w:cs="Courier New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desc</w:t>
              </w:r>
            </w:ins>
          </w:p>
          <w:p w:rsidR="00BA4E9B" w:rsidRPr="0028247A" w:rsidRDefault="00450B81">
            <w:pPr>
              <w:ind w:firstLine="420"/>
              <w:jc w:val="left"/>
              <w:rPr>
                <w:ins w:id="2943" w:author="Gao, Guan-Wei (高貫偉 ITC)" w:date="2012-05-24T11:29:00Z"/>
                <w:rFonts w:ascii="Courier New" w:eastAsia="SimSun" w:hAnsi="Courier New" w:cs="Courier New"/>
                <w:strike/>
                <w:noProof/>
                <w:color w:val="0000FF"/>
                <w:kern w:val="0"/>
                <w:sz w:val="20"/>
                <w:szCs w:val="20"/>
                <w:rPrChange w:id="2944" w:author="IEC960923" w:date="2013-05-08T11:41:00Z">
                  <w:rPr>
                    <w:ins w:id="2945" w:author="Gao, Guan-Wei (高貫偉 ITC)" w:date="2012-05-24T11:29:00Z"/>
                    <w:rFonts w:ascii="Courier New" w:eastAsia="SimSun" w:hAnsi="Courier New" w:cs="Courier New"/>
                    <w:noProof/>
                    <w:color w:val="0000FF"/>
                    <w:kern w:val="0"/>
                    <w:sz w:val="20"/>
                    <w:szCs w:val="20"/>
                    <w:highlight w:val="cyan"/>
                  </w:rPr>
                </w:rPrChange>
              </w:rPr>
              <w:pPrChange w:id="2946" w:author="Gao, Guan-Wei (高貫偉 ITC)" w:date="2012-05-24T11:27:00Z">
                <w:pPr>
                  <w:pStyle w:val="ab"/>
                  <w:ind w:left="888" w:firstLineChars="0" w:firstLine="0"/>
                  <w:jc w:val="left"/>
                </w:pPr>
              </w:pPrChange>
            </w:pPr>
            <w:ins w:id="2947" w:author="Gao, Guan-Wei (高貫偉 ITC)" w:date="2012-05-24T11:26:00Z">
              <w:r w:rsidRPr="0028247A">
                <w:rPr>
                  <w:rFonts w:ascii="Courier New" w:eastAsia="SimSun" w:hAnsi="Courier New" w:cs="Courier New" w:hint="eastAsia"/>
                  <w:strike/>
                  <w:noProof/>
                  <w:color w:val="0000FF"/>
                  <w:kern w:val="0"/>
                  <w:sz w:val="20"/>
                  <w:szCs w:val="20"/>
                  <w:rPrChange w:id="2948" w:author="IEC960923" w:date="2013-05-08T11:41:00Z">
                    <w:rPr>
                      <w:rFonts w:ascii="Courier New" w:eastAsia="SimSun" w:hAnsi="Courier New" w:cs="Courier New" w:hint="eastAsia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若</w:t>
              </w:r>
              <w:r w:rsidRPr="0028247A">
                <w:rPr>
                  <w:rFonts w:ascii="Courier New" w:eastAsia="SimSun" w:hAnsi="Courier New" w:cs="Courier New"/>
                  <w:strike/>
                  <w:noProof/>
                  <w:color w:val="0000FF"/>
                  <w:kern w:val="0"/>
                  <w:sz w:val="20"/>
                  <w:szCs w:val="20"/>
                  <w:rPrChange w:id="2949" w:author="IEC960923" w:date="2013-05-08T11:41:00Z">
                    <w:rPr>
                      <w:rFonts w:ascii="Courier New" w:eastAsia="SimSun" w:hAnsi="Courier New" w:cs="Courier New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Tp</w:t>
              </w:r>
              <w:r w:rsidRPr="0028247A">
                <w:rPr>
                  <w:rFonts w:ascii="Courier New" w:eastAsia="SimSun" w:hAnsi="Courier New" w:cs="Courier New" w:hint="eastAsia"/>
                  <w:strike/>
                  <w:noProof/>
                  <w:color w:val="0000FF"/>
                  <w:kern w:val="0"/>
                  <w:sz w:val="20"/>
                  <w:szCs w:val="20"/>
                  <w:rPrChange w:id="2950" w:author="IEC960923" w:date="2013-05-08T11:41:00Z">
                    <w:rPr>
                      <w:rFonts w:ascii="Courier New" w:eastAsia="SimSun" w:hAnsi="Courier New" w:cs="Courier New" w:hint="eastAsia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不为空，且不为</w:t>
              </w:r>
              <w:r w:rsidRPr="0028247A">
                <w:rPr>
                  <w:rFonts w:ascii="Courier New" w:eastAsia="SimSun" w:hAnsi="Courier New" w:cs="Courier New"/>
                  <w:strike/>
                  <w:noProof/>
                  <w:color w:val="0000FF"/>
                  <w:kern w:val="0"/>
                  <w:sz w:val="20"/>
                  <w:szCs w:val="20"/>
                  <w:rPrChange w:id="2951" w:author="IEC960923" w:date="2013-05-08T11:41:00Z">
                    <w:rPr>
                      <w:rFonts w:ascii="Courier New" w:eastAsia="SimSun" w:hAnsi="Courier New" w:cs="Courier New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Null</w:t>
              </w:r>
              <w:r w:rsidRPr="0028247A">
                <w:rPr>
                  <w:rFonts w:ascii="Courier New" w:eastAsia="SimSun" w:hAnsi="Courier New" w:cs="Courier New" w:hint="eastAsia"/>
                  <w:strike/>
                  <w:noProof/>
                  <w:color w:val="0000FF"/>
                  <w:kern w:val="0"/>
                  <w:sz w:val="20"/>
                  <w:szCs w:val="20"/>
                  <w:rPrChange w:id="2952" w:author="IEC960923" w:date="2013-05-08T11:41:00Z">
                    <w:rPr>
                      <w:rFonts w:ascii="Courier New" w:eastAsia="SimSun" w:hAnsi="Courier New" w:cs="Courier New" w:hint="eastAsia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，则为</w:t>
              </w:r>
            </w:ins>
            <w:ins w:id="2953" w:author="Gao, Guan-Wei (高貫偉 ITC)" w:date="2012-05-24T11:28:00Z">
              <w:r w:rsidRPr="0028247A">
                <w:rPr>
                  <w:rFonts w:ascii="Courier New" w:eastAsia="SimSun" w:hAnsi="Courier New" w:cs="Courier New"/>
                  <w:strike/>
                  <w:noProof/>
                  <w:color w:val="0000FF"/>
                  <w:kern w:val="0"/>
                  <w:sz w:val="20"/>
                  <w:szCs w:val="20"/>
                  <w:rPrChange w:id="2954" w:author="IEC960923" w:date="2013-05-08T11:41:00Z">
                    <w:rPr>
                      <w:rFonts w:ascii="Courier New" w:eastAsia="SimSun" w:hAnsi="Courier New" w:cs="Courier New"/>
                      <w:i/>
                      <w:iCs/>
                      <w:noProof/>
                      <w:color w:val="0000FF"/>
                      <w:kern w:val="0"/>
                      <w:sz w:val="20"/>
                      <w:szCs w:val="20"/>
                    </w:rPr>
                  </w:rPrChange>
                </w:rPr>
                <w:t>Special CTO</w:t>
              </w:r>
            </w:ins>
          </w:p>
          <w:p w:rsidR="00BA4E9B" w:rsidRDefault="00BA4E9B">
            <w:pPr>
              <w:jc w:val="left"/>
              <w:rPr>
                <w:ins w:id="2955" w:author="Gao, Guan-Wei (高貫偉 ITC)" w:date="2012-05-24T11:15:00Z"/>
                <w:rFonts w:eastAsia="SimSun"/>
                <w:strike/>
                <w:highlight w:val="cyan"/>
                <w:rPrChange w:id="2956" w:author="Gao, Guan-Wei (高貫偉 ITC)" w:date="2012-09-11T14:38:00Z">
                  <w:rPr>
                    <w:ins w:id="2957" w:author="Gao, Guan-Wei (高貫偉 ITC)" w:date="2012-05-24T11:15:00Z"/>
                  </w:rPr>
                </w:rPrChange>
              </w:rPr>
              <w:pPrChange w:id="2958" w:author="Gao, Guan-Wei (高貫偉 ITC)" w:date="2012-05-24T11:29:00Z">
                <w:pPr>
                  <w:pStyle w:val="ab"/>
                  <w:ind w:left="888" w:firstLineChars="0" w:firstLine="0"/>
                  <w:jc w:val="left"/>
                </w:pPr>
              </w:pPrChange>
            </w:pPr>
          </w:p>
          <w:p w:rsidR="00BA4E9B" w:rsidRDefault="00450B81">
            <w:pPr>
              <w:pStyle w:val="ab"/>
              <w:numPr>
                <w:ilvl w:val="0"/>
                <w:numId w:val="35"/>
              </w:numPr>
              <w:ind w:firstLineChars="0"/>
              <w:jc w:val="left"/>
              <w:rPr>
                <w:ins w:id="2959" w:author="Gao, Guan-Wei (高貫偉 ITC)" w:date="2012-04-17T13:33:00Z"/>
                <w:rFonts w:eastAsia="SimSun"/>
                <w:strike/>
                <w:rPrChange w:id="2960" w:author="Gao, Guan-Wei (高貫偉 ITC)" w:date="2012-09-11T14:38:00Z">
                  <w:rPr>
                    <w:ins w:id="2961" w:author="Gao, Guan-Wei (高貫偉 ITC)" w:date="2012-04-17T13:33:00Z"/>
                    <w:rFonts w:eastAsia="SimSun"/>
                  </w:rPr>
                </w:rPrChange>
              </w:rPr>
              <w:pPrChange w:id="2962" w:author="Gao, Guan-Wei (高貫偉 ITC)" w:date="2012-04-17T13:43:00Z">
                <w:pPr>
                  <w:pStyle w:val="ab"/>
                  <w:ind w:left="888" w:firstLineChars="0" w:firstLine="0"/>
                  <w:jc w:val="left"/>
                </w:pPr>
              </w:pPrChange>
            </w:pPr>
            <w:ins w:id="2963" w:author="Gao, Guan-Wei (高貫偉 ITC)" w:date="2012-04-17T13:26:00Z">
              <w:r w:rsidRPr="00450B81">
                <w:rPr>
                  <w:rFonts w:eastAsia="SimSun"/>
                  <w:strike/>
                  <w:rPrChange w:id="2964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CTO</w:t>
              </w:r>
            </w:ins>
          </w:p>
          <w:p w:rsidR="00BA4E9B" w:rsidRDefault="00450B81">
            <w:pPr>
              <w:ind w:firstLineChars="200" w:firstLine="420"/>
              <w:jc w:val="left"/>
              <w:rPr>
                <w:ins w:id="2965" w:author="Gao, Guan-Wei (高貫偉 ITC)" w:date="2012-04-17T13:38:00Z"/>
                <w:rFonts w:eastAsia="SimSun"/>
                <w:strike/>
                <w:rPrChange w:id="2966" w:author="Gao, Guan-Wei (高貫偉 ITC)" w:date="2012-09-11T14:38:00Z">
                  <w:rPr>
                    <w:ins w:id="2967" w:author="Gao, Guan-Wei (高貫偉 ITC)" w:date="2012-04-17T13:38:00Z"/>
                    <w:rFonts w:eastAsia="SimSun"/>
                  </w:rPr>
                </w:rPrChange>
              </w:rPr>
              <w:pPrChange w:id="2968" w:author="Gao, Guan-Wei (高貫偉 ITC)" w:date="2012-04-17T13:43:00Z">
                <w:pPr>
                  <w:pStyle w:val="ab"/>
                  <w:ind w:left="888" w:firstLineChars="0" w:firstLine="0"/>
                  <w:jc w:val="left"/>
                </w:pPr>
              </w:pPrChange>
            </w:pPr>
            <w:ins w:id="2969" w:author="Gao, Guan-Wei (高貫偉 ITC)" w:date="2012-04-17T13:37:00Z">
              <w:r w:rsidRPr="00450B81">
                <w:rPr>
                  <w:rFonts w:eastAsia="SimSun"/>
                  <w:strike/>
                  <w:rPrChange w:id="2970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CTO</w:t>
              </w:r>
              <w:r w:rsidRPr="00450B81">
                <w:rPr>
                  <w:rFonts w:eastAsia="SimSun" w:hint="eastAsia"/>
                  <w:strike/>
                  <w:rPrChange w:id="2971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的机型计算已抽检数量</w:t>
              </w:r>
              <w:r w:rsidRPr="00450B81">
                <w:rPr>
                  <w:rFonts w:eastAsia="SimSun"/>
                  <w:strike/>
                  <w:rPrChange w:id="2972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@</w:t>
              </w:r>
              <w:proofErr w:type="spellStart"/>
              <w:r w:rsidRPr="00450B81">
                <w:rPr>
                  <w:rFonts w:eastAsia="SimSun"/>
                  <w:strike/>
                  <w:rPrChange w:id="2973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cnt</w:t>
              </w:r>
              <w:proofErr w:type="spellEnd"/>
              <w:r w:rsidRPr="00450B81">
                <w:rPr>
                  <w:rFonts w:eastAsia="SimSun" w:hint="eastAsia"/>
                  <w:strike/>
                  <w:rPrChange w:id="2974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逻辑为抽检时间</w:t>
              </w:r>
            </w:ins>
            <w:ins w:id="2975" w:author="Gao, Guan-Wei (高貫偉 ITC)" w:date="2012-04-17T13:38:00Z">
              <w:r w:rsidRPr="00450B81">
                <w:rPr>
                  <w:rFonts w:eastAsia="SimSun"/>
                  <w:strike/>
                  <w:rPrChange w:id="2976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@</w:t>
              </w:r>
              <w:proofErr w:type="spellStart"/>
              <w:r w:rsidRPr="00450B81">
                <w:rPr>
                  <w:rFonts w:eastAsia="SimSun"/>
                  <w:strike/>
                  <w:rPrChange w:id="2977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QCStartTime</w:t>
              </w:r>
              <w:proofErr w:type="spellEnd"/>
              <w:r w:rsidRPr="00450B81">
                <w:rPr>
                  <w:rFonts w:eastAsia="SimSun" w:hint="eastAsia"/>
                  <w:strike/>
                  <w:rPrChange w:id="2978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后国别相同的所有</w:t>
              </w:r>
              <w:r w:rsidRPr="00450B81">
                <w:rPr>
                  <w:rFonts w:eastAsia="SimSun"/>
                  <w:strike/>
                  <w:rPrChange w:id="2979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Model</w:t>
              </w:r>
              <w:r w:rsidRPr="00450B81">
                <w:rPr>
                  <w:rFonts w:eastAsia="SimSun" w:hint="eastAsia"/>
                  <w:strike/>
                  <w:rPrChange w:id="2980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所包括的</w:t>
              </w:r>
              <w:r w:rsidRPr="00450B81">
                <w:rPr>
                  <w:rFonts w:eastAsia="SimSun"/>
                  <w:strike/>
                  <w:rPrChange w:id="2981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Product</w:t>
              </w:r>
            </w:ins>
          </w:p>
          <w:p w:rsidR="00BA4E9B" w:rsidRPr="0028247A" w:rsidRDefault="00450B81">
            <w:pPr>
              <w:pStyle w:val="ab"/>
              <w:numPr>
                <w:ilvl w:val="0"/>
                <w:numId w:val="46"/>
              </w:numPr>
              <w:ind w:firstLineChars="0"/>
              <w:jc w:val="left"/>
              <w:rPr>
                <w:ins w:id="2982" w:author="Gao, Guan-Wei (高貫偉 ITC)" w:date="2012-04-17T13:39:00Z"/>
                <w:rFonts w:eastAsia="SimSun"/>
                <w:strike/>
                <w:rPrChange w:id="2983" w:author="IEC960923" w:date="2013-05-08T11:41:00Z">
                  <w:rPr>
                    <w:ins w:id="2984" w:author="Gao, Guan-Wei (高貫偉 ITC)" w:date="2012-04-17T13:39:00Z"/>
                  </w:rPr>
                </w:rPrChange>
              </w:rPr>
              <w:pPrChange w:id="2985" w:author="Gao, Guan-Wei (高貫偉 ITC)" w:date="2012-04-17T13:44:00Z">
                <w:pPr>
                  <w:pStyle w:val="ab"/>
                  <w:ind w:left="888" w:firstLineChars="0" w:firstLine="0"/>
                  <w:jc w:val="left"/>
                </w:pPr>
              </w:pPrChange>
            </w:pPr>
            <w:ins w:id="2986" w:author="Gao, Guan-Wei (高貫偉 ITC)" w:date="2012-04-17T13:38:00Z">
              <w:r w:rsidRPr="00450B81">
                <w:rPr>
                  <w:rFonts w:eastAsia="SimSun" w:hint="eastAsia"/>
                  <w:strike/>
                  <w:rPrChange w:id="2987" w:author="Gao, Guan-Wei (高貫偉 ITC)" w:date="2012-09-11T14:38:00Z">
                    <w:rPr>
                      <w:rFonts w:hint="eastAsia"/>
                      <w:i/>
                      <w:iCs/>
                      <w:color w:val="000000"/>
                    </w:rPr>
                  </w:rPrChange>
                </w:rPr>
                <w:t>抽样时</w:t>
              </w:r>
              <w:r w:rsidRPr="0028247A">
                <w:rPr>
                  <w:rFonts w:eastAsia="SimSun" w:hint="eastAsia"/>
                  <w:strike/>
                  <w:rPrChange w:id="2988" w:author="IEC960923" w:date="2013-05-08T11:41:00Z">
                    <w:rPr>
                      <w:rFonts w:hint="eastAsia"/>
                      <w:i/>
                      <w:iCs/>
                      <w:color w:val="000000"/>
                    </w:rPr>
                  </w:rPrChange>
                </w:rPr>
                <w:t>间</w:t>
              </w:r>
              <w:r w:rsidRPr="0028247A">
                <w:rPr>
                  <w:rFonts w:eastAsia="SimSun"/>
                  <w:strike/>
                  <w:rPrChange w:id="2989" w:author="IEC960923" w:date="2013-05-08T11:41:00Z">
                    <w:rPr>
                      <w:i/>
                      <w:iCs/>
                      <w:color w:val="000000"/>
                    </w:rPr>
                  </w:rPrChange>
                </w:rPr>
                <w:t>@</w:t>
              </w:r>
              <w:proofErr w:type="spellStart"/>
              <w:r w:rsidRPr="0028247A">
                <w:rPr>
                  <w:rFonts w:eastAsia="SimSun"/>
                  <w:strike/>
                  <w:rPrChange w:id="2990" w:author="IEC960923" w:date="2013-05-08T11:41:00Z">
                    <w:rPr>
                      <w:i/>
                      <w:iCs/>
                      <w:color w:val="000000"/>
                    </w:rPr>
                  </w:rPrChange>
                </w:rPr>
                <w:t>QCS</w:t>
              </w:r>
            </w:ins>
            <w:ins w:id="2991" w:author="Gao, Guan-Wei (高貫偉 ITC)" w:date="2012-04-17T13:39:00Z">
              <w:r w:rsidRPr="0028247A">
                <w:rPr>
                  <w:rFonts w:eastAsia="SimSun"/>
                  <w:strike/>
                  <w:rPrChange w:id="2992" w:author="IEC960923" w:date="2013-05-08T11:41:00Z">
                    <w:rPr>
                      <w:i/>
                      <w:iCs/>
                      <w:color w:val="000000"/>
                    </w:rPr>
                  </w:rPrChange>
                </w:rPr>
                <w:t>tartTime</w:t>
              </w:r>
              <w:proofErr w:type="spellEnd"/>
              <w:r w:rsidRPr="0028247A">
                <w:rPr>
                  <w:rFonts w:eastAsia="SimSun"/>
                  <w:strike/>
                  <w:rPrChange w:id="2993" w:author="IEC960923" w:date="2013-05-08T11:41:00Z">
                    <w:rPr>
                      <w:i/>
                      <w:iCs/>
                      <w:color w:val="000000"/>
                    </w:rPr>
                  </w:rPrChange>
                </w:rPr>
                <w:t xml:space="preserve"> </w:t>
              </w:r>
              <w:r w:rsidRPr="0028247A">
                <w:rPr>
                  <w:rFonts w:eastAsia="SimSun" w:hint="eastAsia"/>
                  <w:strike/>
                  <w:rPrChange w:id="2994" w:author="IEC960923" w:date="2013-05-08T11:41:00Z">
                    <w:rPr>
                      <w:rFonts w:hint="eastAsia"/>
                      <w:i/>
                      <w:iCs/>
                      <w:color w:val="000000"/>
                    </w:rPr>
                  </w:rPrChange>
                </w:rPr>
                <w:t>开始后</w:t>
              </w:r>
            </w:ins>
          </w:p>
          <w:p w:rsidR="00BA4E9B" w:rsidRPr="0028247A" w:rsidRDefault="00450B81">
            <w:pPr>
              <w:ind w:firstLineChars="550" w:firstLine="1155"/>
              <w:jc w:val="left"/>
              <w:rPr>
                <w:ins w:id="2995" w:author="Gao, Guan-Wei (高貫偉 ITC)" w:date="2012-04-17T13:39:00Z"/>
                <w:rFonts w:eastAsia="SimSun"/>
                <w:strike/>
                <w:rPrChange w:id="2996" w:author="IEC960923" w:date="2013-05-08T11:41:00Z">
                  <w:rPr>
                    <w:ins w:id="2997" w:author="Gao, Guan-Wei (高貫偉 ITC)" w:date="2012-04-17T13:39:00Z"/>
                    <w:rFonts w:eastAsia="SimSun"/>
                  </w:rPr>
                </w:rPrChange>
              </w:rPr>
              <w:pPrChange w:id="2998" w:author="Gao, Guan-Wei (高貫偉 ITC)" w:date="2012-04-17T13:44:00Z">
                <w:pPr>
                  <w:pStyle w:val="ab"/>
                  <w:ind w:left="888" w:firstLineChars="0" w:firstLine="0"/>
                  <w:jc w:val="left"/>
                </w:pPr>
              </w:pPrChange>
            </w:pPr>
            <w:proofErr w:type="spellStart"/>
            <w:ins w:id="2999" w:author="Gao, Guan-Wei (高貫偉 ITC)" w:date="2012-04-17T13:39:00Z">
              <w:r w:rsidRPr="0028247A">
                <w:rPr>
                  <w:rFonts w:eastAsia="SimSun"/>
                  <w:strike/>
                  <w:rPrChange w:id="3000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QCStatus.Cdt</w:t>
              </w:r>
              <w:proofErr w:type="spellEnd"/>
              <w:r w:rsidRPr="0028247A">
                <w:rPr>
                  <w:rFonts w:eastAsia="SimSun"/>
                  <w:strike/>
                  <w:rPrChange w:id="3001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&gt;=@</w:t>
              </w:r>
              <w:proofErr w:type="spellStart"/>
              <w:r w:rsidRPr="0028247A">
                <w:rPr>
                  <w:rFonts w:eastAsia="SimSun"/>
                  <w:strike/>
                  <w:rPrChange w:id="3002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QCStartTime</w:t>
              </w:r>
              <w:proofErr w:type="spellEnd"/>
            </w:ins>
          </w:p>
          <w:p w:rsidR="00BA4E9B" w:rsidRPr="0028247A" w:rsidRDefault="00450B81">
            <w:pPr>
              <w:pStyle w:val="ab"/>
              <w:numPr>
                <w:ilvl w:val="0"/>
                <w:numId w:val="46"/>
              </w:numPr>
              <w:ind w:firstLineChars="0"/>
              <w:jc w:val="left"/>
              <w:rPr>
                <w:ins w:id="3003" w:author="Gao, Guan-Wei (高貫偉 ITC)" w:date="2012-05-24T11:19:00Z"/>
                <w:rFonts w:eastAsia="SimSun"/>
                <w:strike/>
                <w:rPrChange w:id="3004" w:author="IEC960923" w:date="2013-05-08T11:41:00Z">
                  <w:rPr>
                    <w:ins w:id="3005" w:author="Gao, Guan-Wei (高貫偉 ITC)" w:date="2012-05-24T11:19:00Z"/>
                    <w:rFonts w:eastAsia="SimSun"/>
                  </w:rPr>
                </w:rPrChange>
              </w:rPr>
              <w:pPrChange w:id="3006" w:author="Gao, Guan-Wei (高貫偉 ITC)" w:date="2012-04-17T13:43:00Z">
                <w:pPr>
                  <w:pStyle w:val="ab"/>
                  <w:ind w:left="888" w:firstLineChars="0" w:firstLine="0"/>
                  <w:jc w:val="left"/>
                </w:pPr>
              </w:pPrChange>
            </w:pPr>
            <w:ins w:id="3007" w:author="Gao, Guan-Wei (高貫偉 ITC)" w:date="2012-05-24T11:19:00Z">
              <w:r w:rsidRPr="0028247A">
                <w:rPr>
                  <w:rFonts w:eastAsia="SimSun"/>
                  <w:strike/>
                  <w:rPrChange w:id="3008" w:author="IEC960923" w:date="2013-05-08T11:41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Family</w:t>
              </w:r>
              <w:r w:rsidRPr="0028247A">
                <w:rPr>
                  <w:rFonts w:eastAsia="SimSun" w:hint="eastAsia"/>
                  <w:strike/>
                  <w:rPrChange w:id="3009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相同</w:t>
              </w:r>
            </w:ins>
          </w:p>
          <w:p w:rsidR="00BA4E9B" w:rsidRPr="0028247A" w:rsidRDefault="00450B81">
            <w:pPr>
              <w:pStyle w:val="ab"/>
              <w:numPr>
                <w:ilvl w:val="0"/>
                <w:numId w:val="46"/>
              </w:numPr>
              <w:ind w:firstLineChars="0"/>
              <w:jc w:val="left"/>
              <w:rPr>
                <w:ins w:id="3010" w:author="Gao, Guan-Wei (高貫偉 ITC)" w:date="2012-04-17T13:39:00Z"/>
                <w:rFonts w:eastAsia="SimSun"/>
                <w:strike/>
                <w:rPrChange w:id="3011" w:author="IEC960923" w:date="2013-05-08T11:41:00Z">
                  <w:rPr>
                    <w:ins w:id="3012" w:author="Gao, Guan-Wei (高貫偉 ITC)" w:date="2012-04-17T13:39:00Z"/>
                    <w:rFonts w:eastAsia="SimSun"/>
                  </w:rPr>
                </w:rPrChange>
              </w:rPr>
              <w:pPrChange w:id="3013" w:author="Gao, Guan-Wei (高貫偉 ITC)" w:date="2012-04-17T13:43:00Z">
                <w:pPr>
                  <w:pStyle w:val="ab"/>
                  <w:ind w:left="888" w:firstLineChars="0" w:firstLine="0"/>
                  <w:jc w:val="left"/>
                </w:pPr>
              </w:pPrChange>
            </w:pPr>
            <w:ins w:id="3014" w:author="Gao, Guan-Wei (高貫偉 ITC)" w:date="2012-04-17T13:39:00Z">
              <w:r w:rsidRPr="0028247A">
                <w:rPr>
                  <w:rFonts w:eastAsia="SimSun" w:hint="eastAsia"/>
                  <w:strike/>
                  <w:rPrChange w:id="3015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国别相同</w:t>
              </w:r>
            </w:ins>
          </w:p>
          <w:p w:rsidR="00BA4E9B" w:rsidRDefault="00450B81">
            <w:pPr>
              <w:ind w:firstLineChars="550" w:firstLine="1155"/>
              <w:jc w:val="left"/>
              <w:rPr>
                <w:ins w:id="3016" w:author="Gao, Guan-Wei (高貫偉 ITC)" w:date="2012-04-17T16:36:00Z"/>
                <w:rFonts w:eastAsia="SimSun"/>
                <w:strike/>
                <w:rPrChange w:id="3017" w:author="Gao, Guan-Wei (高貫偉 ITC)" w:date="2012-09-11T14:38:00Z">
                  <w:rPr>
                    <w:ins w:id="3018" w:author="Gao, Guan-Wei (高貫偉 ITC)" w:date="2012-04-17T16:36:00Z"/>
                    <w:rFonts w:eastAsia="SimSun"/>
                  </w:rPr>
                </w:rPrChange>
              </w:rPr>
              <w:pPrChange w:id="3019" w:author="Gao, Guan-Wei (高貫偉 ITC)" w:date="2012-04-17T13:44:00Z">
                <w:pPr>
                  <w:pStyle w:val="ab"/>
                  <w:ind w:left="1368" w:firstLineChars="0" w:firstLine="0"/>
                  <w:jc w:val="left"/>
                </w:pPr>
              </w:pPrChange>
            </w:pPr>
            <w:ins w:id="3020" w:author="Gao, Guan-Wei (高貫偉 ITC)" w:date="2012-04-17T13:39:00Z">
              <w:r w:rsidRPr="00450B81">
                <w:rPr>
                  <w:rFonts w:eastAsia="SimSun"/>
                  <w:strike/>
                  <w:rPrChange w:id="3021" w:author="Gao, Guan-Wei (高貫偉 ITC)" w:date="2012-09-11T14:38:00Z">
                    <w:rPr>
                      <w:rFonts w:eastAsia="SimSun"/>
                      <w:i/>
                      <w:iCs/>
                      <w:strike/>
                      <w:color w:val="000000"/>
                    </w:rPr>
                  </w:rPrChange>
                </w:rPr>
                <w:t>substring(</w:t>
              </w:r>
              <w:r w:rsidRPr="00450B81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3022" w:author="Gao, Guan-Wei (高貫偉 ITC)" w:date="2012-09-11T14:38:00Z">
                    <w:rPr>
                      <w:rFonts w:ascii="Courier New" w:hAnsi="Courier New" w:cs="Courier New"/>
                      <w:i/>
                      <w:iCs/>
                      <w:strike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>[</w:t>
              </w:r>
              <w:proofErr w:type="spellStart"/>
              <w:r w:rsidRPr="00450B81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3023" w:author="Gao, Guan-Wei (高貫偉 ITC)" w:date="2012-09-11T14:38:00Z">
                    <w:rPr>
                      <w:rFonts w:ascii="Courier New" w:hAnsi="Courier New" w:cs="Courier New"/>
                      <w:i/>
                      <w:iCs/>
                      <w:strike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>QCStatus</w:t>
              </w:r>
              <w:proofErr w:type="spellEnd"/>
              <w:r w:rsidRPr="00450B81">
                <w:rPr>
                  <w:rFonts w:ascii="Courier New" w:hAnsi="Courier New" w:cs="Courier New"/>
                  <w:strike/>
                  <w:noProof/>
                  <w:kern w:val="0"/>
                  <w:sz w:val="20"/>
                  <w:szCs w:val="20"/>
                  <w:rPrChange w:id="3024" w:author="Gao, Guan-Wei (高貫偉 ITC)" w:date="2012-09-11T14:38:00Z">
                    <w:rPr>
                      <w:rFonts w:ascii="Courier New" w:hAnsi="Courier New" w:cs="Courier New"/>
                      <w:i/>
                      <w:iCs/>
                      <w:strike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>]</w:t>
              </w:r>
              <w:r w:rsidRPr="00450B81">
                <w:rPr>
                  <w:rFonts w:ascii="Courier New" w:eastAsia="SimSun" w:hAnsi="Courier New" w:cs="Courier New"/>
                  <w:strike/>
                  <w:noProof/>
                  <w:kern w:val="0"/>
                  <w:sz w:val="20"/>
                  <w:szCs w:val="20"/>
                  <w:rPrChange w:id="3025" w:author="Gao, Guan-Wei (高貫偉 ITC)" w:date="2012-09-11T14:38:00Z">
                    <w:rPr>
                      <w:rFonts w:ascii="Courier New" w:eastAsia="SimSun" w:hAnsi="Courier New" w:cs="Courier New"/>
                      <w:i/>
                      <w:iCs/>
                      <w:strike/>
                      <w:noProof/>
                      <w:color w:val="000000"/>
                      <w:kern w:val="0"/>
                      <w:sz w:val="20"/>
                      <w:szCs w:val="20"/>
                    </w:rPr>
                  </w:rPrChange>
                </w:rPr>
                <w:t>.Model</w:t>
              </w:r>
              <w:r w:rsidRPr="00450B81">
                <w:rPr>
                  <w:rFonts w:eastAsia="SimSun"/>
                  <w:strike/>
                  <w:rPrChange w:id="3026" w:author="Gao, Guan-Wei (高貫偉 ITC)" w:date="2012-09-11T14:38:00Z">
                    <w:rPr>
                      <w:rFonts w:eastAsia="SimSun"/>
                      <w:i/>
                      <w:iCs/>
                      <w:strike/>
                      <w:color w:val="000000"/>
                    </w:rPr>
                  </w:rPrChange>
                </w:rPr>
                <w:t xml:space="preserve">,10,2)=substring(Product.Model,10,2)  </w:t>
              </w:r>
            </w:ins>
          </w:p>
          <w:p w:rsidR="00BA4E9B" w:rsidRDefault="00450B81">
            <w:pPr>
              <w:pStyle w:val="ab"/>
              <w:numPr>
                <w:ilvl w:val="0"/>
                <w:numId w:val="46"/>
              </w:numPr>
              <w:ind w:firstLineChars="0"/>
              <w:jc w:val="left"/>
              <w:rPr>
                <w:ins w:id="3027" w:author="Gao, Guan-Wei (高貫偉 ITC)" w:date="2012-04-17T13:26:00Z"/>
                <w:rFonts w:eastAsia="SimSun"/>
                <w:strike/>
                <w:rPrChange w:id="3028" w:author="Gao, Guan-Wei (高貫偉 ITC)" w:date="2012-09-11T14:38:00Z">
                  <w:rPr>
                    <w:ins w:id="3029" w:author="Gao, Guan-Wei (高貫偉 ITC)" w:date="2012-04-17T13:26:00Z"/>
                  </w:rPr>
                </w:rPrChange>
              </w:rPr>
              <w:pPrChange w:id="3030" w:author="Gao, Guan-Wei (高貫偉 ITC)" w:date="2012-04-17T13:24:00Z">
                <w:pPr>
                  <w:pStyle w:val="ab"/>
                  <w:ind w:left="888" w:firstLineChars="0" w:firstLine="0"/>
                  <w:jc w:val="left"/>
                </w:pPr>
              </w:pPrChange>
            </w:pPr>
            <w:proofErr w:type="spellStart"/>
            <w:ins w:id="3031" w:author="Gao, Guan-Wei (高貫偉 ITC)" w:date="2012-04-17T16:36:00Z">
              <w:r w:rsidRPr="00450B81">
                <w:rPr>
                  <w:rFonts w:eastAsia="SimSun"/>
                  <w:strike/>
                  <w:rPrChange w:id="3032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Tp</w:t>
              </w:r>
              <w:proofErr w:type="spellEnd"/>
              <w:r w:rsidRPr="00450B81">
                <w:rPr>
                  <w:rFonts w:eastAsia="SimSun"/>
                  <w:strike/>
                  <w:rPrChange w:id="3033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=’PIA’</w:t>
              </w:r>
            </w:ins>
          </w:p>
          <w:p w:rsidR="00BA4E9B" w:rsidRDefault="00450B81">
            <w:pPr>
              <w:pStyle w:val="ab"/>
              <w:numPr>
                <w:ilvl w:val="0"/>
                <w:numId w:val="35"/>
              </w:numPr>
              <w:ind w:firstLineChars="0"/>
              <w:jc w:val="left"/>
              <w:rPr>
                <w:ins w:id="3034" w:author="Gao, Guan-Wei (高貫偉 ITC)" w:date="2012-04-17T13:40:00Z"/>
                <w:rFonts w:eastAsia="SimSun"/>
                <w:strike/>
                <w:rPrChange w:id="3035" w:author="Gao, Guan-Wei (高貫偉 ITC)" w:date="2012-09-11T14:38:00Z">
                  <w:rPr>
                    <w:ins w:id="3036" w:author="Gao, Guan-Wei (高貫偉 ITC)" w:date="2012-04-17T13:40:00Z"/>
                    <w:rFonts w:eastAsia="SimSun"/>
                  </w:rPr>
                </w:rPrChange>
              </w:rPr>
              <w:pPrChange w:id="3037" w:author="Gao, Guan-Wei (高貫偉 ITC)" w:date="2012-04-17T13:43:00Z">
                <w:pPr>
                  <w:pStyle w:val="ab"/>
                  <w:ind w:left="888" w:firstLineChars="0" w:firstLine="0"/>
                  <w:jc w:val="left"/>
                </w:pPr>
              </w:pPrChange>
            </w:pPr>
            <w:proofErr w:type="spellStart"/>
            <w:ins w:id="3038" w:author="Gao, Guan-Wei (高貫偉 ITC)" w:date="2012-04-17T13:32:00Z">
              <w:r w:rsidRPr="00450B81">
                <w:rPr>
                  <w:rFonts w:eastAsia="SimSun"/>
                  <w:strike/>
                  <w:rPrChange w:id="3039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BTO&amp;Sp</w:t>
              </w:r>
            </w:ins>
            <w:ins w:id="3040" w:author="Gao, Guan-Wei (高貫偉 ITC)" w:date="2012-04-17T13:33:00Z">
              <w:r w:rsidRPr="00450B81">
                <w:rPr>
                  <w:rFonts w:eastAsia="SimSun"/>
                  <w:strike/>
                  <w:rPrChange w:id="3041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ecial</w:t>
              </w:r>
            </w:ins>
            <w:proofErr w:type="spellEnd"/>
          </w:p>
          <w:p w:rsidR="00BA4E9B" w:rsidRDefault="00450B81">
            <w:pPr>
              <w:ind w:firstLineChars="200" w:firstLine="420"/>
              <w:jc w:val="left"/>
              <w:rPr>
                <w:ins w:id="3042" w:author="Gao, Guan-Wei (高貫偉 ITC)" w:date="2012-04-17T13:41:00Z"/>
                <w:rFonts w:eastAsia="SimSun"/>
                <w:strike/>
                <w:rPrChange w:id="3043" w:author="Gao, Guan-Wei (高貫偉 ITC)" w:date="2012-09-11T14:38:00Z">
                  <w:rPr>
                    <w:ins w:id="3044" w:author="Gao, Guan-Wei (高貫偉 ITC)" w:date="2012-04-17T13:41:00Z"/>
                    <w:rFonts w:eastAsia="SimSun"/>
                  </w:rPr>
                </w:rPrChange>
              </w:rPr>
              <w:pPrChange w:id="3045" w:author="Gao, Guan-Wei (高貫偉 ITC)" w:date="2012-04-17T13:44:00Z">
                <w:pPr>
                  <w:pStyle w:val="ab"/>
                  <w:ind w:left="888" w:firstLineChars="0" w:firstLine="0"/>
                  <w:jc w:val="left"/>
                </w:pPr>
              </w:pPrChange>
            </w:pPr>
            <w:proofErr w:type="spellStart"/>
            <w:ins w:id="3046" w:author="Gao, Guan-Wei (高貫偉 ITC)" w:date="2012-04-17T13:40:00Z">
              <w:r w:rsidRPr="00450B81">
                <w:rPr>
                  <w:rFonts w:eastAsia="SimSun"/>
                  <w:strike/>
                  <w:rPrChange w:id="3047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BTO&amp;</w:t>
              </w:r>
            </w:ins>
            <w:ins w:id="3048" w:author="Gao, Guan-Wei (高貫偉 ITC)" w:date="2012-04-17T13:41:00Z">
              <w:r w:rsidRPr="00450B81">
                <w:rPr>
                  <w:rFonts w:eastAsia="SimSun"/>
                  <w:strike/>
                  <w:rPrChange w:id="3049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Special</w:t>
              </w:r>
              <w:proofErr w:type="spellEnd"/>
              <w:r w:rsidRPr="00450B81">
                <w:rPr>
                  <w:rFonts w:eastAsia="SimSun" w:hint="eastAsia"/>
                  <w:strike/>
                  <w:rPrChange w:id="3050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机型计算已抽检数量</w:t>
              </w:r>
              <w:r w:rsidRPr="00450B81">
                <w:rPr>
                  <w:rFonts w:eastAsia="SimSun"/>
                  <w:strike/>
                  <w:rPrChange w:id="3051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@</w:t>
              </w:r>
              <w:proofErr w:type="spellStart"/>
              <w:r w:rsidRPr="00450B81">
                <w:rPr>
                  <w:rFonts w:eastAsia="SimSun"/>
                  <w:strike/>
                  <w:rPrChange w:id="3052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cnt</w:t>
              </w:r>
              <w:proofErr w:type="spellEnd"/>
              <w:r w:rsidRPr="00450B81">
                <w:rPr>
                  <w:rFonts w:eastAsia="SimSun" w:hint="eastAsia"/>
                  <w:strike/>
                  <w:rPrChange w:id="3053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逻辑为抽检时间</w:t>
              </w:r>
              <w:r w:rsidRPr="00450B81">
                <w:rPr>
                  <w:rFonts w:eastAsia="SimSun"/>
                  <w:strike/>
                  <w:rPrChange w:id="3054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@</w:t>
              </w:r>
              <w:proofErr w:type="spellStart"/>
              <w:r w:rsidRPr="00450B81">
                <w:rPr>
                  <w:rFonts w:eastAsia="SimSun"/>
                  <w:strike/>
                  <w:rPrChange w:id="3055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QCStartTime</w:t>
              </w:r>
              <w:proofErr w:type="spellEnd"/>
              <w:r w:rsidRPr="00450B81">
                <w:rPr>
                  <w:rFonts w:eastAsia="SimSun" w:hint="eastAsia"/>
                  <w:strike/>
                  <w:rPrChange w:id="3056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后</w:t>
              </w:r>
              <w:r w:rsidRPr="00450B81">
                <w:rPr>
                  <w:rFonts w:eastAsia="SimSun"/>
                  <w:strike/>
                  <w:rPrChange w:id="3057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Model</w:t>
              </w:r>
              <w:r w:rsidRPr="00450B81">
                <w:rPr>
                  <w:rFonts w:eastAsia="SimSun" w:hint="eastAsia"/>
                  <w:strike/>
                  <w:rPrChange w:id="3058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相同的该</w:t>
              </w:r>
              <w:r w:rsidRPr="00450B81">
                <w:rPr>
                  <w:rFonts w:eastAsia="SimSun"/>
                  <w:strike/>
                  <w:rPrChange w:id="3059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Model</w:t>
              </w:r>
              <w:r w:rsidRPr="00450B81">
                <w:rPr>
                  <w:rFonts w:eastAsia="SimSun" w:hint="eastAsia"/>
                  <w:strike/>
                  <w:rPrChange w:id="3060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下所包括的</w:t>
              </w:r>
              <w:r w:rsidRPr="00450B81">
                <w:rPr>
                  <w:rFonts w:eastAsia="SimSun"/>
                  <w:strike/>
                  <w:rPrChange w:id="3061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Product</w:t>
              </w:r>
            </w:ins>
          </w:p>
          <w:p w:rsidR="00BA4E9B" w:rsidRDefault="00450B81">
            <w:pPr>
              <w:pStyle w:val="ab"/>
              <w:numPr>
                <w:ilvl w:val="0"/>
                <w:numId w:val="46"/>
              </w:numPr>
              <w:ind w:firstLineChars="0"/>
              <w:jc w:val="left"/>
              <w:rPr>
                <w:ins w:id="3062" w:author="Gao, Guan-Wei (高貫偉 ITC)" w:date="2012-04-17T13:42:00Z"/>
                <w:rFonts w:eastAsia="SimSun"/>
                <w:strike/>
                <w:rPrChange w:id="3063" w:author="Gao, Guan-Wei (高貫偉 ITC)" w:date="2012-09-11T14:38:00Z">
                  <w:rPr>
                    <w:ins w:id="3064" w:author="Gao, Guan-Wei (高貫偉 ITC)" w:date="2012-04-17T13:42:00Z"/>
                    <w:rFonts w:eastAsia="SimSun"/>
                  </w:rPr>
                </w:rPrChange>
              </w:rPr>
              <w:pPrChange w:id="3065" w:author="Gao, Guan-Wei (高貫偉 ITC)" w:date="2012-04-17T13:43:00Z">
                <w:pPr>
                  <w:jc w:val="left"/>
                </w:pPr>
              </w:pPrChange>
            </w:pPr>
            <w:ins w:id="3066" w:author="Gao, Guan-Wei (高貫偉 ITC)" w:date="2012-04-17T13:42:00Z">
              <w:r w:rsidRPr="00450B81">
                <w:rPr>
                  <w:rFonts w:eastAsia="SimSun" w:hint="eastAsia"/>
                  <w:strike/>
                  <w:rPrChange w:id="3067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抽样时间</w:t>
              </w:r>
              <w:r w:rsidRPr="00450B81">
                <w:rPr>
                  <w:rFonts w:eastAsia="SimSun"/>
                  <w:strike/>
                  <w:rPrChange w:id="3068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@</w:t>
              </w:r>
              <w:proofErr w:type="spellStart"/>
              <w:r w:rsidRPr="00450B81">
                <w:rPr>
                  <w:rFonts w:eastAsia="SimSun"/>
                  <w:strike/>
                  <w:rPrChange w:id="3069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QCStartTime</w:t>
              </w:r>
              <w:proofErr w:type="spellEnd"/>
              <w:r w:rsidRPr="00450B81">
                <w:rPr>
                  <w:rFonts w:eastAsia="SimSun"/>
                  <w:strike/>
                  <w:rPrChange w:id="3070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 xml:space="preserve"> </w:t>
              </w:r>
              <w:r w:rsidRPr="00450B81">
                <w:rPr>
                  <w:rFonts w:eastAsia="SimSun" w:hint="eastAsia"/>
                  <w:strike/>
                  <w:rPrChange w:id="3071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开始后</w:t>
              </w:r>
            </w:ins>
          </w:p>
          <w:p w:rsidR="00BA4E9B" w:rsidRDefault="00450B81">
            <w:pPr>
              <w:ind w:firstLineChars="550" w:firstLine="1155"/>
              <w:jc w:val="left"/>
              <w:rPr>
                <w:ins w:id="3072" w:author="Gao, Guan-Wei (高貫偉 ITC)" w:date="2012-04-17T13:42:00Z"/>
                <w:rFonts w:eastAsia="SimSun"/>
                <w:strike/>
                <w:rPrChange w:id="3073" w:author="Gao, Guan-Wei (高貫偉 ITC)" w:date="2012-09-11T14:38:00Z">
                  <w:rPr>
                    <w:ins w:id="3074" w:author="Gao, Guan-Wei (高貫偉 ITC)" w:date="2012-04-17T13:42:00Z"/>
                    <w:rFonts w:eastAsia="SimSun"/>
                  </w:rPr>
                </w:rPrChange>
              </w:rPr>
              <w:pPrChange w:id="3075" w:author="Gao, Guan-Wei (高貫偉 ITC)" w:date="2012-04-17T13:44:00Z">
                <w:pPr>
                  <w:jc w:val="left"/>
                </w:pPr>
              </w:pPrChange>
            </w:pPr>
            <w:proofErr w:type="spellStart"/>
            <w:ins w:id="3076" w:author="Gao, Guan-Wei (高貫偉 ITC)" w:date="2012-04-17T13:42:00Z">
              <w:r w:rsidRPr="00450B81">
                <w:rPr>
                  <w:rFonts w:eastAsia="SimSun"/>
                  <w:strike/>
                  <w:rPrChange w:id="3077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QCStatus.Cdt</w:t>
              </w:r>
              <w:proofErr w:type="spellEnd"/>
              <w:r w:rsidRPr="00450B81">
                <w:rPr>
                  <w:rFonts w:eastAsia="SimSun"/>
                  <w:strike/>
                  <w:rPrChange w:id="3078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&gt;=@</w:t>
              </w:r>
              <w:proofErr w:type="spellStart"/>
              <w:r w:rsidRPr="00450B81">
                <w:rPr>
                  <w:rFonts w:eastAsia="SimSun"/>
                  <w:strike/>
                  <w:rPrChange w:id="3079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QCStartTime</w:t>
              </w:r>
              <w:proofErr w:type="spellEnd"/>
            </w:ins>
          </w:p>
          <w:p w:rsidR="00BA4E9B" w:rsidRDefault="00450B81">
            <w:pPr>
              <w:pStyle w:val="ab"/>
              <w:numPr>
                <w:ilvl w:val="0"/>
                <w:numId w:val="46"/>
              </w:numPr>
              <w:ind w:firstLineChars="0"/>
              <w:jc w:val="left"/>
              <w:rPr>
                <w:ins w:id="3080" w:author="Gao, Guan-Wei (高貫偉 ITC)" w:date="2012-04-17T13:42:00Z"/>
                <w:rFonts w:eastAsia="SimSun"/>
                <w:strike/>
                <w:rPrChange w:id="3081" w:author="Gao, Guan-Wei (高貫偉 ITC)" w:date="2012-09-11T14:38:00Z">
                  <w:rPr>
                    <w:ins w:id="3082" w:author="Gao, Guan-Wei (高貫偉 ITC)" w:date="2012-04-17T13:42:00Z"/>
                    <w:rFonts w:eastAsia="SimSun"/>
                  </w:rPr>
                </w:rPrChange>
              </w:rPr>
              <w:pPrChange w:id="3083" w:author="Gao, Guan-Wei (高貫偉 ITC)" w:date="2012-04-17T13:43:00Z">
                <w:pPr>
                  <w:jc w:val="left"/>
                </w:pPr>
              </w:pPrChange>
            </w:pPr>
            <w:ins w:id="3084" w:author="Gao, Guan-Wei (高貫偉 ITC)" w:date="2012-04-17T13:42:00Z">
              <w:r w:rsidRPr="00450B81">
                <w:rPr>
                  <w:rFonts w:eastAsia="SimSun"/>
                  <w:strike/>
                  <w:rPrChange w:id="3085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Model</w:t>
              </w:r>
              <w:r w:rsidRPr="00450B81">
                <w:rPr>
                  <w:rFonts w:eastAsia="SimSun" w:hint="eastAsia"/>
                  <w:strike/>
                  <w:rPrChange w:id="3086" w:author="Gao, Guan-Wei (高貫偉 ITC)" w:date="2012-09-11T14:38:00Z">
                    <w:rPr>
                      <w:rFonts w:eastAsia="SimSun" w:hint="eastAsia"/>
                      <w:i/>
                      <w:iCs/>
                      <w:color w:val="000000"/>
                    </w:rPr>
                  </w:rPrChange>
                </w:rPr>
                <w:t>相同</w:t>
              </w:r>
            </w:ins>
          </w:p>
          <w:p w:rsidR="00BA4E9B" w:rsidRDefault="00450B81">
            <w:pPr>
              <w:ind w:firstLineChars="550" w:firstLine="1155"/>
              <w:jc w:val="left"/>
              <w:rPr>
                <w:ins w:id="3087" w:author="Gao, Guan-Wei (高貫偉 ITC)" w:date="2012-04-17T16:36:00Z"/>
                <w:rFonts w:eastAsia="SimSun"/>
                <w:strike/>
                <w:rPrChange w:id="3088" w:author="Gao, Guan-Wei (高貫偉 ITC)" w:date="2012-09-11T14:38:00Z">
                  <w:rPr>
                    <w:ins w:id="3089" w:author="Gao, Guan-Wei (高貫偉 ITC)" w:date="2012-04-17T16:36:00Z"/>
                    <w:rFonts w:eastAsia="SimSun"/>
                  </w:rPr>
                </w:rPrChange>
              </w:rPr>
              <w:pPrChange w:id="3090" w:author="Gao, Guan-Wei (高貫偉 ITC)" w:date="2012-04-17T13:44:00Z">
                <w:pPr>
                  <w:jc w:val="left"/>
                </w:pPr>
              </w:pPrChange>
            </w:pPr>
            <w:proofErr w:type="spellStart"/>
            <w:ins w:id="3091" w:author="Gao, Guan-Wei (高貫偉 ITC)" w:date="2012-04-17T13:42:00Z">
              <w:r w:rsidRPr="00450B81">
                <w:rPr>
                  <w:rFonts w:eastAsia="SimSun"/>
                  <w:strike/>
                  <w:rPrChange w:id="3092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QCStatus.Model</w:t>
              </w:r>
              <w:proofErr w:type="spellEnd"/>
              <w:r w:rsidRPr="00450B81">
                <w:rPr>
                  <w:rFonts w:eastAsia="SimSun"/>
                  <w:strike/>
                  <w:rPrChange w:id="3093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=</w:t>
              </w:r>
              <w:proofErr w:type="spellStart"/>
              <w:r w:rsidRPr="00450B81">
                <w:rPr>
                  <w:rFonts w:eastAsia="SimSun"/>
                  <w:strike/>
                  <w:rPrChange w:id="3094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Product.Model</w:t>
              </w:r>
            </w:ins>
            <w:proofErr w:type="spellEnd"/>
          </w:p>
          <w:p w:rsidR="00BA4E9B" w:rsidRDefault="00450B81">
            <w:pPr>
              <w:pStyle w:val="ab"/>
              <w:numPr>
                <w:ilvl w:val="0"/>
                <w:numId w:val="46"/>
              </w:numPr>
              <w:ind w:firstLineChars="0"/>
              <w:jc w:val="left"/>
              <w:rPr>
                <w:ins w:id="3095" w:author="Gao, Guan-Wei (高貫偉 ITC)" w:date="2012-04-17T13:42:00Z"/>
                <w:rFonts w:eastAsia="SimSun"/>
                <w:strike/>
                <w:rPrChange w:id="3096" w:author="Gao, Guan-Wei (高貫偉 ITC)" w:date="2012-09-11T14:38:00Z">
                  <w:rPr>
                    <w:ins w:id="3097" w:author="Gao, Guan-Wei (高貫偉 ITC)" w:date="2012-04-17T13:42:00Z"/>
                    <w:rFonts w:eastAsia="SimSun"/>
                  </w:rPr>
                </w:rPrChange>
              </w:rPr>
              <w:pPrChange w:id="3098" w:author="Gao, Guan-Wei (高貫偉 ITC)" w:date="2012-04-17T16:36:00Z">
                <w:pPr>
                  <w:jc w:val="left"/>
                </w:pPr>
              </w:pPrChange>
            </w:pPr>
            <w:proofErr w:type="spellStart"/>
            <w:ins w:id="3099" w:author="Gao, Guan-Wei (高貫偉 ITC)" w:date="2012-04-17T16:36:00Z">
              <w:r w:rsidRPr="00450B81">
                <w:rPr>
                  <w:rFonts w:eastAsia="SimSun"/>
                  <w:strike/>
                  <w:rPrChange w:id="3100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Tp</w:t>
              </w:r>
              <w:proofErr w:type="spellEnd"/>
              <w:r w:rsidRPr="00450B81">
                <w:rPr>
                  <w:rFonts w:eastAsia="SimSun"/>
                  <w:strike/>
                  <w:rPrChange w:id="3101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</w:rPr>
                  </w:rPrChange>
                </w:rPr>
                <w:t>=’PIA’</w:t>
              </w:r>
            </w:ins>
          </w:p>
          <w:p w:rsidR="00BA4E9B" w:rsidRDefault="00BA4E9B">
            <w:pPr>
              <w:jc w:val="left"/>
              <w:rPr>
                <w:ins w:id="3102" w:author="Gao, Guan-Wei (高貫偉 ITC)" w:date="2012-04-17T13:24:00Z"/>
                <w:rFonts w:eastAsia="SimSun"/>
                <w:strike/>
              </w:rPr>
              <w:pPrChange w:id="3103" w:author="Gao, Guan-Wei (高貫偉 ITC)" w:date="2012-04-17T13:24:00Z">
                <w:pPr>
                  <w:pStyle w:val="ab"/>
                  <w:ind w:left="888" w:firstLineChars="0" w:firstLine="0"/>
                  <w:jc w:val="left"/>
                </w:pPr>
              </w:pPrChange>
            </w:pPr>
          </w:p>
          <w:p w:rsidR="00BA4E9B" w:rsidRDefault="00BA4E9B">
            <w:pPr>
              <w:jc w:val="left"/>
              <w:rPr>
                <w:rFonts w:eastAsia="SimSun"/>
                <w:strike/>
                <w:rPrChange w:id="3104" w:author="Gao, Guan-Wei (高貫偉 ITC)" w:date="2012-09-11T14:38:00Z">
                  <w:rPr>
                    <w:rFonts w:eastAsia="SimSun"/>
                  </w:rPr>
                </w:rPrChange>
              </w:rPr>
              <w:pPrChange w:id="3105" w:author="Gao, Guan-Wei (高貫偉 ITC)" w:date="2012-04-17T13:24:00Z">
                <w:pPr>
                  <w:pStyle w:val="ab"/>
                  <w:ind w:left="888" w:firstLineChars="0" w:firstLine="0"/>
                  <w:jc w:val="left"/>
                </w:pPr>
              </w:pPrChange>
            </w:pPr>
          </w:p>
          <w:p w:rsidR="00A55CE1" w:rsidRPr="000325E6" w:rsidRDefault="00450B81" w:rsidP="00781F74">
            <w:pPr>
              <w:jc w:val="left"/>
              <w:rPr>
                <w:ins w:id="3106" w:author="Gao, Guan-Wei (高貫偉 ITC)" w:date="2012-05-29T11:01:00Z"/>
                <w:rFonts w:eastAsia="SimSun"/>
                <w:strike/>
                <w:sz w:val="20"/>
                <w:rPrChange w:id="3107" w:author="Gao, Guan-Wei (高貫偉 ITC)" w:date="2012-09-11T14:38:00Z">
                  <w:rPr>
                    <w:ins w:id="3108" w:author="Gao, Guan-Wei (高貫偉 ITC)" w:date="2012-05-29T11:01:00Z"/>
                    <w:rFonts w:eastAsia="SimSun"/>
                    <w:sz w:val="20"/>
                  </w:rPr>
                </w:rPrChange>
              </w:rPr>
            </w:pPr>
            <w:r w:rsidRPr="00450B81">
              <w:rPr>
                <w:rFonts w:eastAsia="SimSun" w:hint="eastAsia"/>
                <w:strike/>
                <w:sz w:val="20"/>
                <w:rPrChange w:id="3109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  <w:sz w:val="20"/>
                  </w:rPr>
                </w:rPrChange>
              </w:rPr>
              <w:t>注</w:t>
            </w:r>
            <w:r w:rsidRPr="00450B81">
              <w:rPr>
                <w:rFonts w:eastAsia="SimSun"/>
                <w:strike/>
                <w:sz w:val="20"/>
                <w:rPrChange w:id="3110" w:author="Gao, Guan-Wei (高貫偉 ITC)" w:date="2012-09-11T14:38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:</w:t>
            </w:r>
          </w:p>
          <w:p w:rsidR="00D93E63" w:rsidRPr="000325E6" w:rsidRDefault="00450B81" w:rsidP="00781F74">
            <w:pPr>
              <w:jc w:val="left"/>
              <w:rPr>
                <w:ins w:id="3111" w:author="Gao, Guan-Wei (高貫偉 ITC)" w:date="2012-05-29T11:01:00Z"/>
                <w:rFonts w:eastAsia="SimSun"/>
                <w:strike/>
                <w:sz w:val="20"/>
                <w:rPrChange w:id="3112" w:author="Gao, Guan-Wei (高貫偉 ITC)" w:date="2012-09-11T14:38:00Z">
                  <w:rPr>
                    <w:ins w:id="3113" w:author="Gao, Guan-Wei (高貫偉 ITC)" w:date="2012-05-29T11:01:00Z"/>
                    <w:rFonts w:eastAsia="SimSun"/>
                    <w:sz w:val="20"/>
                  </w:rPr>
                </w:rPrChange>
              </w:rPr>
            </w:pPr>
            <w:ins w:id="3114" w:author="Gao, Guan-Wei (高貫偉 ITC)" w:date="2012-05-29T11:01:00Z">
              <w:r w:rsidRPr="00450B81">
                <w:rPr>
                  <w:rFonts w:eastAsia="SimSun"/>
                  <w:strike/>
                  <w:sz w:val="20"/>
                  <w:rPrChange w:id="3115" w:author="Gao, Guan-Wei (高貫偉 ITC)" w:date="2012-09-11T14:38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 xml:space="preserve">1. </w:t>
              </w:r>
            </w:ins>
            <w:r w:rsidRPr="00450B81">
              <w:rPr>
                <w:rFonts w:eastAsia="SimSun"/>
                <w:strike/>
                <w:sz w:val="20"/>
                <w:rPrChange w:id="3116" w:author="Gao, Guan-Wei (高貫偉 ITC)" w:date="2012-09-11T14:38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CTO</w:t>
            </w:r>
            <w:r w:rsidRPr="00450B81">
              <w:rPr>
                <w:rFonts w:eastAsia="SimSun" w:hint="eastAsia"/>
                <w:strike/>
                <w:sz w:val="20"/>
                <w:rPrChange w:id="3117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  <w:sz w:val="20"/>
                  </w:rPr>
                </w:rPrChange>
              </w:rPr>
              <w:t>的机型判断参考《</w:t>
            </w:r>
            <w:r w:rsidRPr="00450B81">
              <w:rPr>
                <w:rFonts w:eastAsia="SimSun"/>
                <w:strike/>
                <w:sz w:val="20"/>
                <w:rPrChange w:id="3118" w:author="Gao, Guan-Wei (高貫偉 ITC)" w:date="2012-09-11T14:38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CI-MES12-SPEC-000-UC Common Rule</w:t>
            </w:r>
            <w:r w:rsidRPr="00450B81">
              <w:rPr>
                <w:rFonts w:eastAsia="SimSun" w:hint="eastAsia"/>
                <w:strike/>
                <w:sz w:val="20"/>
                <w:rPrChange w:id="3119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  <w:sz w:val="20"/>
                  </w:rPr>
                </w:rPrChange>
              </w:rPr>
              <w:t>》</w:t>
            </w:r>
            <w:r w:rsidRPr="00450B81">
              <w:rPr>
                <w:rFonts w:eastAsia="SimSun"/>
                <w:strike/>
                <w:sz w:val="20"/>
                <w:rPrChange w:id="3120" w:author="Gao, Guan-Wei (高貫偉 ITC)" w:date="2012-09-11T14:38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2.12</w:t>
            </w:r>
            <w:bookmarkStart w:id="3121" w:name="_Toc311041193"/>
            <w:r w:rsidRPr="00450B81">
              <w:rPr>
                <w:rFonts w:eastAsia="SimSun" w:hint="eastAsia"/>
                <w:strike/>
                <w:sz w:val="20"/>
                <w:rPrChange w:id="3122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  <w:sz w:val="20"/>
                  </w:rPr>
                </w:rPrChange>
              </w:rPr>
              <w:t>判断机器为</w:t>
            </w:r>
            <w:r w:rsidRPr="00450B81">
              <w:rPr>
                <w:rFonts w:eastAsia="SimSun"/>
                <w:strike/>
                <w:sz w:val="20"/>
                <w:rPrChange w:id="3123" w:author="Gao, Guan-Wei (高貫偉 ITC)" w:date="2012-09-11T14:38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BTO</w:t>
            </w:r>
            <w:r w:rsidRPr="00450B81">
              <w:rPr>
                <w:rFonts w:eastAsia="SimSun" w:hint="eastAsia"/>
                <w:strike/>
                <w:sz w:val="20"/>
                <w:rPrChange w:id="3124" w:author="Gao, Guan-Wei (高貫偉 ITC)" w:date="2012-09-11T14:38:00Z">
                  <w:rPr>
                    <w:rFonts w:eastAsia="SimSun" w:hint="eastAsia"/>
                    <w:i/>
                    <w:iCs/>
                    <w:color w:val="000000"/>
                    <w:sz w:val="20"/>
                  </w:rPr>
                </w:rPrChange>
              </w:rPr>
              <w:t>还是</w:t>
            </w:r>
            <w:r w:rsidRPr="00450B81">
              <w:rPr>
                <w:rFonts w:eastAsia="SimSun"/>
                <w:strike/>
                <w:sz w:val="20"/>
                <w:rPrChange w:id="3125" w:author="Gao, Guan-Wei (高貫偉 ITC)" w:date="2012-09-11T14:38:00Z">
                  <w:rPr>
                    <w:rFonts w:eastAsia="SimSun"/>
                    <w:i/>
                    <w:iCs/>
                    <w:color w:val="000000"/>
                    <w:sz w:val="20"/>
                  </w:rPr>
                </w:rPrChange>
              </w:rPr>
              <w:t>CTO</w:t>
            </w:r>
            <w:bookmarkEnd w:id="3121"/>
          </w:p>
          <w:p w:rsidR="00A55CE1" w:rsidRPr="0028247A" w:rsidRDefault="00450B81" w:rsidP="00781F74">
            <w:pPr>
              <w:jc w:val="left"/>
              <w:rPr>
                <w:ins w:id="3126" w:author="Gao, Guan-Wei (高貫偉 ITC)" w:date="2012-04-17T13:35:00Z"/>
                <w:rFonts w:eastAsia="SimSun"/>
                <w:b/>
                <w:strike/>
                <w:sz w:val="20"/>
                <w:rPrChange w:id="3127" w:author="IEC960923" w:date="2013-05-08T11:41:00Z">
                  <w:rPr>
                    <w:ins w:id="3128" w:author="Gao, Guan-Wei (高貫偉 ITC)" w:date="2012-04-17T13:35:00Z"/>
                    <w:rFonts w:eastAsia="SimSun"/>
                    <w:sz w:val="20"/>
                  </w:rPr>
                </w:rPrChange>
              </w:rPr>
            </w:pPr>
            <w:ins w:id="3129" w:author="Gao, Guan-Wei (高貫偉 ITC)" w:date="2012-05-29T11:01:00Z">
              <w:r w:rsidRPr="0028247A">
                <w:rPr>
                  <w:rFonts w:eastAsia="SimSun"/>
                  <w:b/>
                  <w:strike/>
                  <w:sz w:val="20"/>
                  <w:rPrChange w:id="3130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 xml:space="preserve">2. </w:t>
              </w:r>
              <w:r w:rsidRPr="0028247A">
                <w:rPr>
                  <w:rFonts w:eastAsia="SimSun" w:hint="eastAsia"/>
                  <w:b/>
                  <w:strike/>
                  <w:sz w:val="20"/>
                  <w:rPrChange w:id="3131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  <w:sz w:val="20"/>
                    </w:rPr>
                  </w:rPrChange>
                </w:rPr>
                <w:t>取</w:t>
              </w:r>
              <w:r w:rsidRPr="0028247A">
                <w:rPr>
                  <w:rFonts w:eastAsia="SimSun"/>
                  <w:b/>
                  <w:strike/>
                  <w:sz w:val="20"/>
                  <w:rPrChange w:id="3132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>Count</w:t>
              </w:r>
              <w:r w:rsidRPr="0028247A">
                <w:rPr>
                  <w:rFonts w:eastAsia="SimSun" w:hint="eastAsia"/>
                  <w:b/>
                  <w:strike/>
                  <w:sz w:val="20"/>
                  <w:rPrChange w:id="3133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  <w:sz w:val="20"/>
                    </w:rPr>
                  </w:rPrChange>
                </w:rPr>
                <w:t>时，请用</w:t>
              </w:r>
              <w:r w:rsidRPr="0028247A">
                <w:rPr>
                  <w:rFonts w:eastAsia="SimSun"/>
                  <w:b/>
                  <w:strike/>
                  <w:sz w:val="20"/>
                  <w:rPrChange w:id="3134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>Distinct</w:t>
              </w:r>
            </w:ins>
            <w:ins w:id="3135" w:author="Gao, Guan-Wei (高貫偉 ITC)" w:date="2012-05-29T11:02:00Z">
              <w:r w:rsidRPr="0028247A">
                <w:rPr>
                  <w:rFonts w:eastAsia="SimSun"/>
                  <w:b/>
                  <w:strike/>
                  <w:sz w:val="20"/>
                  <w:rPrChange w:id="3136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 xml:space="preserve"> </w:t>
              </w:r>
              <w:proofErr w:type="spellStart"/>
              <w:r w:rsidRPr="0028247A">
                <w:rPr>
                  <w:rFonts w:eastAsia="SimSun"/>
                  <w:b/>
                  <w:strike/>
                  <w:sz w:val="20"/>
                  <w:rPrChange w:id="3137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>ProductID</w:t>
              </w:r>
              <w:proofErr w:type="spellEnd"/>
              <w:r w:rsidRPr="0028247A">
                <w:rPr>
                  <w:rFonts w:eastAsia="SimSun"/>
                  <w:b/>
                  <w:strike/>
                  <w:sz w:val="20"/>
                  <w:rPrChange w:id="3138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 xml:space="preserve"> </w:t>
              </w:r>
              <w:r w:rsidRPr="0028247A">
                <w:rPr>
                  <w:rFonts w:eastAsia="SimSun" w:hint="eastAsia"/>
                  <w:b/>
                  <w:strike/>
                  <w:sz w:val="20"/>
                  <w:rPrChange w:id="3139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  <w:sz w:val="20"/>
                    </w:rPr>
                  </w:rPrChange>
                </w:rPr>
                <w:t>（</w:t>
              </w:r>
              <w:r w:rsidRPr="0028247A">
                <w:rPr>
                  <w:rFonts w:eastAsia="SimSun"/>
                  <w:b/>
                  <w:strike/>
                  <w:sz w:val="20"/>
                  <w:rPrChange w:id="3140" w:author="IEC960923" w:date="2013-05-08T11:41:00Z">
                    <w:rPr>
                      <w:rFonts w:eastAsia="SimSun"/>
                      <w:i/>
                      <w:iCs/>
                      <w:color w:val="000000"/>
                      <w:sz w:val="20"/>
                    </w:rPr>
                  </w:rPrChange>
                </w:rPr>
                <w:t>2012-5-29</w:t>
              </w:r>
              <w:r w:rsidRPr="0028247A">
                <w:rPr>
                  <w:rFonts w:eastAsia="SimSun" w:hint="eastAsia"/>
                  <w:b/>
                  <w:strike/>
                  <w:sz w:val="20"/>
                  <w:rPrChange w:id="3141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  <w:sz w:val="20"/>
                    </w:rPr>
                  </w:rPrChange>
                </w:rPr>
                <w:t>更新）</w:t>
              </w:r>
            </w:ins>
          </w:p>
          <w:p w:rsidR="00E45D0E" w:rsidRPr="000325E6" w:rsidRDefault="00450B81">
            <w:pPr>
              <w:jc w:val="left"/>
              <w:rPr>
                <w:rFonts w:eastAsia="SimSun"/>
                <w:i/>
                <w:strike/>
                <w:sz w:val="20"/>
                <w:rPrChange w:id="3142" w:author="Gao, Guan-Wei (高貫偉 ITC)" w:date="2012-09-11T14:38:00Z">
                  <w:rPr>
                    <w:rFonts w:eastAsia="SimSun"/>
                    <w:sz w:val="20"/>
                  </w:rPr>
                </w:rPrChange>
              </w:rPr>
            </w:pPr>
            <w:ins w:id="3143" w:author="Gao, Guan-Wei (高貫偉 ITC)" w:date="2012-04-17T13:35:00Z">
              <w:r w:rsidRPr="0028247A">
                <w:rPr>
                  <w:rFonts w:eastAsia="SimSun"/>
                  <w:strike/>
                  <w:rPrChange w:id="3144" w:author="IEC960923" w:date="2013-05-08T11:41:00Z">
                    <w:rPr>
                      <w:rFonts w:eastAsia="SimSun"/>
                      <w:i/>
                      <w:iCs/>
                      <w:color w:val="000000"/>
                      <w:highlight w:val="yellow"/>
                    </w:rPr>
                  </w:rPrChange>
                </w:rPr>
                <w:t xml:space="preserve">2012-4-17 </w:t>
              </w:r>
              <w:r w:rsidRPr="0028247A">
                <w:rPr>
                  <w:rFonts w:eastAsia="SimSun" w:hint="eastAsia"/>
                  <w:strike/>
                  <w:rPrChange w:id="3145" w:author="IEC960923" w:date="2013-05-08T11:41:00Z">
                    <w:rPr>
                      <w:rFonts w:eastAsia="SimSun" w:hint="eastAsia"/>
                      <w:i/>
                      <w:iCs/>
                      <w:color w:val="000000"/>
                      <w:highlight w:val="yellow"/>
                    </w:rPr>
                  </w:rPrChange>
                </w:rPr>
                <w:t>删除</w:t>
              </w:r>
            </w:ins>
          </w:p>
          <w:p w:rsidR="00CB3708" w:rsidRPr="00B05364" w:rsidRDefault="00450B81">
            <w:pPr>
              <w:rPr>
                <w:strike/>
                <w:rPrChange w:id="3146" w:author="IEC960923" w:date="2013-04-30T14:37:00Z">
                  <w:rPr>
                    <w:rFonts w:eastAsia="SimSun"/>
                    <w:b/>
                    <w:bCs/>
                    <w:sz w:val="32"/>
                    <w:szCs w:val="32"/>
                  </w:rPr>
                </w:rPrChange>
              </w:rPr>
              <w:pPrChange w:id="3147" w:author="IEC960923" w:date="2013-04-30T14:37:00Z">
                <w:pPr>
                  <w:pStyle w:val="ab"/>
                  <w:keepNext/>
                  <w:keepLines/>
                  <w:numPr>
                    <w:numId w:val="38"/>
                  </w:numPr>
                  <w:spacing w:before="260" w:after="260" w:line="416" w:lineRule="auto"/>
                  <w:ind w:left="480" w:firstLineChars="0" w:hanging="480"/>
                  <w:jc w:val="left"/>
                  <w:outlineLvl w:val="2"/>
                </w:pPr>
              </w:pPrChange>
            </w:pPr>
            <w:r w:rsidRPr="00B05364">
              <w:rPr>
                <w:rFonts w:hint="eastAsia"/>
                <w:strike/>
                <w:rPrChange w:id="3148" w:author="IEC960923" w:date="2013-04-30T14:37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若</w:t>
            </w:r>
            <w:r w:rsidRPr="00B05364">
              <w:rPr>
                <w:strike/>
                <w:rPrChange w:id="3149" w:author="IEC960923" w:date="2013-04-30T14:37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B05364">
              <w:rPr>
                <w:strike/>
                <w:rPrChange w:id="3150" w:author="IEC960923" w:date="2013-04-30T14:37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cnt</w:t>
            </w:r>
            <w:proofErr w:type="spellEnd"/>
            <w:r w:rsidRPr="00B05364">
              <w:rPr>
                <w:strike/>
                <w:rPrChange w:id="3151" w:author="IEC960923" w:date="2013-04-30T14:37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%@</w:t>
            </w:r>
            <w:proofErr w:type="spellStart"/>
            <w:r w:rsidRPr="00B05364">
              <w:rPr>
                <w:strike/>
                <w:rPrChange w:id="3152" w:author="IEC960923" w:date="2013-04-30T14:37:00Z">
                  <w:rPr>
                    <w:i/>
                    <w:iCs/>
                    <w:color w:val="000000"/>
                  </w:rPr>
                </w:rPrChange>
              </w:rPr>
              <w:t>EOQC_sample</w:t>
            </w:r>
            <w:proofErr w:type="spellEnd"/>
            <w:r w:rsidRPr="00B05364">
              <w:rPr>
                <w:strike/>
                <w:rPrChange w:id="3153" w:author="IEC960923" w:date="2013-04-30T14:37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=0</w:t>
            </w:r>
            <w:r w:rsidRPr="00B05364">
              <w:rPr>
                <w:rFonts w:hint="eastAsia"/>
                <w:strike/>
                <w:rPrChange w:id="3154" w:author="IEC960923" w:date="2013-04-30T14:37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，则</w:t>
            </w:r>
            <w:r w:rsidRPr="00B05364">
              <w:rPr>
                <w:strike/>
                <w:rPrChange w:id="3155" w:author="IEC960923" w:date="2013-04-30T14:37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EPIA(</w:t>
            </w:r>
            <w:proofErr w:type="spellStart"/>
            <w:r w:rsidRPr="00B05364">
              <w:rPr>
                <w:rFonts w:ascii="SimSun" w:hAnsi="SimSun" w:cs="SimSun"/>
                <w:strike/>
                <w:rPrChange w:id="3156" w:author="IEC960923" w:date="2013-04-30T14:37:00Z">
                  <w:rPr>
                    <w:rFonts w:ascii="SimSun" w:eastAsia="SimSun" w:hAnsi="SimSun" w:cs="SimSun"/>
                    <w:i/>
                    <w:iCs/>
                    <w:color w:val="000000"/>
                  </w:rPr>
                </w:rPrChange>
              </w:rPr>
              <w:t>QCStatus.Status</w:t>
            </w:r>
            <w:proofErr w:type="spellEnd"/>
            <w:r w:rsidRPr="00B05364">
              <w:rPr>
                <w:rFonts w:ascii="SimSun" w:hAnsi="SimSun" w:cs="SimSun"/>
                <w:strike/>
                <w:rPrChange w:id="3157" w:author="IEC960923" w:date="2013-04-30T14:37:00Z">
                  <w:rPr>
                    <w:rFonts w:ascii="SimSun" w:eastAsia="SimSun" w:hAnsi="SimSun" w:cs="SimSun"/>
                    <w:i/>
                    <w:iCs/>
                    <w:color w:val="000000"/>
                  </w:rPr>
                </w:rPrChange>
              </w:rPr>
              <w:t>=2</w:t>
            </w:r>
            <w:r w:rsidRPr="00B05364">
              <w:rPr>
                <w:strike/>
                <w:rPrChange w:id="3158" w:author="IEC960923" w:date="2013-04-30T14:37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)</w:t>
            </w:r>
          </w:p>
          <w:p w:rsidR="00515AB2" w:rsidRPr="00B05364" w:rsidRDefault="00450B81">
            <w:pPr>
              <w:rPr>
                <w:strike/>
                <w:rPrChange w:id="3159" w:author="IEC960923" w:date="2013-04-30T14:38:00Z">
                  <w:rPr>
                    <w:rFonts w:eastAsia="SimSun"/>
                    <w:b/>
                    <w:bCs/>
                    <w:sz w:val="32"/>
                    <w:szCs w:val="32"/>
                  </w:rPr>
                </w:rPrChange>
              </w:rPr>
              <w:pPrChange w:id="3160" w:author="IEC960923" w:date="2013-04-30T14:37:00Z">
                <w:pPr>
                  <w:keepNext/>
                  <w:keepLines/>
                  <w:numPr>
                    <w:ilvl w:val="2"/>
                    <w:numId w:val="1"/>
                  </w:numPr>
                  <w:spacing w:before="260" w:after="260" w:line="416" w:lineRule="auto"/>
                  <w:ind w:left="425" w:firstLineChars="150" w:firstLine="315"/>
                  <w:jc w:val="left"/>
                  <w:outlineLvl w:val="2"/>
                </w:pPr>
              </w:pPrChange>
            </w:pPr>
            <w:r w:rsidRPr="00B05364">
              <w:rPr>
                <w:rFonts w:hint="eastAsia"/>
                <w:strike/>
                <w:rPrChange w:id="3161" w:author="IEC960923" w:date="2013-04-30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如果同时</w:t>
            </w:r>
            <w:r w:rsidRPr="00B05364">
              <w:rPr>
                <w:strike/>
                <w:rPrChange w:id="3162" w:author="IEC960923" w:date="2013-04-30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@</w:t>
            </w:r>
            <w:proofErr w:type="spellStart"/>
            <w:r w:rsidRPr="00B05364">
              <w:rPr>
                <w:strike/>
                <w:rPrChange w:id="3163" w:author="IEC960923" w:date="2013-04-30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cnt</w:t>
            </w:r>
            <w:proofErr w:type="spellEnd"/>
            <w:r w:rsidRPr="00B05364">
              <w:rPr>
                <w:strike/>
                <w:rPrChange w:id="3164" w:author="IEC960923" w:date="2013-04-30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 xml:space="preserve">=0 </w:t>
            </w:r>
            <w:r w:rsidRPr="00B05364">
              <w:rPr>
                <w:rFonts w:hint="eastAsia"/>
                <w:strike/>
                <w:rPrChange w:id="3165" w:author="IEC960923" w:date="2013-04-30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则为</w:t>
            </w:r>
            <w:r w:rsidRPr="00B05364">
              <w:rPr>
                <w:strike/>
                <w:color w:val="FF0000"/>
                <w:rPrChange w:id="3166" w:author="IEC960923" w:date="2013-04-30T14:38:00Z">
                  <w:rPr>
                    <w:rFonts w:eastAsia="SimSun"/>
                    <w:i/>
                    <w:iCs/>
                    <w:color w:val="FF0000"/>
                  </w:rPr>
                </w:rPrChange>
              </w:rPr>
              <w:t xml:space="preserve">Real EPIA  </w:t>
            </w:r>
            <w:r w:rsidRPr="00B05364">
              <w:rPr>
                <w:rFonts w:hint="eastAsia"/>
                <w:strike/>
                <w:color w:val="FF0000"/>
                <w:rPrChange w:id="3167" w:author="IEC960923" w:date="2013-04-30T14:38:00Z">
                  <w:rPr>
                    <w:rFonts w:eastAsia="SimSun" w:hint="eastAsia"/>
                    <w:i/>
                    <w:iCs/>
                    <w:color w:val="FF0000"/>
                  </w:rPr>
                </w:rPrChange>
              </w:rPr>
              <w:t>置</w:t>
            </w:r>
            <w:r w:rsidRPr="00B0536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  <w:rPrChange w:id="3168" w:author="IEC960923" w:date="2013-04-30T14:38:00Z">
                  <w:rPr>
                    <w:rFonts w:ascii="Courier New" w:hAnsi="Courier New" w:cs="Courier New"/>
                    <w:i/>
                    <w:iCs/>
                    <w:noProof/>
                    <w:color w:val="000000"/>
                    <w:kern w:val="0"/>
                    <w:sz w:val="20"/>
                    <w:szCs w:val="20"/>
                  </w:rPr>
                </w:rPrChange>
              </w:rPr>
              <w:t>QCStatus.Remark=1</w:t>
            </w:r>
          </w:p>
          <w:p w:rsidR="00515AB2" w:rsidRPr="000325E6" w:rsidRDefault="00450B81" w:rsidP="00515AB2">
            <w:pPr>
              <w:pStyle w:val="ab"/>
              <w:ind w:left="360" w:firstLineChars="0" w:firstLine="0"/>
              <w:jc w:val="left"/>
              <w:rPr>
                <w:rFonts w:eastAsia="SimSun"/>
                <w:strike/>
              </w:rPr>
            </w:pPr>
            <w:r w:rsidRPr="00450B81">
              <w:rPr>
                <w:rFonts w:eastAsia="SimSun" w:hint="eastAsia"/>
                <w:strike/>
                <w:rPrChange w:id="3169" w:author="Gao, Guan-Wei (高貫偉 ITC)" w:date="2012-09-11T14:38:00Z">
                  <w:rPr>
                    <w:rFonts w:eastAsia="SimSun" w:hint="eastAsia"/>
                    <w:i/>
                    <w:iCs/>
                    <w:strike/>
                    <w:color w:val="000000"/>
                  </w:rPr>
                </w:rPrChange>
              </w:rPr>
              <w:t>若</w:t>
            </w:r>
            <w:r w:rsidRPr="00450B81">
              <w:rPr>
                <w:rFonts w:eastAsia="SimSun"/>
                <w:strike/>
                <w:rPrChange w:id="3170" w:author="Gao, Guan-Wei (高貫偉 ITC)" w:date="2012-09-11T14:38:00Z">
                  <w:rPr>
                    <w:rFonts w:eastAsia="SimSun"/>
                    <w:i/>
                    <w:iCs/>
                    <w:strike/>
                    <w:color w:val="000000"/>
                  </w:rPr>
                </w:rPrChange>
              </w:rPr>
              <w:t>(@</w:t>
            </w:r>
            <w:proofErr w:type="spellStart"/>
            <w:r w:rsidRPr="00450B81">
              <w:rPr>
                <w:rFonts w:eastAsia="SimSun"/>
                <w:strike/>
                <w:rPrChange w:id="3171" w:author="Gao, Guan-Wei (高貫偉 ITC)" w:date="2012-09-11T14:38:00Z">
                  <w:rPr>
                    <w:rFonts w:eastAsia="SimSun"/>
                    <w:i/>
                    <w:iCs/>
                    <w:strike/>
                    <w:color w:val="000000"/>
                  </w:rPr>
                </w:rPrChange>
              </w:rPr>
              <w:t>cnt</w:t>
            </w:r>
            <w:proofErr w:type="spellEnd"/>
            <w:r w:rsidRPr="00450B81">
              <w:rPr>
                <w:rFonts w:eastAsia="SimSun"/>
                <w:strike/>
                <w:rPrChange w:id="3172" w:author="Gao, Guan-Wei (高貫偉 ITC)" w:date="2012-09-11T14:38:00Z">
                  <w:rPr>
                    <w:rFonts w:eastAsia="SimSun"/>
                    <w:i/>
                    <w:iCs/>
                    <w:strike/>
                    <w:color w:val="000000"/>
                  </w:rPr>
                </w:rPrChange>
              </w:rPr>
              <w:t>%</w:t>
            </w:r>
            <w:r w:rsidRPr="00450B81">
              <w:rPr>
                <w:strike/>
                <w:rPrChange w:id="3173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>@</w:t>
            </w:r>
            <w:proofErr w:type="spellStart"/>
            <w:r w:rsidRPr="00450B81">
              <w:rPr>
                <w:strike/>
                <w:rPrChange w:id="3174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>EOQC_samples</w:t>
            </w:r>
            <w:proofErr w:type="spellEnd"/>
            <w:r w:rsidRPr="00450B81">
              <w:rPr>
                <w:rFonts w:eastAsia="SimSun"/>
                <w:strike/>
                <w:rPrChange w:id="3175" w:author="Gao, Guan-Wei (高貫偉 ITC)" w:date="2012-09-11T14:38:00Z">
                  <w:rPr>
                    <w:rFonts w:eastAsia="SimSun"/>
                    <w:i/>
                    <w:iCs/>
                    <w:strike/>
                    <w:color w:val="000000"/>
                  </w:rPr>
                </w:rPrChange>
              </w:rPr>
              <w:t>)=1 or (@</w:t>
            </w:r>
            <w:proofErr w:type="spellStart"/>
            <w:r w:rsidRPr="00450B81">
              <w:rPr>
                <w:rFonts w:eastAsia="SimSun"/>
                <w:strike/>
                <w:rPrChange w:id="3176" w:author="Gao, Guan-Wei (高貫偉 ITC)" w:date="2012-09-11T14:38:00Z">
                  <w:rPr>
                    <w:rFonts w:eastAsia="SimSun"/>
                    <w:i/>
                    <w:iCs/>
                    <w:strike/>
                    <w:color w:val="000000"/>
                  </w:rPr>
                </w:rPrChange>
              </w:rPr>
              <w:t>cnt</w:t>
            </w:r>
            <w:proofErr w:type="spellEnd"/>
            <w:r w:rsidRPr="00450B81">
              <w:rPr>
                <w:rFonts w:eastAsia="SimSun"/>
                <w:strike/>
                <w:rPrChange w:id="3177" w:author="Gao, Guan-Wei (高貫偉 ITC)" w:date="2012-09-11T14:38:00Z">
                  <w:rPr>
                    <w:rFonts w:eastAsia="SimSun"/>
                    <w:i/>
                    <w:iCs/>
                    <w:strike/>
                    <w:color w:val="000000"/>
                  </w:rPr>
                </w:rPrChange>
              </w:rPr>
              <w:t>%</w:t>
            </w:r>
            <w:r w:rsidRPr="00450B81">
              <w:rPr>
                <w:strike/>
                <w:rPrChange w:id="3178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>@</w:t>
            </w:r>
            <w:proofErr w:type="spellStart"/>
            <w:r w:rsidRPr="00450B81">
              <w:rPr>
                <w:strike/>
                <w:rPrChange w:id="3179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>EOQC_samples</w:t>
            </w:r>
            <w:proofErr w:type="spellEnd"/>
            <w:r w:rsidRPr="00450B81">
              <w:rPr>
                <w:rFonts w:eastAsia="SimSun"/>
                <w:strike/>
                <w:rPrChange w:id="3180" w:author="Gao, Guan-Wei (高貫偉 ITC)" w:date="2012-09-11T14:38:00Z">
                  <w:rPr>
                    <w:rFonts w:eastAsia="SimSun"/>
                    <w:i/>
                    <w:iCs/>
                    <w:strike/>
                    <w:color w:val="000000"/>
                  </w:rPr>
                </w:rPrChange>
              </w:rPr>
              <w:t xml:space="preserve"> %</w:t>
            </w:r>
            <w:r w:rsidRPr="00450B81">
              <w:rPr>
                <w:strike/>
                <w:rPrChange w:id="3181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>@</w:t>
            </w:r>
            <w:proofErr w:type="spellStart"/>
            <w:r w:rsidRPr="00450B81">
              <w:rPr>
                <w:strike/>
                <w:rPrChange w:id="3182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>OQC_samples</w:t>
            </w:r>
            <w:proofErr w:type="spellEnd"/>
            <w:r w:rsidRPr="00450B81">
              <w:rPr>
                <w:rFonts w:eastAsia="SimSun"/>
                <w:strike/>
                <w:rPrChange w:id="3183" w:author="Gao, Guan-Wei (高貫偉 ITC)" w:date="2012-09-11T14:38:00Z">
                  <w:rPr>
                    <w:rFonts w:eastAsia="SimSun"/>
                    <w:i/>
                    <w:iCs/>
                    <w:strike/>
                    <w:color w:val="000000"/>
                  </w:rPr>
                </w:rPrChange>
              </w:rPr>
              <w:t>)=0</w:t>
            </w:r>
            <w:r w:rsidRPr="00450B81">
              <w:rPr>
                <w:rFonts w:eastAsia="SimSun" w:hint="eastAsia"/>
                <w:strike/>
                <w:rPrChange w:id="3184" w:author="Gao, Guan-Wei (高貫偉 ITC)" w:date="2012-09-11T14:38:00Z">
                  <w:rPr>
                    <w:rFonts w:eastAsia="SimSun" w:hint="eastAsia"/>
                    <w:i/>
                    <w:iCs/>
                    <w:strike/>
                    <w:color w:val="000000"/>
                  </w:rPr>
                </w:rPrChange>
              </w:rPr>
              <w:t>，则</w:t>
            </w:r>
            <w:r w:rsidRPr="00450B81">
              <w:rPr>
                <w:rFonts w:eastAsia="SimSun"/>
                <w:strike/>
                <w:rPrChange w:id="3185" w:author="Gao, Guan-Wei (高貫偉 ITC)" w:date="2012-09-11T14:38:00Z">
                  <w:rPr>
                    <w:rFonts w:eastAsia="SimSun"/>
                    <w:i/>
                    <w:iCs/>
                    <w:strike/>
                    <w:color w:val="000000"/>
                  </w:rPr>
                </w:rPrChange>
              </w:rPr>
              <w:t>PIA</w:t>
            </w:r>
          </w:p>
          <w:p w:rsidR="00693DD7" w:rsidRPr="00B05364" w:rsidRDefault="00B05364">
            <w:pPr>
              <w:rPr>
                <w:strike/>
                <w:rPrChange w:id="3186" w:author="IEC960923" w:date="2013-04-30T14:38:00Z">
                  <w:rPr>
                    <w:b/>
                    <w:bCs/>
                    <w:sz w:val="32"/>
                    <w:szCs w:val="32"/>
                  </w:rPr>
                </w:rPrChange>
              </w:rPr>
              <w:pPrChange w:id="3187" w:author="IEC960923" w:date="2013-04-30T14:38:00Z">
                <w:pPr>
                  <w:pStyle w:val="ab"/>
                  <w:keepNext/>
                  <w:keepLines/>
                  <w:numPr>
                    <w:ilvl w:val="2"/>
                    <w:numId w:val="1"/>
                  </w:numPr>
                  <w:spacing w:before="260" w:after="260" w:line="416" w:lineRule="auto"/>
                  <w:ind w:left="360" w:firstLineChars="0" w:firstLine="0"/>
                  <w:jc w:val="left"/>
                  <w:outlineLvl w:val="2"/>
                </w:pPr>
              </w:pPrChange>
            </w:pPr>
            <w:ins w:id="3188" w:author="IEC960923" w:date="2013-04-30T14:38:00Z">
              <w:r>
                <w:rPr>
                  <w:rFonts w:hint="eastAsia"/>
                  <w:lang w:eastAsia="zh-TW"/>
                </w:rPr>
                <w:lastRenderedPageBreak/>
                <w:t xml:space="preserve">   </w:t>
              </w:r>
            </w:ins>
            <w:r w:rsidR="00450B81" w:rsidRPr="00B05364">
              <w:rPr>
                <w:rFonts w:hint="eastAsia"/>
                <w:strike/>
                <w:rPrChange w:id="3189" w:author="IEC960923" w:date="2013-04-30T14:38:00Z">
                  <w:rPr>
                    <w:rFonts w:eastAsia="SimSun" w:hint="eastAsia"/>
                    <w:i/>
                    <w:iCs/>
                    <w:color w:val="000000"/>
                  </w:rPr>
                </w:rPrChange>
              </w:rPr>
              <w:t>否则，免检</w:t>
            </w:r>
            <w:r w:rsidR="00450B81" w:rsidRPr="00B05364">
              <w:rPr>
                <w:strike/>
                <w:rPrChange w:id="3190" w:author="IEC960923" w:date="2013-04-30T14:38:00Z">
                  <w:rPr>
                    <w:rFonts w:eastAsia="SimSun"/>
                    <w:i/>
                    <w:iCs/>
                    <w:color w:val="000000"/>
                  </w:rPr>
                </w:rPrChange>
              </w:rPr>
              <w:t>(</w:t>
            </w:r>
            <w:proofErr w:type="spellStart"/>
            <w:r w:rsidR="00450B81" w:rsidRPr="00B05364">
              <w:rPr>
                <w:strike/>
                <w:rPrChange w:id="3191" w:author="IEC960923" w:date="2013-04-30T14:38:00Z">
                  <w:rPr>
                    <w:rFonts w:ascii="SimSun" w:eastAsia="SimSun" w:hAnsi="SimSun" w:cs="SimSun"/>
                    <w:i/>
                    <w:iCs/>
                    <w:color w:val="000000"/>
                  </w:rPr>
                </w:rPrChange>
              </w:rPr>
              <w:t>QCStatus.Status</w:t>
            </w:r>
            <w:proofErr w:type="spellEnd"/>
            <w:r w:rsidR="00450B81" w:rsidRPr="00B05364">
              <w:rPr>
                <w:strike/>
                <w:rPrChange w:id="3192" w:author="IEC960923" w:date="2013-04-30T14:38:00Z">
                  <w:rPr>
                    <w:rFonts w:ascii="SimSun" w:eastAsia="SimSun" w:hAnsi="SimSun" w:cs="SimSun"/>
                    <w:i/>
                    <w:iCs/>
                    <w:color w:val="000000"/>
                  </w:rPr>
                </w:rPrChange>
              </w:rPr>
              <w:t>=1)</w:t>
            </w:r>
          </w:p>
          <w:p w:rsidR="008650EC" w:rsidRPr="000325E6" w:rsidRDefault="00450B81" w:rsidP="00944FFA">
            <w:pPr>
              <w:pStyle w:val="ab"/>
              <w:ind w:left="360" w:firstLineChars="0" w:firstLine="0"/>
              <w:jc w:val="left"/>
              <w:rPr>
                <w:rFonts w:eastAsia="SimSun"/>
                <w:strike/>
              </w:rPr>
            </w:pPr>
            <w:r w:rsidRPr="00450B81">
              <w:rPr>
                <w:strike/>
                <w:rPrChange w:id="3193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>EPIA/PIA/</w:t>
            </w:r>
            <w:r w:rsidRPr="00450B81">
              <w:rPr>
                <w:rFonts w:hint="eastAsia"/>
                <w:strike/>
                <w:rPrChange w:id="3194" w:author="Gao, Guan-Wei (高貫偉 ITC)" w:date="2012-09-11T14:38:00Z">
                  <w:rPr>
                    <w:rFonts w:hint="eastAsia"/>
                    <w:i/>
                    <w:iCs/>
                    <w:strike/>
                    <w:color w:val="000000"/>
                  </w:rPr>
                </w:rPrChange>
              </w:rPr>
              <w:t>免检只能三选一，</w:t>
            </w:r>
            <w:r w:rsidRPr="00450B81">
              <w:rPr>
                <w:strike/>
                <w:rPrChange w:id="3195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>EPIA</w:t>
            </w:r>
            <w:r w:rsidRPr="00450B81">
              <w:rPr>
                <w:rFonts w:hint="eastAsia"/>
                <w:strike/>
                <w:rPrChange w:id="3196" w:author="Gao, Guan-Wei (高貫偉 ITC)" w:date="2012-09-11T14:38:00Z">
                  <w:rPr>
                    <w:rFonts w:hint="eastAsia"/>
                    <w:i/>
                    <w:iCs/>
                    <w:strike/>
                    <w:color w:val="000000"/>
                  </w:rPr>
                </w:rPrChange>
              </w:rPr>
              <w:t>的抽检级别高于</w:t>
            </w:r>
            <w:r w:rsidRPr="00450B81">
              <w:rPr>
                <w:strike/>
                <w:rPrChange w:id="3197" w:author="Gao, Guan-Wei (高貫偉 ITC)" w:date="2012-09-11T14:38:00Z">
                  <w:rPr>
                    <w:i/>
                    <w:iCs/>
                    <w:strike/>
                    <w:color w:val="000000"/>
                  </w:rPr>
                </w:rPrChange>
              </w:rPr>
              <w:t>PIA</w:t>
            </w:r>
          </w:p>
          <w:p w:rsidR="00590A8B" w:rsidRPr="000325E6" w:rsidRDefault="00450B81" w:rsidP="00590A8B">
            <w:pPr>
              <w:jc w:val="left"/>
              <w:rPr>
                <w:rFonts w:eastAsia="SimSun"/>
                <w:strike/>
              </w:rPr>
            </w:pPr>
            <w:ins w:id="3198" w:author="Gao, Guan-Wei (高貫偉 ITC)" w:date="2012-04-17T13:45:00Z">
              <w:r w:rsidRPr="00450B81">
                <w:rPr>
                  <w:rFonts w:eastAsia="SimSun"/>
                  <w:b/>
                  <w:strike/>
                  <w:color w:val="FF0000"/>
                  <w:rPrChange w:id="3199" w:author="Gao, Guan-Wei (高貫偉 ITC)" w:date="2012-09-11T14:38:00Z">
                    <w:rPr>
                      <w:rFonts w:eastAsia="SimSun"/>
                      <w:b/>
                      <w:i/>
                      <w:iCs/>
                      <w:color w:val="FF0000"/>
                    </w:rPr>
                  </w:rPrChange>
                </w:rPr>
                <w:t>2012-4-17</w:t>
              </w:r>
              <w:r w:rsidRPr="00450B81">
                <w:rPr>
                  <w:rFonts w:eastAsia="SimSun" w:hint="eastAsia"/>
                  <w:b/>
                  <w:strike/>
                  <w:color w:val="FF0000"/>
                  <w:rPrChange w:id="3200" w:author="Gao, Guan-Wei (高貫偉 ITC)" w:date="2012-09-11T14:38:00Z">
                    <w:rPr>
                      <w:rFonts w:eastAsia="SimSun" w:hint="eastAsia"/>
                      <w:b/>
                      <w:i/>
                      <w:iCs/>
                      <w:color w:val="FF0000"/>
                    </w:rPr>
                  </w:rPrChange>
                </w:rPr>
                <w:t>添加</w:t>
              </w:r>
            </w:ins>
          </w:p>
          <w:p w:rsidR="00BA4E9B" w:rsidRPr="00844562" w:rsidRDefault="00450B81">
            <w:pPr>
              <w:jc w:val="left"/>
              <w:rPr>
                <w:rFonts w:eastAsia="SimSun"/>
                <w:strike/>
                <w:rPrChange w:id="3201" w:author="IEC960923" w:date="2013-04-30T14:37:00Z">
                  <w:rPr>
                    <w:rFonts w:eastAsia="SimSun"/>
                  </w:rPr>
                </w:rPrChange>
              </w:rPr>
            </w:pPr>
            <w:ins w:id="3202" w:author="Gao, Guan-Wei (高貫偉 ITC)" w:date="2012-04-17T13:46:00Z">
              <w:r w:rsidRPr="00844562">
                <w:rPr>
                  <w:rFonts w:hint="eastAsia"/>
                  <w:strike/>
                  <w:rPrChange w:id="3203" w:author="IEC960923" w:date="2013-04-30T14:37:00Z">
                    <w:rPr>
                      <w:rStyle w:val="aa"/>
                      <w:rFonts w:eastAsia="SimSun" w:hint="eastAsia"/>
                    </w:rPr>
                  </w:rPrChange>
                </w:rPr>
                <w:t>若</w:t>
              </w:r>
              <w:r w:rsidRPr="00844562">
                <w:rPr>
                  <w:strike/>
                  <w:rPrChange w:id="3204" w:author="IEC960923" w:date="2013-04-30T14:37:00Z">
                    <w:rPr>
                      <w:rStyle w:val="aa"/>
                      <w:rFonts w:eastAsia="SimSun"/>
                    </w:rPr>
                  </w:rPrChange>
                </w:rPr>
                <w:t>@</w:t>
              </w:r>
              <w:proofErr w:type="spellStart"/>
              <w:r w:rsidRPr="00844562">
                <w:rPr>
                  <w:strike/>
                  <w:rPrChange w:id="3205" w:author="IEC960923" w:date="2013-04-30T14:37:00Z">
                    <w:rPr>
                      <w:rStyle w:val="aa"/>
                      <w:rFonts w:eastAsia="SimSun"/>
                    </w:rPr>
                  </w:rPrChange>
                </w:rPr>
                <w:t>cnt%QCRatio.EOQCRatio</w:t>
              </w:r>
              <w:proofErr w:type="spellEnd"/>
              <w:r w:rsidRPr="00844562">
                <w:rPr>
                  <w:strike/>
                  <w:rPrChange w:id="3206" w:author="IEC960923" w:date="2013-04-30T14:37:00Z">
                    <w:rPr>
                      <w:rStyle w:val="aa"/>
                      <w:rFonts w:eastAsia="SimSun"/>
                    </w:rPr>
                  </w:rPrChange>
                </w:rPr>
                <w:t>=0</w:t>
              </w:r>
              <w:r w:rsidRPr="00844562">
                <w:rPr>
                  <w:rFonts w:eastAsia="SimSun" w:hint="eastAsia"/>
                  <w:strike/>
                  <w:rPrChange w:id="3207" w:author="IEC960923" w:date="2013-04-30T14:37:00Z">
                    <w:rPr>
                      <w:rFonts w:eastAsia="SimSun" w:hint="eastAsia"/>
                      <w:color w:val="0000FF" w:themeColor="hyperlink"/>
                      <w:u w:val="single"/>
                    </w:rPr>
                  </w:rPrChange>
                </w:rPr>
                <w:t>，则为</w:t>
              </w:r>
              <w:r w:rsidRPr="00844562">
                <w:rPr>
                  <w:rFonts w:eastAsia="SimSun"/>
                  <w:strike/>
                  <w:rPrChange w:id="3208" w:author="IEC960923" w:date="2013-04-30T14:37:00Z">
                    <w:rPr>
                      <w:rFonts w:eastAsia="SimSun"/>
                      <w:color w:val="0000FF" w:themeColor="hyperlink"/>
                      <w:u w:val="single"/>
                    </w:rPr>
                  </w:rPrChange>
                </w:rPr>
                <w:t>Real EPIA</w:t>
              </w:r>
              <w:r w:rsidRPr="00844562">
                <w:rPr>
                  <w:rFonts w:eastAsia="SimSun" w:hint="eastAsia"/>
                  <w:strike/>
                  <w:rPrChange w:id="3209" w:author="IEC960923" w:date="2013-04-30T14:37:00Z">
                    <w:rPr>
                      <w:rFonts w:eastAsia="SimSun" w:hint="eastAsia"/>
                      <w:color w:val="0000FF" w:themeColor="hyperlink"/>
                      <w:u w:val="single"/>
                    </w:rPr>
                  </w:rPrChange>
                </w:rPr>
                <w:t>；否则为免检</w:t>
              </w:r>
            </w:ins>
          </w:p>
        </w:tc>
      </w:tr>
      <w:tr w:rsidR="00993CEB" w:rsidRPr="0082600C" w:rsidTr="00665B78">
        <w:trPr>
          <w:trHeight w:val="422"/>
        </w:trPr>
        <w:tc>
          <w:tcPr>
            <w:tcW w:w="1984" w:type="dxa"/>
            <w:shd w:val="clear" w:color="auto" w:fill="auto"/>
          </w:tcPr>
          <w:p w:rsidR="001E32C9" w:rsidRDefault="001D254C" w:rsidP="001A3A17">
            <w:pPr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lastRenderedPageBreak/>
              <w:t>9</w:t>
            </w:r>
            <w:r w:rsidR="00417B23">
              <w:rPr>
                <w:rFonts w:eastAsia="SimSun" w:hint="eastAsia"/>
              </w:rPr>
              <w:t xml:space="preserve"> </w:t>
            </w:r>
            <w:r w:rsidR="00417B23">
              <w:rPr>
                <w:rFonts w:eastAsia="SimSun" w:hint="eastAsia"/>
              </w:rPr>
              <w:t>保存</w:t>
            </w:r>
          </w:p>
          <w:p w:rsidR="001E32C9" w:rsidRPr="001E32C9" w:rsidRDefault="001E32C9" w:rsidP="001E32C9">
            <w:pPr>
              <w:rPr>
                <w:rFonts w:eastAsia="SimSun"/>
              </w:rPr>
            </w:pPr>
          </w:p>
          <w:p w:rsidR="001E32C9" w:rsidRPr="001E32C9" w:rsidRDefault="001E32C9" w:rsidP="001E32C9">
            <w:pPr>
              <w:rPr>
                <w:rFonts w:eastAsia="SimSun"/>
              </w:rPr>
            </w:pPr>
          </w:p>
          <w:p w:rsidR="001E32C9" w:rsidRPr="001E32C9" w:rsidRDefault="001E32C9" w:rsidP="001E32C9">
            <w:pPr>
              <w:rPr>
                <w:rFonts w:eastAsia="SimSun"/>
              </w:rPr>
            </w:pPr>
          </w:p>
          <w:p w:rsidR="001E32C9" w:rsidRDefault="001E32C9" w:rsidP="001E32C9">
            <w:pPr>
              <w:rPr>
                <w:rFonts w:eastAsia="SimSun"/>
              </w:rPr>
            </w:pPr>
          </w:p>
          <w:p w:rsidR="00993CEB" w:rsidRPr="001E32C9" w:rsidRDefault="00993CEB" w:rsidP="001E32C9">
            <w:pPr>
              <w:jc w:val="center"/>
              <w:rPr>
                <w:rFonts w:eastAsia="SimSun"/>
              </w:rPr>
            </w:pPr>
          </w:p>
        </w:tc>
        <w:tc>
          <w:tcPr>
            <w:tcW w:w="6521" w:type="dxa"/>
            <w:shd w:val="clear" w:color="auto" w:fill="auto"/>
          </w:tcPr>
          <w:p w:rsidR="00E92B5D" w:rsidRPr="005E4C3D" w:rsidRDefault="002D74C6" w:rsidP="005E4C3D">
            <w:pPr>
              <w:pStyle w:val="ab"/>
              <w:numPr>
                <w:ilvl w:val="0"/>
                <w:numId w:val="33"/>
              </w:numPr>
              <w:ind w:firstLineChars="0"/>
              <w:jc w:val="left"/>
              <w:rPr>
                <w:rFonts w:eastAsia="SimSun"/>
              </w:rPr>
            </w:pPr>
            <w:r w:rsidRPr="005E4C3D">
              <w:rPr>
                <w:rFonts w:eastAsia="SimSun" w:hint="eastAsia"/>
              </w:rPr>
              <w:t xml:space="preserve">update </w:t>
            </w:r>
            <w:proofErr w:type="spellStart"/>
            <w:r w:rsidR="00B2628A">
              <w:rPr>
                <w:rFonts w:hint="eastAsia"/>
              </w:rPr>
              <w:t>ProductStatus</w:t>
            </w:r>
            <w:proofErr w:type="spellEnd"/>
          </w:p>
          <w:p w:rsidR="005E4C3D" w:rsidRPr="00DE2BB1" w:rsidRDefault="00450B81" w:rsidP="005E4C3D">
            <w:pPr>
              <w:pStyle w:val="ab"/>
              <w:numPr>
                <w:ilvl w:val="0"/>
                <w:numId w:val="34"/>
              </w:numPr>
              <w:ind w:firstLineChars="0"/>
              <w:jc w:val="left"/>
              <w:rPr>
                <w:rFonts w:eastAsia="SimSun"/>
                <w:strike/>
                <w:color w:val="FF0000"/>
                <w:rPrChange w:id="3210" w:author="Gao, Guan-Wei (高貫偉 ITC)" w:date="2012-04-17T13:47:00Z">
                  <w:rPr>
                    <w:rFonts w:eastAsia="SimSun"/>
                    <w:color w:val="FF0000"/>
                  </w:rPr>
                </w:rPrChange>
              </w:rPr>
            </w:pPr>
            <w:r w:rsidRPr="00450B81">
              <w:rPr>
                <w:rFonts w:eastAsia="SimSun" w:hint="eastAsia"/>
                <w:strike/>
                <w:rPrChange w:id="3211" w:author="Gao, Guan-Wei (高貫偉 ITC)" w:date="2012-04-17T13:47:00Z">
                  <w:rPr>
                    <w:rFonts w:eastAsia="SimSun" w:hint="eastAsia"/>
                    <w:color w:val="0000FF" w:themeColor="hyperlink"/>
                    <w:u w:val="single"/>
                  </w:rPr>
                </w:rPrChange>
              </w:rPr>
              <w:t>如果为</w:t>
            </w:r>
            <w:r w:rsidRPr="00450B81">
              <w:rPr>
                <w:strike/>
                <w:rPrChange w:id="3212" w:author="Gao, Guan-Wei (高貫偉 ITC)" w:date="2012-04-17T13:47:00Z">
                  <w:rPr>
                    <w:color w:val="0000FF" w:themeColor="hyperlink"/>
                    <w:u w:val="single"/>
                  </w:rPr>
                </w:rPrChange>
              </w:rPr>
              <w:t>EPIA</w:t>
            </w:r>
            <w:r w:rsidRPr="00450B81">
              <w:rPr>
                <w:rFonts w:eastAsia="SimSun" w:hint="eastAsia"/>
                <w:strike/>
                <w:rPrChange w:id="3213" w:author="Gao, Guan-Wei (高貫偉 ITC)" w:date="2012-04-17T13:47:00Z">
                  <w:rPr>
                    <w:rFonts w:eastAsia="SimSun" w:hint="eastAsia"/>
                    <w:color w:val="0000FF" w:themeColor="hyperlink"/>
                    <w:u w:val="single"/>
                  </w:rPr>
                </w:rPrChange>
              </w:rPr>
              <w:t>不为</w:t>
            </w:r>
            <w:r w:rsidRPr="00450B81">
              <w:rPr>
                <w:rFonts w:eastAsia="SimSun"/>
                <w:strike/>
                <w:rPrChange w:id="3214" w:author="Gao, Guan-Wei (高貫偉 ITC)" w:date="2012-04-17T13:47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 xml:space="preserve">Real EPIA </w:t>
            </w:r>
          </w:p>
          <w:p w:rsidR="005E4C3D" w:rsidRPr="00DE2BB1" w:rsidRDefault="00450B81" w:rsidP="005E4C3D">
            <w:pPr>
              <w:ind w:firstLineChars="200" w:firstLine="420"/>
              <w:jc w:val="left"/>
              <w:rPr>
                <w:rFonts w:eastAsia="SimSun"/>
                <w:strike/>
                <w:rPrChange w:id="3215" w:author="Gao, Guan-Wei (高貫偉 ITC)" w:date="2012-04-17T13:47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/>
                <w:strike/>
                <w:rPrChange w:id="3216" w:author="Gao, Guan-Wei (高貫偉 ITC)" w:date="2012-04-17T13:47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If(@</w:t>
            </w:r>
            <w:proofErr w:type="spellStart"/>
            <w:r w:rsidRPr="00450B81">
              <w:rPr>
                <w:rFonts w:eastAsia="SimSun"/>
                <w:strike/>
                <w:rPrChange w:id="3217" w:author="Gao, Guan-Wei (高貫偉 ITC)" w:date="2012-04-17T13:47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cnt</w:t>
            </w:r>
            <w:proofErr w:type="spellEnd"/>
            <w:r w:rsidRPr="00450B81">
              <w:rPr>
                <w:rFonts w:eastAsia="SimSun"/>
                <w:strike/>
                <w:rPrChange w:id="3218" w:author="Gao, Guan-Wei (高貫偉 ITC)" w:date="2012-04-17T13:47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%</w:t>
            </w:r>
            <w:r w:rsidRPr="00450B81">
              <w:rPr>
                <w:strike/>
                <w:rPrChange w:id="3219" w:author="Gao, Guan-Wei (高貫偉 ITC)" w:date="2012-04-17T13:47:00Z">
                  <w:rPr>
                    <w:color w:val="0000FF" w:themeColor="hyperlink"/>
                    <w:u w:val="single"/>
                  </w:rPr>
                </w:rPrChange>
              </w:rPr>
              <w:t>@</w:t>
            </w:r>
            <w:proofErr w:type="spellStart"/>
            <w:r w:rsidRPr="00450B81">
              <w:rPr>
                <w:strike/>
                <w:rPrChange w:id="3220" w:author="Gao, Guan-Wei (高貫偉 ITC)" w:date="2012-04-17T13:47:00Z">
                  <w:rPr>
                    <w:color w:val="0000FF" w:themeColor="hyperlink"/>
                    <w:u w:val="single"/>
                  </w:rPr>
                </w:rPrChange>
              </w:rPr>
              <w:t>EOQC_sample</w:t>
            </w:r>
            <w:proofErr w:type="spellEnd"/>
            <w:r w:rsidRPr="00450B81">
              <w:rPr>
                <w:rFonts w:eastAsia="SimSun"/>
                <w:strike/>
                <w:rPrChange w:id="3221" w:author="Gao, Guan-Wei (高貫偉 ITC)" w:date="2012-04-17T13:47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=0 and @</w:t>
            </w:r>
            <w:proofErr w:type="spellStart"/>
            <w:r w:rsidRPr="00450B81">
              <w:rPr>
                <w:rFonts w:eastAsia="SimSun"/>
                <w:strike/>
                <w:rPrChange w:id="3222" w:author="Gao, Guan-Wei (高貫偉 ITC)" w:date="2012-04-17T13:47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cnt</w:t>
            </w:r>
            <w:proofErr w:type="spellEnd"/>
            <w:r w:rsidRPr="00450B81">
              <w:rPr>
                <w:rFonts w:eastAsia="SimSun"/>
                <w:strike/>
                <w:rPrChange w:id="3223" w:author="Gao, Guan-Wei (高貫偉 ITC)" w:date="2012-04-17T13:47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&lt;&gt;0)</w:t>
            </w:r>
          </w:p>
          <w:p w:rsidR="005E4C3D" w:rsidRPr="00DE2BB1" w:rsidRDefault="00450B81" w:rsidP="005E4C3D">
            <w:pPr>
              <w:ind w:firstLineChars="200" w:firstLine="420"/>
              <w:jc w:val="left"/>
              <w:rPr>
                <w:rFonts w:eastAsia="SimSun"/>
                <w:strike/>
                <w:color w:val="FF0000"/>
                <w:rPrChange w:id="3224" w:author="Gao, Guan-Wei (高貫偉 ITC)" w:date="2012-04-17T13:47:00Z">
                  <w:rPr>
                    <w:rFonts w:eastAsia="SimSun"/>
                    <w:color w:val="FF0000"/>
                  </w:rPr>
                </w:rPrChange>
              </w:rPr>
            </w:pPr>
            <w:r w:rsidRPr="00450B81">
              <w:rPr>
                <w:rFonts w:eastAsia="SimSun"/>
                <w:strike/>
                <w:rPrChange w:id="3225" w:author="Gao, Guan-Wei (高貫偉 ITC)" w:date="2012-04-17T13:47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 xml:space="preserve">update </w:t>
            </w:r>
            <w:proofErr w:type="spellStart"/>
            <w:r w:rsidRPr="00450B81">
              <w:rPr>
                <w:strike/>
                <w:rPrChange w:id="3226" w:author="Gao, Guan-Wei (高貫偉 ITC)" w:date="2012-04-17T13:47:00Z">
                  <w:rPr>
                    <w:color w:val="0000FF" w:themeColor="hyperlink"/>
                    <w:u w:val="single"/>
                  </w:rPr>
                </w:rPrChange>
              </w:rPr>
              <w:t>ProductStatus</w:t>
            </w:r>
            <w:proofErr w:type="spellEnd"/>
          </w:p>
          <w:p w:rsidR="005E4C3D" w:rsidRPr="00DE2BB1" w:rsidRDefault="00450B81" w:rsidP="005E4C3D">
            <w:pPr>
              <w:ind w:firstLineChars="200" w:firstLine="420"/>
              <w:jc w:val="left"/>
              <w:rPr>
                <w:rFonts w:eastAsia="SimSun"/>
                <w:strike/>
                <w:color w:val="FF0000"/>
                <w:rPrChange w:id="3227" w:author="Gao, Guan-Wei (高貫偉 ITC)" w:date="2012-04-17T13:47:00Z">
                  <w:rPr>
                    <w:rFonts w:eastAsia="SimSun"/>
                    <w:color w:val="FF0000"/>
                  </w:rPr>
                </w:rPrChange>
              </w:rPr>
            </w:pPr>
            <w:r w:rsidRPr="00450B81">
              <w:rPr>
                <w:strike/>
                <w:rPrChange w:id="3228" w:author="Gao, Guan-Wei (高貫偉 ITC)" w:date="2012-04-17T13:47:00Z">
                  <w:rPr>
                    <w:color w:val="0000FF" w:themeColor="hyperlink"/>
                    <w:u w:val="single"/>
                  </w:rPr>
                </w:rPrChange>
              </w:rPr>
              <w:t>WC</w:t>
            </w:r>
            <w:r w:rsidRPr="00450B81">
              <w:rPr>
                <w:rFonts w:hint="eastAsia"/>
                <w:strike/>
                <w:rPrChange w:id="3229" w:author="Gao, Guan-Wei (高貫偉 ITC)" w:date="2012-04-17T13:47:00Z">
                  <w:rPr>
                    <w:rFonts w:hint="eastAsia"/>
                    <w:color w:val="0000FF" w:themeColor="hyperlink"/>
                    <w:u w:val="single"/>
                  </w:rPr>
                </w:rPrChange>
              </w:rPr>
              <w:t>分别</w:t>
            </w:r>
            <w:r w:rsidRPr="00450B81">
              <w:rPr>
                <w:rFonts w:eastAsia="SimSun"/>
                <w:strike/>
                <w:rPrChange w:id="3230" w:author="Gao, Guan-Wei (高貫偉 ITC)" w:date="2012-04-17T13:47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 xml:space="preserve">6A  </w:t>
            </w:r>
            <w:r w:rsidRPr="00450B81">
              <w:rPr>
                <w:strike/>
                <w:rPrChange w:id="3231" w:author="Gao, Guan-Wei (高貫偉 ITC)" w:date="2012-04-17T13:47:00Z">
                  <w:rPr>
                    <w:strike/>
                    <w:color w:val="0000FF" w:themeColor="hyperlink"/>
                    <w:u w:val="single"/>
                  </w:rPr>
                </w:rPrChange>
              </w:rPr>
              <w:t>EPIA/PIA/</w:t>
            </w:r>
            <w:r w:rsidRPr="00450B81">
              <w:rPr>
                <w:rFonts w:hint="eastAsia"/>
                <w:strike/>
                <w:rPrChange w:id="3232" w:author="Gao, Guan-Wei (高貫偉 ITC)" w:date="2012-04-17T13:47:00Z">
                  <w:rPr>
                    <w:rFonts w:hint="eastAsia"/>
                    <w:strike/>
                    <w:color w:val="0000FF" w:themeColor="hyperlink"/>
                    <w:u w:val="single"/>
                  </w:rPr>
                </w:rPrChange>
              </w:rPr>
              <w:t>免检对应的站</w:t>
            </w:r>
            <w:r w:rsidRPr="00450B81">
              <w:rPr>
                <w:strike/>
                <w:rPrChange w:id="3233" w:author="Gao, Guan-Wei (高貫偉 ITC)" w:date="2012-04-17T13:47:00Z">
                  <w:rPr>
                    <w:strike/>
                    <w:color w:val="0000FF" w:themeColor="hyperlink"/>
                    <w:u w:val="single"/>
                  </w:rPr>
                </w:rPrChange>
              </w:rPr>
              <w:t>ID</w:t>
            </w:r>
            <w:r w:rsidRPr="00450B81">
              <w:rPr>
                <w:strike/>
                <w:color w:val="FF0000"/>
                <w:rPrChange w:id="3234" w:author="Gao, Guan-Wei (高貫偉 ITC)" w:date="2012-04-17T13:47:00Z">
                  <w:rPr>
                    <w:strike/>
                    <w:color w:val="FF0000"/>
                    <w:u w:val="single"/>
                  </w:rPr>
                </w:rPrChange>
              </w:rPr>
              <w:t>(WC=</w:t>
            </w:r>
            <w:r w:rsidRPr="00450B81">
              <w:rPr>
                <w:rFonts w:eastAsia="SimSun"/>
                <w:strike/>
                <w:color w:val="FF0000"/>
                <w:rPrChange w:id="3235" w:author="Gao, Guan-Wei (高貫偉 ITC)" w:date="2012-04-17T13:47:00Z">
                  <w:rPr>
                    <w:rFonts w:eastAsia="SimSun"/>
                    <w:strike/>
                    <w:color w:val="FF0000"/>
                    <w:u w:val="single"/>
                  </w:rPr>
                </w:rPrChange>
              </w:rPr>
              <w:t>73/71/79)</w:t>
            </w:r>
          </w:p>
          <w:p w:rsidR="005E4C3D" w:rsidRPr="00DE2BB1" w:rsidRDefault="00450B81" w:rsidP="005E4C3D">
            <w:pPr>
              <w:ind w:firstLineChars="250" w:firstLine="525"/>
              <w:jc w:val="left"/>
              <w:rPr>
                <w:rFonts w:eastAsia="SimSun"/>
                <w:strike/>
                <w:rPrChange w:id="3236" w:author="Gao, Guan-Wei (高貫偉 ITC)" w:date="2012-04-17T13:47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/>
                <w:strike/>
                <w:color w:val="FF0000"/>
                <w:rPrChange w:id="3237" w:author="Gao, Guan-Wei (高貫偉 ITC)" w:date="2012-04-17T13:47:00Z">
                  <w:rPr>
                    <w:rFonts w:eastAsia="SimSun"/>
                    <w:color w:val="FF0000"/>
                    <w:u w:val="single"/>
                  </w:rPr>
                </w:rPrChange>
              </w:rPr>
              <w:t>Status=1</w:t>
            </w:r>
          </w:p>
          <w:p w:rsidR="005E4C3D" w:rsidRDefault="005E4C3D" w:rsidP="005E4C3D">
            <w:pPr>
              <w:pStyle w:val="ab"/>
              <w:numPr>
                <w:ilvl w:val="0"/>
                <w:numId w:val="34"/>
              </w:numPr>
              <w:ind w:firstLineChars="0"/>
              <w:jc w:val="left"/>
              <w:rPr>
                <w:rFonts w:eastAsia="SimSun"/>
              </w:rPr>
            </w:pPr>
            <w:r w:rsidRPr="005E4C3D">
              <w:rPr>
                <w:rFonts w:eastAsia="SimSun" w:hint="eastAsia"/>
              </w:rPr>
              <w:t>如果为</w:t>
            </w:r>
            <w:r w:rsidRPr="005E4C3D">
              <w:rPr>
                <w:rFonts w:eastAsia="SimSun" w:hint="eastAsia"/>
              </w:rPr>
              <w:t>Real EPIA</w:t>
            </w:r>
            <w:r>
              <w:rPr>
                <w:rFonts w:eastAsia="SimSun" w:hint="eastAsia"/>
              </w:rPr>
              <w:t>或免检</w:t>
            </w:r>
          </w:p>
          <w:p w:rsidR="005E4C3D" w:rsidRPr="005E4C3D" w:rsidRDefault="005E4C3D" w:rsidP="005E4C3D">
            <w:pPr>
              <w:ind w:firstLineChars="200" w:firstLine="420"/>
              <w:jc w:val="left"/>
              <w:rPr>
                <w:rFonts w:eastAsia="SimSun"/>
                <w:color w:val="FF0000"/>
              </w:rPr>
            </w:pPr>
            <w:r w:rsidRPr="005E4C3D">
              <w:rPr>
                <w:rFonts w:eastAsia="SimSun" w:hint="eastAsia"/>
              </w:rPr>
              <w:t xml:space="preserve">update </w:t>
            </w:r>
            <w:proofErr w:type="spellStart"/>
            <w:r>
              <w:rPr>
                <w:rFonts w:hint="eastAsia"/>
              </w:rPr>
              <w:t>ProductStatus</w:t>
            </w:r>
            <w:proofErr w:type="spellEnd"/>
          </w:p>
          <w:p w:rsidR="001454C0" w:rsidRDefault="00B2628A" w:rsidP="005E4C3D">
            <w:pPr>
              <w:ind w:leftChars="100" w:left="210" w:firstLineChars="100" w:firstLine="210"/>
              <w:jc w:val="left"/>
              <w:rPr>
                <w:rFonts w:eastAsia="SimSun"/>
                <w:color w:val="FF0000"/>
              </w:rPr>
            </w:pPr>
            <w:r>
              <w:rPr>
                <w:rFonts w:hint="eastAsia"/>
              </w:rPr>
              <w:t>WC</w:t>
            </w:r>
            <w:r>
              <w:rPr>
                <w:rFonts w:hint="eastAsia"/>
              </w:rPr>
              <w:t>分别</w:t>
            </w:r>
            <w:r w:rsidR="00490DFE">
              <w:rPr>
                <w:rFonts w:hint="eastAsia"/>
              </w:rPr>
              <w:t>EPIA</w:t>
            </w:r>
            <w:r w:rsidR="005E4C3D">
              <w:rPr>
                <w:rFonts w:eastAsia="SimSun" w:hint="eastAsia"/>
              </w:rPr>
              <w:t>（</w:t>
            </w:r>
            <w:r w:rsidR="005E4C3D">
              <w:rPr>
                <w:rFonts w:eastAsia="SimSun" w:hint="eastAsia"/>
              </w:rPr>
              <w:t>Real EPIA</w:t>
            </w:r>
            <w:r w:rsidR="005E4C3D">
              <w:rPr>
                <w:rFonts w:eastAsia="SimSun" w:hint="eastAsia"/>
              </w:rPr>
              <w:t>）</w:t>
            </w:r>
            <w:r w:rsidR="00490DFE" w:rsidRPr="00844A8E">
              <w:rPr>
                <w:rFonts w:hint="eastAsia"/>
                <w:strike/>
              </w:rPr>
              <w:t>/PIA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免检对应的站</w:t>
            </w:r>
            <w:r>
              <w:rPr>
                <w:rFonts w:hint="eastAsia"/>
              </w:rPr>
              <w:t>ID</w:t>
            </w:r>
            <w:r w:rsidR="001454C0" w:rsidRPr="001454C0">
              <w:rPr>
                <w:rFonts w:hint="eastAsia"/>
                <w:color w:val="FF0000"/>
              </w:rPr>
              <w:t>(WC=</w:t>
            </w:r>
            <w:r w:rsidR="001454C0" w:rsidRPr="001454C0">
              <w:rPr>
                <w:rFonts w:eastAsia="SimSun" w:hint="eastAsia"/>
                <w:color w:val="FF0000"/>
              </w:rPr>
              <w:t>73</w:t>
            </w:r>
            <w:r w:rsidR="001454C0" w:rsidRPr="00844A8E">
              <w:rPr>
                <w:rFonts w:eastAsia="SimSun" w:hint="eastAsia"/>
                <w:strike/>
                <w:color w:val="FF0000"/>
              </w:rPr>
              <w:t>/71</w:t>
            </w:r>
            <w:r w:rsidR="001454C0" w:rsidRPr="001454C0">
              <w:rPr>
                <w:rFonts w:eastAsia="SimSun" w:hint="eastAsia"/>
                <w:color w:val="FF0000"/>
              </w:rPr>
              <w:t>/79)</w:t>
            </w:r>
          </w:p>
          <w:p w:rsidR="00156BE7" w:rsidRPr="00943A43" w:rsidRDefault="00156BE7" w:rsidP="005E4C3D">
            <w:pPr>
              <w:ind w:leftChars="100" w:left="210" w:firstLineChars="100" w:firstLine="210"/>
              <w:jc w:val="left"/>
              <w:rPr>
                <w:rFonts w:eastAsia="SimSun"/>
              </w:rPr>
            </w:pPr>
            <w:r>
              <w:rPr>
                <w:rFonts w:eastAsia="SimSun" w:hint="eastAsia"/>
                <w:color w:val="FF0000"/>
              </w:rPr>
              <w:t>Status=</w:t>
            </w:r>
            <w:r w:rsidR="000736F2">
              <w:rPr>
                <w:rFonts w:eastAsia="SimSun" w:hint="eastAsia"/>
                <w:color w:val="FF0000"/>
              </w:rPr>
              <w:t>1</w:t>
            </w:r>
          </w:p>
          <w:p w:rsidR="002D74C6" w:rsidRDefault="002D74C6" w:rsidP="001A3A17">
            <w:pPr>
              <w:jc w:val="left"/>
            </w:pPr>
            <w:r w:rsidRPr="00943A43">
              <w:rPr>
                <w:rFonts w:eastAsia="SimSun" w:hint="eastAsia"/>
              </w:rPr>
              <w:t xml:space="preserve">B. Insert </w:t>
            </w:r>
            <w:proofErr w:type="spellStart"/>
            <w:r w:rsidR="00E533C4">
              <w:rPr>
                <w:rFonts w:hint="eastAsia"/>
              </w:rPr>
              <w:t>ProductLog</w:t>
            </w:r>
            <w:proofErr w:type="spellEnd"/>
          </w:p>
          <w:p w:rsidR="00A60C6C" w:rsidRPr="00A60C6C" w:rsidRDefault="00A60C6C" w:rsidP="00A60C6C">
            <w:pPr>
              <w:pStyle w:val="ab"/>
              <w:numPr>
                <w:ilvl w:val="0"/>
                <w:numId w:val="29"/>
              </w:numPr>
              <w:ind w:firstLineChars="0"/>
              <w:jc w:val="left"/>
              <w:rPr>
                <w:rFonts w:eastAsia="SimSun"/>
                <w:color w:val="FF0000"/>
              </w:rPr>
            </w:pPr>
            <w:r w:rsidRPr="00943A43">
              <w:rPr>
                <w:rFonts w:eastAsia="SimSun" w:hint="eastAsia"/>
              </w:rPr>
              <w:t xml:space="preserve">Insert </w:t>
            </w:r>
            <w:proofErr w:type="spellStart"/>
            <w:r>
              <w:rPr>
                <w:rFonts w:hint="eastAsia"/>
              </w:rPr>
              <w:t>ProductLog</w:t>
            </w:r>
            <w:proofErr w:type="spellEnd"/>
          </w:p>
          <w:p w:rsidR="00E73342" w:rsidRPr="00A60C6C" w:rsidRDefault="00E73342" w:rsidP="00A60C6C">
            <w:pPr>
              <w:pStyle w:val="ab"/>
              <w:ind w:left="690" w:firstLineChars="0" w:firstLine="0"/>
              <w:jc w:val="left"/>
              <w:rPr>
                <w:rFonts w:eastAsia="SimSun"/>
                <w:color w:val="FF0000"/>
              </w:rPr>
            </w:pPr>
            <w:r w:rsidRPr="00A60C6C">
              <w:rPr>
                <w:rFonts w:eastAsia="SimSun"/>
              </w:rPr>
              <w:t>W</w:t>
            </w:r>
            <w:r w:rsidRPr="00A60C6C">
              <w:rPr>
                <w:rFonts w:eastAsia="SimSun" w:hint="eastAsia"/>
              </w:rPr>
              <w:t>C</w:t>
            </w:r>
            <w:r>
              <w:rPr>
                <w:rFonts w:hint="eastAsia"/>
              </w:rPr>
              <w:t>分别</w:t>
            </w:r>
            <w:r>
              <w:rPr>
                <w:rFonts w:hint="eastAsia"/>
              </w:rPr>
              <w:t>AFT MVS ID</w:t>
            </w:r>
            <w:r w:rsidRPr="00A60C6C">
              <w:rPr>
                <w:rFonts w:hint="eastAsia"/>
                <w:color w:val="FF0000"/>
              </w:rPr>
              <w:t>(WC=</w:t>
            </w:r>
            <w:r w:rsidRPr="00A60C6C">
              <w:rPr>
                <w:rFonts w:eastAsia="SimSun" w:hint="eastAsia"/>
                <w:color w:val="FF0000"/>
              </w:rPr>
              <w:t>65)</w:t>
            </w:r>
          </w:p>
          <w:p w:rsidR="00E73342" w:rsidRPr="00943A43" w:rsidRDefault="00E73342" w:rsidP="00A60C6C">
            <w:pPr>
              <w:ind w:firstLineChars="300" w:firstLine="630"/>
              <w:jc w:val="left"/>
              <w:rPr>
                <w:rFonts w:eastAsia="SimSun"/>
              </w:rPr>
            </w:pPr>
            <w:r w:rsidRPr="00943A43">
              <w:rPr>
                <w:rFonts w:eastAsia="SimSun" w:hint="eastAsia"/>
              </w:rPr>
              <w:t>Status= 1</w:t>
            </w:r>
          </w:p>
          <w:p w:rsidR="00A60C6C" w:rsidRPr="00A60C6C" w:rsidRDefault="00A60C6C" w:rsidP="00A60C6C">
            <w:pPr>
              <w:pStyle w:val="ab"/>
              <w:numPr>
                <w:ilvl w:val="0"/>
                <w:numId w:val="29"/>
              </w:numPr>
              <w:ind w:firstLineChars="0"/>
              <w:jc w:val="left"/>
              <w:rPr>
                <w:rFonts w:eastAsia="SimSun"/>
                <w:color w:val="FF0000"/>
              </w:rPr>
            </w:pPr>
            <w:r w:rsidRPr="00943A43">
              <w:rPr>
                <w:rFonts w:eastAsia="SimSun" w:hint="eastAsia"/>
              </w:rPr>
              <w:t xml:space="preserve">Insert </w:t>
            </w:r>
            <w:proofErr w:type="spellStart"/>
            <w:r>
              <w:rPr>
                <w:rFonts w:hint="eastAsia"/>
              </w:rPr>
              <w:t>ProductLog</w:t>
            </w:r>
            <w:proofErr w:type="spellEnd"/>
            <w:r w:rsidRPr="00A60C6C">
              <w:rPr>
                <w:rFonts w:eastAsia="SimSun"/>
              </w:rPr>
              <w:t xml:space="preserve"> </w:t>
            </w:r>
          </w:p>
          <w:p w:rsidR="001454C0" w:rsidRPr="00A60C6C" w:rsidRDefault="002D74C6" w:rsidP="00A60C6C">
            <w:pPr>
              <w:pStyle w:val="ab"/>
              <w:ind w:left="690" w:firstLineChars="0" w:firstLine="0"/>
              <w:jc w:val="left"/>
              <w:rPr>
                <w:rFonts w:eastAsia="SimSun"/>
                <w:color w:val="FF0000"/>
              </w:rPr>
            </w:pPr>
            <w:r w:rsidRPr="00A60C6C">
              <w:rPr>
                <w:rFonts w:eastAsia="SimSun"/>
              </w:rPr>
              <w:t>W</w:t>
            </w:r>
            <w:r w:rsidRPr="00A60C6C">
              <w:rPr>
                <w:rFonts w:eastAsia="SimSun" w:hint="eastAsia"/>
              </w:rPr>
              <w:t>C</w:t>
            </w:r>
            <w:r w:rsidR="00E533C4">
              <w:rPr>
                <w:rFonts w:hint="eastAsia"/>
              </w:rPr>
              <w:t>分别</w:t>
            </w:r>
            <w:r w:rsidR="00490DFE">
              <w:rPr>
                <w:rFonts w:hint="eastAsia"/>
              </w:rPr>
              <w:t>EPIA</w:t>
            </w:r>
            <w:r w:rsidR="00490DFE" w:rsidRPr="002D1533">
              <w:rPr>
                <w:rFonts w:hint="eastAsia"/>
                <w:strike/>
              </w:rPr>
              <w:t>/PIA</w:t>
            </w:r>
            <w:r w:rsidR="00490DFE">
              <w:rPr>
                <w:rFonts w:hint="eastAsia"/>
              </w:rPr>
              <w:t>/</w:t>
            </w:r>
            <w:r w:rsidR="00E533C4">
              <w:rPr>
                <w:rFonts w:hint="eastAsia"/>
              </w:rPr>
              <w:t>免检对应的</w:t>
            </w:r>
            <w:r w:rsidR="00E533C4">
              <w:rPr>
                <w:rFonts w:hint="eastAsia"/>
              </w:rPr>
              <w:t>input</w:t>
            </w:r>
            <w:r w:rsidR="00E533C4">
              <w:rPr>
                <w:rFonts w:hint="eastAsia"/>
              </w:rPr>
              <w:t>站</w:t>
            </w:r>
            <w:r w:rsidR="00E533C4">
              <w:rPr>
                <w:rFonts w:hint="eastAsia"/>
              </w:rPr>
              <w:t>ID</w:t>
            </w:r>
            <w:r w:rsidR="001454C0" w:rsidRPr="00A60C6C">
              <w:rPr>
                <w:rFonts w:hint="eastAsia"/>
                <w:color w:val="FF0000"/>
              </w:rPr>
              <w:t>(WC=</w:t>
            </w:r>
            <w:r w:rsidR="00844A8E" w:rsidRPr="00A60C6C">
              <w:rPr>
                <w:rFonts w:eastAsia="SimSun" w:hint="eastAsia"/>
                <w:color w:val="FF0000"/>
              </w:rPr>
              <w:t>73</w:t>
            </w:r>
            <w:r w:rsidR="001454C0" w:rsidRPr="00A60C6C">
              <w:rPr>
                <w:rFonts w:eastAsia="SimSun" w:hint="eastAsia"/>
                <w:strike/>
                <w:color w:val="FF0000"/>
              </w:rPr>
              <w:t>/7</w:t>
            </w:r>
            <w:r w:rsidR="008C713C" w:rsidRPr="00A60C6C">
              <w:rPr>
                <w:rFonts w:eastAsia="SimSun" w:hint="eastAsia"/>
                <w:strike/>
                <w:color w:val="FF0000"/>
              </w:rPr>
              <w:t>0</w:t>
            </w:r>
            <w:r w:rsidR="001454C0" w:rsidRPr="00A60C6C">
              <w:rPr>
                <w:rFonts w:eastAsia="SimSun" w:hint="eastAsia"/>
                <w:color w:val="FF0000"/>
              </w:rPr>
              <w:t>/7</w:t>
            </w:r>
            <w:r w:rsidR="00844A8E" w:rsidRPr="00A60C6C">
              <w:rPr>
                <w:rFonts w:eastAsia="SimSun" w:hint="eastAsia"/>
                <w:color w:val="FF0000"/>
              </w:rPr>
              <w:t>9</w:t>
            </w:r>
            <w:r w:rsidR="001454C0" w:rsidRPr="00A60C6C">
              <w:rPr>
                <w:rFonts w:eastAsia="SimSun" w:hint="eastAsia"/>
                <w:color w:val="FF0000"/>
              </w:rPr>
              <w:t>)</w:t>
            </w:r>
          </w:p>
          <w:p w:rsidR="006C1000" w:rsidRDefault="002D74C6" w:rsidP="00A60C6C">
            <w:pPr>
              <w:ind w:firstLineChars="300" w:firstLine="630"/>
              <w:jc w:val="left"/>
              <w:rPr>
                <w:rFonts w:eastAsia="SimSun"/>
                <w:color w:val="FF0000"/>
              </w:rPr>
            </w:pPr>
            <w:r w:rsidRPr="00311F21">
              <w:rPr>
                <w:rFonts w:eastAsia="SimSun" w:hint="eastAsia"/>
                <w:color w:val="FF0000"/>
              </w:rPr>
              <w:t>Status=</w:t>
            </w:r>
            <w:r w:rsidR="007469B4" w:rsidRPr="00844A8E">
              <w:rPr>
                <w:rFonts w:eastAsia="SimSun" w:hint="eastAsia"/>
                <w:strike/>
                <w:color w:val="FF0000"/>
              </w:rPr>
              <w:t>12/</w:t>
            </w:r>
            <w:r w:rsidR="001638F2" w:rsidRPr="00844A8E">
              <w:rPr>
                <w:rFonts w:eastAsia="SimSun" w:hint="eastAsia"/>
                <w:strike/>
                <w:color w:val="FF0000"/>
              </w:rPr>
              <w:t>1</w:t>
            </w:r>
            <w:r w:rsidR="0091088C" w:rsidRPr="00844A8E">
              <w:rPr>
                <w:rFonts w:eastAsia="SimSun" w:hint="eastAsia"/>
                <w:strike/>
                <w:color w:val="FF0000"/>
              </w:rPr>
              <w:t>5</w:t>
            </w:r>
            <w:r w:rsidR="007469B4" w:rsidRPr="00844A8E">
              <w:rPr>
                <w:rFonts w:eastAsia="SimSun" w:hint="eastAsia"/>
                <w:strike/>
                <w:color w:val="FF0000"/>
              </w:rPr>
              <w:t>/10</w:t>
            </w:r>
            <w:r w:rsidR="00844A8E">
              <w:rPr>
                <w:rFonts w:eastAsia="SimSun" w:hint="eastAsia"/>
                <w:color w:val="FF0000"/>
              </w:rPr>
              <w:t>1</w:t>
            </w:r>
          </w:p>
          <w:p w:rsidR="00A60C6C" w:rsidRPr="00DE2BB1" w:rsidRDefault="00450B81" w:rsidP="00A60C6C">
            <w:pPr>
              <w:pStyle w:val="ab"/>
              <w:numPr>
                <w:ilvl w:val="0"/>
                <w:numId w:val="29"/>
              </w:numPr>
              <w:ind w:firstLineChars="0"/>
              <w:jc w:val="left"/>
              <w:rPr>
                <w:rFonts w:eastAsia="SimSun"/>
                <w:strike/>
                <w:color w:val="FF0000"/>
                <w:rPrChange w:id="3238" w:author="Gao, Guan-Wei (高貫偉 ITC)" w:date="2012-04-17T13:48:00Z">
                  <w:rPr>
                    <w:rFonts w:eastAsia="SimSun"/>
                    <w:color w:val="FF0000"/>
                  </w:rPr>
                </w:rPrChange>
              </w:rPr>
            </w:pPr>
            <w:r w:rsidRPr="00450B81">
              <w:rPr>
                <w:rFonts w:eastAsia="SimSun" w:hint="eastAsia"/>
                <w:strike/>
                <w:rPrChange w:id="3239" w:author="Gao, Guan-Wei (高貫偉 ITC)" w:date="2012-04-17T13:48:00Z">
                  <w:rPr>
                    <w:rFonts w:eastAsia="SimSun" w:hint="eastAsia"/>
                    <w:color w:val="0000FF" w:themeColor="hyperlink"/>
                    <w:u w:val="single"/>
                  </w:rPr>
                </w:rPrChange>
              </w:rPr>
              <w:t>如果为</w:t>
            </w:r>
            <w:r w:rsidRPr="00450B81">
              <w:rPr>
                <w:strike/>
                <w:rPrChange w:id="3240" w:author="Gao, Guan-Wei (高貫偉 ITC)" w:date="2012-04-17T13:48:00Z">
                  <w:rPr>
                    <w:color w:val="0000FF" w:themeColor="hyperlink"/>
                    <w:u w:val="single"/>
                  </w:rPr>
                </w:rPrChange>
              </w:rPr>
              <w:t>EPIA</w:t>
            </w:r>
            <w:r w:rsidRPr="00450B81">
              <w:rPr>
                <w:rFonts w:eastAsia="SimSun" w:hint="eastAsia"/>
                <w:strike/>
                <w:rPrChange w:id="3241" w:author="Gao, Guan-Wei (高貫偉 ITC)" w:date="2012-04-17T13:48:00Z">
                  <w:rPr>
                    <w:rFonts w:eastAsia="SimSun" w:hint="eastAsia"/>
                    <w:color w:val="0000FF" w:themeColor="hyperlink"/>
                    <w:u w:val="single"/>
                  </w:rPr>
                </w:rPrChange>
              </w:rPr>
              <w:t>不为</w:t>
            </w:r>
            <w:r w:rsidRPr="00450B81">
              <w:rPr>
                <w:rFonts w:eastAsia="SimSun"/>
                <w:strike/>
                <w:rPrChange w:id="3242" w:author="Gao, Guan-Wei (高貫偉 ITC)" w:date="2012-04-17T13:48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 xml:space="preserve">Real EPIA </w:t>
            </w:r>
          </w:p>
          <w:p w:rsidR="00A60C6C" w:rsidRPr="00DE2BB1" w:rsidRDefault="00450B81" w:rsidP="00A60C6C">
            <w:pPr>
              <w:pStyle w:val="ab"/>
              <w:ind w:left="690" w:firstLineChars="0" w:firstLine="0"/>
              <w:jc w:val="left"/>
              <w:rPr>
                <w:rFonts w:eastAsia="SimSun"/>
                <w:strike/>
                <w:color w:val="FF0000"/>
                <w:rPrChange w:id="3243" w:author="Gao, Guan-Wei (高貫偉 ITC)" w:date="2012-04-17T13:48:00Z">
                  <w:rPr>
                    <w:rFonts w:eastAsia="SimSun"/>
                    <w:color w:val="FF0000"/>
                  </w:rPr>
                </w:rPrChange>
              </w:rPr>
            </w:pPr>
            <w:r w:rsidRPr="00450B81">
              <w:rPr>
                <w:rFonts w:eastAsia="SimSun"/>
                <w:strike/>
                <w:rPrChange w:id="3244" w:author="Gao, Guan-Wei (高貫偉 ITC)" w:date="2012-04-17T13:48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If(@</w:t>
            </w:r>
            <w:proofErr w:type="spellStart"/>
            <w:r w:rsidRPr="00450B81">
              <w:rPr>
                <w:rFonts w:eastAsia="SimSun"/>
                <w:strike/>
                <w:rPrChange w:id="3245" w:author="Gao, Guan-Wei (高貫偉 ITC)" w:date="2012-04-17T13:48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cnt</w:t>
            </w:r>
            <w:proofErr w:type="spellEnd"/>
            <w:r w:rsidRPr="00450B81">
              <w:rPr>
                <w:rFonts w:eastAsia="SimSun"/>
                <w:strike/>
                <w:rPrChange w:id="3246" w:author="Gao, Guan-Wei (高貫偉 ITC)" w:date="2012-04-17T13:48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%</w:t>
            </w:r>
            <w:r w:rsidRPr="00450B81">
              <w:rPr>
                <w:strike/>
                <w:rPrChange w:id="3247" w:author="Gao, Guan-Wei (高貫偉 ITC)" w:date="2012-04-17T13:48:00Z">
                  <w:rPr>
                    <w:color w:val="0000FF" w:themeColor="hyperlink"/>
                    <w:u w:val="single"/>
                  </w:rPr>
                </w:rPrChange>
              </w:rPr>
              <w:t>@</w:t>
            </w:r>
            <w:proofErr w:type="spellStart"/>
            <w:r w:rsidRPr="00450B81">
              <w:rPr>
                <w:strike/>
                <w:rPrChange w:id="3248" w:author="Gao, Guan-Wei (高貫偉 ITC)" w:date="2012-04-17T13:48:00Z">
                  <w:rPr>
                    <w:color w:val="0000FF" w:themeColor="hyperlink"/>
                    <w:u w:val="single"/>
                  </w:rPr>
                </w:rPrChange>
              </w:rPr>
              <w:t>EOQC_sample</w:t>
            </w:r>
            <w:proofErr w:type="spellEnd"/>
            <w:r w:rsidRPr="00450B81">
              <w:rPr>
                <w:rFonts w:eastAsia="SimSun"/>
                <w:strike/>
                <w:rPrChange w:id="3249" w:author="Gao, Guan-Wei (高貫偉 ITC)" w:date="2012-04-17T13:48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=0 and @</w:t>
            </w:r>
            <w:proofErr w:type="spellStart"/>
            <w:r w:rsidRPr="00450B81">
              <w:rPr>
                <w:rFonts w:eastAsia="SimSun"/>
                <w:strike/>
                <w:rPrChange w:id="3250" w:author="Gao, Guan-Wei (高貫偉 ITC)" w:date="2012-04-17T13:48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cnt</w:t>
            </w:r>
            <w:proofErr w:type="spellEnd"/>
            <w:r w:rsidRPr="00450B81">
              <w:rPr>
                <w:rFonts w:eastAsia="SimSun"/>
                <w:strike/>
                <w:rPrChange w:id="3251" w:author="Gao, Guan-Wei (高貫偉 ITC)" w:date="2012-04-17T13:48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&lt;&gt;0)</w:t>
            </w:r>
          </w:p>
          <w:p w:rsidR="00A60C6C" w:rsidRPr="00DE2BB1" w:rsidRDefault="00450B81" w:rsidP="00A60C6C">
            <w:pPr>
              <w:pStyle w:val="ab"/>
              <w:ind w:left="690" w:firstLineChars="0" w:firstLine="0"/>
              <w:jc w:val="left"/>
              <w:rPr>
                <w:rFonts w:eastAsia="SimSun"/>
                <w:strike/>
                <w:rPrChange w:id="3252" w:author="Gao, Guan-Wei (高貫偉 ITC)" w:date="2012-04-17T13:4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 w:hint="eastAsia"/>
                <w:strike/>
                <w:rPrChange w:id="3253" w:author="Gao, Guan-Wei (高貫偉 ITC)" w:date="2012-04-17T13:48:00Z">
                  <w:rPr>
                    <w:rFonts w:eastAsia="SimSun" w:hint="eastAsia"/>
                    <w:color w:val="0000FF" w:themeColor="hyperlink"/>
                    <w:u w:val="single"/>
                  </w:rPr>
                </w:rPrChange>
              </w:rPr>
              <w:t>则按顺序插入下面两个</w:t>
            </w:r>
            <w:proofErr w:type="spellStart"/>
            <w:r w:rsidRPr="00450B81">
              <w:rPr>
                <w:strike/>
                <w:rPrChange w:id="3254" w:author="Gao, Guan-Wei (高貫偉 ITC)" w:date="2012-04-17T13:48:00Z">
                  <w:rPr>
                    <w:color w:val="0000FF" w:themeColor="hyperlink"/>
                    <w:u w:val="single"/>
                  </w:rPr>
                </w:rPrChange>
              </w:rPr>
              <w:t>ProductLog</w:t>
            </w:r>
            <w:proofErr w:type="spellEnd"/>
            <w:r w:rsidRPr="00450B81">
              <w:rPr>
                <w:rFonts w:eastAsia="SimSun"/>
                <w:strike/>
                <w:rPrChange w:id="3255" w:author="Gao, Guan-Wei (高貫偉 ITC)" w:date="2012-04-17T13:48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 xml:space="preserve"> </w:t>
            </w:r>
          </w:p>
          <w:p w:rsidR="00A60C6C" w:rsidRPr="00DE2BB1" w:rsidRDefault="00450B81" w:rsidP="00A60C6C">
            <w:pPr>
              <w:pStyle w:val="ab"/>
              <w:numPr>
                <w:ilvl w:val="0"/>
                <w:numId w:val="32"/>
              </w:numPr>
              <w:ind w:firstLineChars="0"/>
              <w:jc w:val="left"/>
              <w:rPr>
                <w:rFonts w:eastAsia="SimSun"/>
                <w:strike/>
                <w:rPrChange w:id="3256" w:author="Gao, Guan-Wei (高貫偉 ITC)" w:date="2012-04-17T13:4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/>
                <w:strike/>
                <w:rPrChange w:id="3257" w:author="Gao, Guan-Wei (高貫偉 ITC)" w:date="2012-04-17T13:48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WC=66 Log</w:t>
            </w:r>
            <w:r w:rsidRPr="00450B81">
              <w:rPr>
                <w:rFonts w:eastAsia="SimSun" w:hint="eastAsia"/>
                <w:strike/>
                <w:rPrChange w:id="3258" w:author="Gao, Guan-Wei (高貫偉 ITC)" w:date="2012-04-17T13:48:00Z">
                  <w:rPr>
                    <w:rFonts w:eastAsia="SimSun" w:hint="eastAsia"/>
                    <w:color w:val="0000FF" w:themeColor="hyperlink"/>
                    <w:u w:val="single"/>
                  </w:rPr>
                </w:rPrChange>
              </w:rPr>
              <w:t>，</w:t>
            </w:r>
          </w:p>
          <w:p w:rsidR="00A60C6C" w:rsidRPr="00DE2BB1" w:rsidRDefault="00450B81" w:rsidP="00A60C6C">
            <w:pPr>
              <w:pStyle w:val="ab"/>
              <w:numPr>
                <w:ilvl w:val="0"/>
                <w:numId w:val="32"/>
              </w:numPr>
              <w:ind w:firstLineChars="0"/>
              <w:jc w:val="left"/>
              <w:rPr>
                <w:rFonts w:eastAsia="SimSun"/>
                <w:strike/>
                <w:rPrChange w:id="3259" w:author="Gao, Guan-Wei (高貫偉 ITC)" w:date="2012-04-17T13:48:00Z">
                  <w:rPr>
                    <w:rFonts w:eastAsia="SimSun"/>
                  </w:rPr>
                </w:rPrChange>
              </w:rPr>
            </w:pPr>
            <w:r w:rsidRPr="00450B81">
              <w:rPr>
                <w:rFonts w:eastAsia="SimSun"/>
                <w:strike/>
                <w:rPrChange w:id="3260" w:author="Gao, Guan-Wei (高貫偉 ITC)" w:date="2012-04-17T13:48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WC=6A Log</w:t>
            </w:r>
            <w:r w:rsidRPr="00450B81">
              <w:rPr>
                <w:rFonts w:eastAsia="SimSun" w:hint="eastAsia"/>
                <w:strike/>
                <w:rPrChange w:id="3261" w:author="Gao, Guan-Wei (高貫偉 ITC)" w:date="2012-04-17T13:48:00Z">
                  <w:rPr>
                    <w:rFonts w:eastAsia="SimSun" w:hint="eastAsia"/>
                    <w:color w:val="0000FF" w:themeColor="hyperlink"/>
                    <w:u w:val="single"/>
                  </w:rPr>
                </w:rPrChange>
              </w:rPr>
              <w:t>，</w:t>
            </w:r>
          </w:p>
          <w:p w:rsidR="008418A4" w:rsidRPr="007A1E6E" w:rsidRDefault="002D74C6" w:rsidP="008418A4">
            <w:pPr>
              <w:jc w:val="left"/>
            </w:pPr>
            <w:r w:rsidRPr="00943A43">
              <w:rPr>
                <w:rFonts w:eastAsia="SimSun" w:hint="eastAsia"/>
              </w:rPr>
              <w:t xml:space="preserve">C. </w:t>
            </w:r>
            <w:r w:rsidR="008418A4" w:rsidRPr="00943A43">
              <w:rPr>
                <w:rFonts w:eastAsia="SimSun" w:hint="eastAsia"/>
              </w:rPr>
              <w:t xml:space="preserve">Insert </w:t>
            </w:r>
            <w:proofErr w:type="spellStart"/>
            <w:r w:rsidR="008418A4">
              <w:rPr>
                <w:rFonts w:ascii="SimSun" w:eastAsia="SimSun" w:hAnsi="SimSun" w:cs="SimSun" w:hint="eastAsia"/>
              </w:rPr>
              <w:t>QCStatus</w:t>
            </w:r>
            <w:proofErr w:type="spellEnd"/>
          </w:p>
          <w:p w:rsidR="008418A4" w:rsidDel="006D7494" w:rsidRDefault="008418A4" w:rsidP="008418A4">
            <w:pPr>
              <w:jc w:val="left"/>
              <w:rPr>
                <w:del w:id="3262" w:author="Gao, Guan-Wei (高貫偉 ITC)" w:date="2012-05-10T17:55:00Z"/>
                <w:rFonts w:eastAsia="SimSun"/>
              </w:rPr>
            </w:pPr>
          </w:p>
          <w:p w:rsidR="00BA4E9B" w:rsidRDefault="00450B81">
            <w:pPr>
              <w:numPr>
                <w:ilvl w:val="0"/>
                <w:numId w:val="27"/>
              </w:numPr>
              <w:ind w:left="0" w:firstLine="420"/>
              <w:jc w:val="left"/>
              <w:rPr>
                <w:del w:id="3263" w:author="Gao, Guan-Wei (高貫偉 ITC)" w:date="2012-05-10T17:55:00Z"/>
                <w:rFonts w:eastAsia="SimSun"/>
                <w:rPrChange w:id="3264" w:author="Gao, Guan-Wei (高貫偉 ITC)" w:date="2012-05-10T17:55:00Z">
                  <w:rPr>
                    <w:del w:id="3265" w:author="Gao, Guan-Wei (高貫偉 ITC)" w:date="2012-05-10T17:55:00Z"/>
                  </w:rPr>
                </w:rPrChange>
              </w:rPr>
              <w:pPrChange w:id="3266" w:author="Gao, Guan-Wei (高貫偉 ITC)" w:date="2012-05-10T17:55:00Z">
                <w:pPr>
                  <w:pStyle w:val="ab"/>
                  <w:numPr>
                    <w:numId w:val="27"/>
                  </w:numPr>
                  <w:ind w:left="900" w:firstLineChars="0" w:hanging="480"/>
                  <w:jc w:val="left"/>
                </w:pPr>
              </w:pPrChange>
            </w:pPr>
            <w:del w:id="3267" w:author="Gao, Guan-Wei (高貫偉 ITC)" w:date="2012-05-10T17:55:00Z">
              <w:r w:rsidRPr="00450B81">
                <w:rPr>
                  <w:rFonts w:eastAsia="SimSun"/>
                  <w:color w:val="FF0000"/>
                  <w:rPrChange w:id="3268" w:author="Gao, Guan-Wei (高貫偉 ITC)" w:date="2012-05-10T17:55:00Z">
                    <w:rPr>
                      <w:color w:val="0000FF" w:themeColor="hyperlink"/>
                      <w:u w:val="single"/>
                    </w:rPr>
                  </w:rPrChange>
                </w:rPr>
                <w:delText>Real EPIA</w:delText>
              </w:r>
              <w:r w:rsidRPr="00450B81">
                <w:rPr>
                  <w:rFonts w:eastAsia="SimSun" w:hint="eastAsia"/>
                  <w:color w:val="FF0000"/>
                  <w:rPrChange w:id="3269" w:author="Gao, Guan-Wei (高貫偉 ITC)" w:date="2012-05-10T17:55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delText>重流</w:delText>
              </w:r>
              <w:r w:rsidRPr="00450B81">
                <w:rPr>
                  <w:rFonts w:eastAsia="SimSun" w:hint="eastAsia"/>
                  <w:rPrChange w:id="3270" w:author="Gao, Guan-Wei (高貫偉 ITC)" w:date="2012-05-10T17:55:00Z">
                    <w:rPr>
                      <w:rFonts w:hint="eastAsia"/>
                      <w:color w:val="0000FF" w:themeColor="hyperlink"/>
                      <w:u w:val="single"/>
                    </w:rPr>
                  </w:rPrChange>
                </w:rPr>
                <w:delText>为</w:delText>
              </w:r>
              <w:r w:rsidRPr="00450B81">
                <w:rPr>
                  <w:rFonts w:eastAsia="SimSun"/>
                  <w:color w:val="FF0000"/>
                  <w:rPrChange w:id="3271" w:author="Gao, Guan-Wei (高貫偉 ITC)" w:date="2012-05-10T17:55:00Z">
                    <w:rPr>
                      <w:color w:val="0000FF" w:themeColor="hyperlink"/>
                      <w:u w:val="single"/>
                    </w:rPr>
                  </w:rPrChange>
                </w:rPr>
                <w:delText>Real EPIA</w:delText>
              </w:r>
            </w:del>
          </w:p>
          <w:p w:rsidR="00BA4E9B" w:rsidRDefault="00E86407">
            <w:pPr>
              <w:rPr>
                <w:del w:id="3272" w:author="Gao, Guan-Wei (高貫偉 ITC)" w:date="2012-05-10T17:55:00Z"/>
              </w:rPr>
              <w:pPrChange w:id="3273" w:author="Gao, Guan-Wei (高貫偉 ITC)" w:date="2012-05-10T17:55:00Z">
                <w:pPr>
                  <w:pStyle w:val="ab"/>
                  <w:ind w:left="900" w:firstLineChars="0" w:firstLine="0"/>
                  <w:jc w:val="left"/>
                </w:pPr>
              </w:pPrChange>
            </w:pPr>
            <w:del w:id="3274" w:author="Gao, Guan-Wei (高貫偉 ITC)" w:date="2012-05-10T17:55:00Z">
              <w:r w:rsidDel="006D7494">
                <w:delText>I</w:delText>
              </w:r>
              <w:r w:rsidDel="006D7494">
                <w:rPr>
                  <w:rFonts w:hint="eastAsia"/>
                </w:rPr>
                <w:delText xml:space="preserve">f Exists </w:delText>
              </w:r>
              <w:r w:rsidDel="006D7494">
                <w:rPr>
                  <w:rFonts w:hint="eastAsia"/>
                </w:rPr>
                <w:delText>（</w:delText>
              </w:r>
              <w:r w:rsidDel="006D7494">
                <w:rPr>
                  <w:rFonts w:hint="eastAsia"/>
                </w:rPr>
                <w:delText>select ID from</w:delText>
              </w:r>
              <w:r w:rsidRPr="00943A43" w:rsidDel="006D7494">
                <w:rPr>
                  <w:rFonts w:hint="eastAsia"/>
                </w:rPr>
                <w:delText xml:space="preserve"> </w:delText>
              </w:r>
              <w:r w:rsidDel="006D7494">
                <w:rPr>
                  <w:rFonts w:ascii="SimSun" w:hAnsi="SimSun" w:cs="SimSun" w:hint="eastAsia"/>
                </w:rPr>
                <w:delText xml:space="preserve">QCStatus where </w:delText>
              </w:r>
              <w:r w:rsidDel="006D7494">
                <w:rPr>
                  <w:rFonts w:hint="eastAsia"/>
                </w:rPr>
                <w:delText xml:space="preserve">ProductID= ProductID#  and </w:delText>
              </w:r>
              <w:r w:rsidRPr="00943A43" w:rsidDel="006D7494">
                <w:rPr>
                  <w:rFonts w:hint="eastAsia"/>
                </w:rPr>
                <w:delText>Tp=</w:delText>
              </w:r>
              <w:r w:rsidRPr="00943A43" w:rsidDel="006D7494">
                <w:delText>’</w:delText>
              </w:r>
              <w:r w:rsidRPr="00943A43" w:rsidDel="006D7494">
                <w:rPr>
                  <w:rFonts w:hint="eastAsia"/>
                </w:rPr>
                <w:delText>PIA</w:delText>
              </w:r>
              <w:r w:rsidRPr="00943A43" w:rsidDel="006D7494">
                <w:delText>’</w:delText>
              </w:r>
              <w:r w:rsidDel="006D7494">
                <w:rPr>
                  <w:rFonts w:hint="eastAsia"/>
                </w:rPr>
                <w:delText xml:space="preserve"> and Remark=</w:delText>
              </w:r>
              <w:r w:rsidDel="006D7494">
                <w:delText>’</w:delText>
              </w:r>
              <w:r w:rsidDel="006D7494">
                <w:rPr>
                  <w:rFonts w:hint="eastAsia"/>
                </w:rPr>
                <w:delText>1</w:delText>
              </w:r>
              <w:r w:rsidDel="006D7494">
                <w:delText>’</w:delText>
              </w:r>
              <w:r w:rsidDel="006D7494">
                <w:rPr>
                  <w:rFonts w:hint="eastAsia"/>
                </w:rPr>
                <w:delText>）</w:delText>
              </w:r>
            </w:del>
          </w:p>
          <w:p w:rsidR="00BA4E9B" w:rsidRDefault="00E86407">
            <w:pPr>
              <w:rPr>
                <w:del w:id="3275" w:author="Gao, Guan-Wei (高貫偉 ITC)" w:date="2012-05-10T17:55:00Z"/>
              </w:rPr>
              <w:pPrChange w:id="3276" w:author="Gao, Guan-Wei (高貫偉 ITC)" w:date="2012-05-10T17:55:00Z">
                <w:pPr>
                  <w:ind w:leftChars="200" w:left="420" w:firstLineChars="350" w:firstLine="735"/>
                  <w:jc w:val="left"/>
                </w:pPr>
              </w:pPrChange>
            </w:pPr>
            <w:del w:id="3277" w:author="Gao, Guan-Wei (高貫偉 ITC)" w:date="2012-05-10T17:55:00Z">
              <w:r w:rsidDel="006D7494">
                <w:rPr>
                  <w:rFonts w:hint="eastAsia"/>
                </w:rPr>
                <w:delText>i</w:delText>
              </w:r>
              <w:r w:rsidRPr="00943A43" w:rsidDel="006D7494">
                <w:rPr>
                  <w:rFonts w:hint="eastAsia"/>
                </w:rPr>
                <w:delText xml:space="preserve">nsert </w:delText>
              </w:r>
              <w:r w:rsidDel="006D7494">
                <w:rPr>
                  <w:rFonts w:ascii="SimSun" w:hAnsi="SimSun" w:cs="SimSun" w:hint="eastAsia"/>
                </w:rPr>
                <w:delText>QCStatus</w:delText>
              </w:r>
            </w:del>
          </w:p>
          <w:p w:rsidR="00BA4E9B" w:rsidRDefault="00E86407">
            <w:pPr>
              <w:rPr>
                <w:del w:id="3278" w:author="Gao, Guan-Wei (高貫偉 ITC)" w:date="2012-05-10T17:55:00Z"/>
              </w:rPr>
              <w:pPrChange w:id="3279" w:author="Gao, Guan-Wei (高貫偉 ITC)" w:date="2012-05-10T17:55:00Z">
                <w:pPr>
                  <w:ind w:leftChars="200" w:left="420" w:firstLineChars="350" w:firstLine="735"/>
                  <w:jc w:val="left"/>
                </w:pPr>
              </w:pPrChange>
            </w:pPr>
            <w:del w:id="3280" w:author="Gao, Guan-Wei (高貫偉 ITC)" w:date="2012-05-10T17:55:00Z">
              <w:r w:rsidRPr="00943A43" w:rsidDel="006D7494">
                <w:rPr>
                  <w:rFonts w:hint="eastAsia"/>
                </w:rPr>
                <w:delText>Tp=</w:delText>
              </w:r>
              <w:r w:rsidRPr="00943A43" w:rsidDel="006D7494">
                <w:delText>’</w:delText>
              </w:r>
              <w:r w:rsidRPr="00943A43" w:rsidDel="006D7494">
                <w:rPr>
                  <w:rFonts w:hint="eastAsia"/>
                </w:rPr>
                <w:delText>PIA</w:delText>
              </w:r>
              <w:r w:rsidRPr="00943A43" w:rsidDel="006D7494">
                <w:delText>’</w:delText>
              </w:r>
            </w:del>
          </w:p>
          <w:p w:rsidR="00BA4E9B" w:rsidRDefault="00E86407">
            <w:pPr>
              <w:rPr>
                <w:del w:id="3281" w:author="Gao, Guan-Wei (高貫偉 ITC)" w:date="2012-05-10T17:55:00Z"/>
              </w:rPr>
              <w:pPrChange w:id="3282" w:author="Gao, Guan-Wei (高貫偉 ITC)" w:date="2012-05-10T17:55:00Z">
                <w:pPr>
                  <w:ind w:leftChars="200" w:left="420" w:firstLineChars="350" w:firstLine="735"/>
                  <w:jc w:val="left"/>
                </w:pPr>
              </w:pPrChange>
            </w:pPr>
            <w:del w:id="3283" w:author="Gao, Guan-Wei (高貫偉 ITC)" w:date="2012-05-10T17:55:00Z">
              <w:r w:rsidDel="006D7494">
                <w:rPr>
                  <w:rFonts w:hint="eastAsia"/>
                </w:rPr>
                <w:delText>Status=</w:delText>
              </w:r>
              <w:r w:rsidRPr="00943A43" w:rsidDel="006D7494">
                <w:rPr>
                  <w:rFonts w:hint="eastAsia"/>
                </w:rPr>
                <w:delText>2</w:delText>
              </w:r>
              <w:r w:rsidDel="006D7494">
                <w:rPr>
                  <w:rFonts w:hint="eastAsia"/>
                </w:rPr>
                <w:delText xml:space="preserve">  </w:delText>
              </w:r>
              <w:r w:rsidRPr="00943A43" w:rsidDel="006D7494">
                <w:rPr>
                  <w:rFonts w:hint="eastAsia"/>
                </w:rPr>
                <w:delText>(</w:delText>
              </w:r>
              <w:r w:rsidDel="006D7494">
                <w:rPr>
                  <w:rFonts w:hint="eastAsia"/>
                </w:rPr>
                <w:delText>EPIA</w:delText>
              </w:r>
              <w:r w:rsidRPr="00943A43" w:rsidDel="006D7494">
                <w:rPr>
                  <w:rFonts w:hint="eastAsia"/>
                </w:rPr>
                <w:delText>)</w:delText>
              </w:r>
            </w:del>
          </w:p>
          <w:p w:rsidR="00BA4E9B" w:rsidRDefault="00E86407">
            <w:pPr>
              <w:rPr>
                <w:del w:id="3284" w:author="Gao, Guan-Wei (高貫偉 ITC)" w:date="2012-05-10T17:55:00Z"/>
              </w:rPr>
              <w:pPrChange w:id="3285" w:author="Gao, Guan-Wei (高貫偉 ITC)" w:date="2012-05-10T17:55:00Z">
                <w:pPr>
                  <w:ind w:leftChars="300" w:left="630" w:firstLineChars="250" w:firstLine="525"/>
                  <w:jc w:val="left"/>
                </w:pPr>
              </w:pPrChange>
            </w:pPr>
            <w:del w:id="3286" w:author="Gao, Guan-Wei (高貫偉 ITC)" w:date="2012-05-10T17:55:00Z">
              <w:r w:rsidDel="006D7494">
                <w:rPr>
                  <w:rFonts w:hint="eastAsia"/>
                </w:rPr>
                <w:delText>Remark=1</w:delText>
              </w:r>
            </w:del>
          </w:p>
          <w:p w:rsidR="00BA4E9B" w:rsidRDefault="00BA4E9B">
            <w:pPr>
              <w:pPrChange w:id="3287" w:author="Gao, Guan-Wei (高貫偉 ITC)" w:date="2012-05-10T17:55:00Z">
                <w:pPr>
                  <w:pStyle w:val="ab"/>
                  <w:ind w:left="900" w:firstLineChars="0" w:firstLine="0"/>
                  <w:jc w:val="left"/>
                </w:pPr>
              </w:pPrChange>
            </w:pPr>
          </w:p>
          <w:p w:rsidR="008418A4" w:rsidRPr="008418A4" w:rsidRDefault="008418A4" w:rsidP="008418A4">
            <w:pPr>
              <w:pStyle w:val="ab"/>
              <w:numPr>
                <w:ilvl w:val="0"/>
                <w:numId w:val="27"/>
              </w:numPr>
              <w:ind w:firstLineChars="0"/>
              <w:jc w:val="left"/>
              <w:rPr>
                <w:rFonts w:eastAsia="SimSun"/>
              </w:rPr>
            </w:pPr>
            <w:r w:rsidRPr="008418A4">
              <w:rPr>
                <w:rFonts w:eastAsia="SimSun" w:hint="eastAsia"/>
              </w:rPr>
              <w:t>如果</w:t>
            </w:r>
            <w:ins w:id="3288" w:author="Gao, Guan-Wei (高貫偉 ITC)" w:date="2012-05-10T17:49:00Z">
              <w:r w:rsidR="00641B78">
                <w:rPr>
                  <w:rFonts w:eastAsia="SimSun" w:hint="eastAsia"/>
                </w:rPr>
                <w:t>Product</w:t>
              </w:r>
              <w:r w:rsidR="00641B78">
                <w:rPr>
                  <w:rFonts w:eastAsia="SimSun" w:hint="eastAsia"/>
                </w:rPr>
                <w:t>为</w:t>
              </w:r>
            </w:ins>
            <w:del w:id="3289" w:author="Gao, Guan-Wei (高貫偉 ITC)" w:date="2012-05-10T17:49:00Z">
              <w:r w:rsidRPr="008418A4" w:rsidDel="00641B78">
                <w:rPr>
                  <w:rFonts w:eastAsia="SimSun" w:hint="eastAsia"/>
                </w:rPr>
                <w:delText>@cnt=0</w:delText>
              </w:r>
              <w:r w:rsidRPr="008418A4" w:rsidDel="00641B78">
                <w:rPr>
                  <w:rFonts w:eastAsia="SimSun" w:hint="eastAsia"/>
                </w:rPr>
                <w:delText>为</w:delText>
              </w:r>
            </w:del>
            <w:r w:rsidRPr="008418A4">
              <w:rPr>
                <w:rFonts w:eastAsia="SimSun" w:hint="eastAsia"/>
                <w:color w:val="FF0000"/>
              </w:rPr>
              <w:t>Real EPIA</w:t>
            </w:r>
          </w:p>
          <w:p w:rsidR="008418A4" w:rsidRPr="007A1E6E" w:rsidRDefault="008418A4" w:rsidP="008418A4">
            <w:pPr>
              <w:ind w:leftChars="200" w:left="420"/>
              <w:jc w:val="left"/>
            </w:pPr>
            <w:r w:rsidRPr="00943A43">
              <w:rPr>
                <w:rFonts w:eastAsia="SimSun" w:hint="eastAsia"/>
              </w:rPr>
              <w:t xml:space="preserve">Insert </w:t>
            </w:r>
            <w:proofErr w:type="spellStart"/>
            <w:r>
              <w:rPr>
                <w:rFonts w:ascii="SimSun" w:eastAsia="SimSun" w:hAnsi="SimSun" w:cs="SimSun" w:hint="eastAsia"/>
              </w:rPr>
              <w:t>QCStatus</w:t>
            </w:r>
            <w:proofErr w:type="spellEnd"/>
          </w:p>
          <w:p w:rsidR="008418A4" w:rsidRPr="00943A43" w:rsidRDefault="008418A4" w:rsidP="008418A4">
            <w:pPr>
              <w:ind w:leftChars="200" w:left="420" w:firstLineChars="100" w:firstLine="210"/>
              <w:jc w:val="left"/>
              <w:rPr>
                <w:rFonts w:eastAsia="SimSun"/>
              </w:rPr>
            </w:pPr>
            <w:proofErr w:type="spellStart"/>
            <w:r w:rsidRPr="00943A43">
              <w:rPr>
                <w:rFonts w:eastAsia="SimSun" w:hint="eastAsia"/>
              </w:rPr>
              <w:t>Tp</w:t>
            </w:r>
            <w:proofErr w:type="spellEnd"/>
            <w:r w:rsidRPr="00943A43">
              <w:rPr>
                <w:rFonts w:eastAsia="SimSun" w:hint="eastAsia"/>
              </w:rPr>
              <w:t>=</w:t>
            </w:r>
            <w:r w:rsidRPr="00943A43">
              <w:rPr>
                <w:rFonts w:eastAsia="SimSun"/>
              </w:rPr>
              <w:t>’</w:t>
            </w:r>
            <w:r w:rsidRPr="00943A43">
              <w:rPr>
                <w:rFonts w:eastAsia="SimSun" w:hint="eastAsia"/>
              </w:rPr>
              <w:t>PIA</w:t>
            </w:r>
            <w:r w:rsidRPr="00943A43">
              <w:rPr>
                <w:rFonts w:eastAsia="SimSun"/>
              </w:rPr>
              <w:t>’</w:t>
            </w:r>
          </w:p>
          <w:p w:rsidR="008418A4" w:rsidRDefault="008418A4" w:rsidP="008418A4">
            <w:pPr>
              <w:ind w:leftChars="200" w:left="420" w:firstLineChars="100" w:firstLine="21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Status=</w:t>
            </w:r>
            <w:r w:rsidRPr="00943A43">
              <w:rPr>
                <w:rFonts w:eastAsia="SimSun" w:hint="eastAsia"/>
              </w:rPr>
              <w:t>2</w:t>
            </w:r>
            <w:r>
              <w:rPr>
                <w:rFonts w:eastAsia="SimSun" w:hint="eastAsia"/>
              </w:rPr>
              <w:t xml:space="preserve">  </w:t>
            </w:r>
            <w:r w:rsidRPr="00943A43">
              <w:rPr>
                <w:rFonts w:eastAsia="SimSun" w:hint="eastAsia"/>
              </w:rPr>
              <w:t>(</w:t>
            </w:r>
            <w:r>
              <w:rPr>
                <w:rFonts w:hint="eastAsia"/>
              </w:rPr>
              <w:t>EPIA</w:t>
            </w:r>
            <w:r w:rsidRPr="00943A43">
              <w:rPr>
                <w:rFonts w:eastAsia="SimSun" w:hint="eastAsia"/>
              </w:rPr>
              <w:t>)</w:t>
            </w:r>
          </w:p>
          <w:p w:rsidR="008418A4" w:rsidRDefault="008418A4" w:rsidP="008418A4">
            <w:pPr>
              <w:ind w:leftChars="300" w:left="630" w:firstLineChars="100" w:firstLine="210"/>
              <w:jc w:val="left"/>
              <w:rPr>
                <w:rFonts w:eastAsia="SimSun"/>
              </w:rPr>
            </w:pPr>
            <w:r>
              <w:rPr>
                <w:rFonts w:eastAsia="SimSun" w:hint="eastAsia"/>
              </w:rPr>
              <w:t>Remark=1</w:t>
            </w:r>
          </w:p>
          <w:p w:rsidR="008418A4" w:rsidRPr="008418A4" w:rsidRDefault="008418A4" w:rsidP="008418A4">
            <w:pPr>
              <w:pStyle w:val="ab"/>
              <w:numPr>
                <w:ilvl w:val="0"/>
                <w:numId w:val="27"/>
              </w:numPr>
              <w:ind w:firstLineChars="0"/>
              <w:jc w:val="left"/>
              <w:rPr>
                <w:rFonts w:eastAsia="SimSun"/>
              </w:rPr>
            </w:pPr>
            <w:r w:rsidRPr="008418A4">
              <w:rPr>
                <w:rFonts w:eastAsia="SimSun" w:hint="eastAsia"/>
              </w:rPr>
              <w:t>如果</w:t>
            </w:r>
            <w:del w:id="3290" w:author="Gao, Guan-Wei (高貫偉 ITC)" w:date="2012-05-10T17:49:00Z">
              <w:r w:rsidRPr="008418A4" w:rsidDel="00641B78">
                <w:rPr>
                  <w:rFonts w:eastAsia="SimSun" w:hint="eastAsia"/>
                </w:rPr>
                <w:delText>@cnt</w:delText>
              </w:r>
              <w:r w:rsidDel="00641B78">
                <w:rPr>
                  <w:rFonts w:eastAsia="SimSun" w:hint="eastAsia"/>
                </w:rPr>
                <w:delText>&lt;&gt;</w:delText>
              </w:r>
              <w:r w:rsidRPr="008418A4" w:rsidDel="00641B78">
                <w:rPr>
                  <w:rFonts w:eastAsia="SimSun" w:hint="eastAsia"/>
                </w:rPr>
                <w:delText>0</w:delText>
              </w:r>
              <w:r w:rsidDel="00641B78">
                <w:rPr>
                  <w:rFonts w:eastAsia="SimSun" w:hint="eastAsia"/>
                </w:rPr>
                <w:delText xml:space="preserve"> </w:delText>
              </w:r>
            </w:del>
            <w:ins w:id="3291" w:author="Gao, Guan-Wei (高貫偉 ITC)" w:date="2012-05-10T17:49:00Z">
              <w:r w:rsidR="00641B78">
                <w:rPr>
                  <w:rFonts w:eastAsia="SimSun" w:hint="eastAsia"/>
                </w:rPr>
                <w:t>Product</w:t>
              </w:r>
            </w:ins>
            <w:ins w:id="3292" w:author="Gao, Guan-Wei (高貫偉 ITC)" w:date="2012-04-17T13:49:00Z">
              <w:r w:rsidR="00DE2BB1">
                <w:rPr>
                  <w:rFonts w:eastAsia="SimSun" w:hint="eastAsia"/>
                </w:rPr>
                <w:t>为免检</w:t>
              </w:r>
            </w:ins>
          </w:p>
          <w:p w:rsidR="008418A4" w:rsidRPr="007A1E6E" w:rsidRDefault="008418A4" w:rsidP="008418A4">
            <w:pPr>
              <w:ind w:leftChars="200" w:left="420"/>
              <w:jc w:val="left"/>
            </w:pPr>
            <w:r>
              <w:rPr>
                <w:rFonts w:eastAsia="SimSun" w:hint="eastAsia"/>
                <w:color w:val="FF0000"/>
              </w:rPr>
              <w:t xml:space="preserve">      </w:t>
            </w:r>
            <w:r w:rsidRPr="00943A43">
              <w:rPr>
                <w:rFonts w:eastAsia="SimSun" w:hint="eastAsia"/>
              </w:rPr>
              <w:t xml:space="preserve">Insert </w:t>
            </w:r>
            <w:proofErr w:type="spellStart"/>
            <w:r>
              <w:rPr>
                <w:rFonts w:ascii="SimSun" w:eastAsia="SimSun" w:hAnsi="SimSun" w:cs="SimSun" w:hint="eastAsia"/>
              </w:rPr>
              <w:t>QCStatus</w:t>
            </w:r>
            <w:proofErr w:type="spellEnd"/>
          </w:p>
          <w:p w:rsidR="008418A4" w:rsidRPr="00943A43" w:rsidRDefault="008418A4" w:rsidP="008418A4">
            <w:pPr>
              <w:ind w:leftChars="200" w:left="420" w:firstLineChars="250" w:firstLine="525"/>
              <w:jc w:val="left"/>
              <w:rPr>
                <w:rFonts w:eastAsia="SimSun"/>
              </w:rPr>
            </w:pPr>
            <w:proofErr w:type="spellStart"/>
            <w:r w:rsidRPr="00943A43">
              <w:rPr>
                <w:rFonts w:eastAsia="SimSun" w:hint="eastAsia"/>
              </w:rPr>
              <w:t>Tp</w:t>
            </w:r>
            <w:proofErr w:type="spellEnd"/>
            <w:r w:rsidRPr="00943A43">
              <w:rPr>
                <w:rFonts w:eastAsia="SimSun" w:hint="eastAsia"/>
              </w:rPr>
              <w:t>=</w:t>
            </w:r>
            <w:r w:rsidRPr="00943A43">
              <w:rPr>
                <w:rFonts w:eastAsia="SimSun"/>
              </w:rPr>
              <w:t>’</w:t>
            </w:r>
            <w:r w:rsidRPr="00943A43">
              <w:rPr>
                <w:rFonts w:eastAsia="SimSun" w:hint="eastAsia"/>
              </w:rPr>
              <w:t>PIA</w:t>
            </w:r>
            <w:r w:rsidRPr="00943A43">
              <w:rPr>
                <w:rFonts w:eastAsia="SimSun"/>
              </w:rPr>
              <w:t>’</w:t>
            </w:r>
          </w:p>
          <w:p w:rsidR="008418A4" w:rsidRDefault="008418A4" w:rsidP="008418A4">
            <w:pPr>
              <w:ind w:leftChars="200" w:left="420" w:firstLineChars="300" w:firstLine="630"/>
              <w:jc w:val="left"/>
              <w:rPr>
                <w:rFonts w:eastAsia="SimSun"/>
              </w:rPr>
            </w:pPr>
            <w:r w:rsidRPr="00943A43">
              <w:rPr>
                <w:rFonts w:eastAsia="SimSun" w:hint="eastAsia"/>
              </w:rPr>
              <w:t>Status=1/</w:t>
            </w:r>
            <w:r w:rsidR="00450B81" w:rsidRPr="00450B81">
              <w:rPr>
                <w:rFonts w:eastAsia="SimSun"/>
                <w:strike/>
                <w:rPrChange w:id="3293" w:author="Gao, Guan-Wei (高貫偉 ITC)" w:date="2012-04-17T13:49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2/5</w:t>
            </w:r>
            <w:r w:rsidRPr="008418A4">
              <w:rPr>
                <w:rFonts w:eastAsia="SimSun" w:hint="eastAsia"/>
                <w:strike/>
              </w:rPr>
              <w:t xml:space="preserve"> </w:t>
            </w:r>
            <w:r w:rsidRPr="00943A43">
              <w:rPr>
                <w:rFonts w:eastAsia="SimSun" w:hint="eastAsia"/>
              </w:rPr>
              <w:t>(</w:t>
            </w:r>
            <w:r w:rsidRPr="00943A43">
              <w:rPr>
                <w:rFonts w:eastAsia="SimSun" w:hint="eastAsia"/>
              </w:rPr>
              <w:t>免检</w:t>
            </w:r>
            <w:r w:rsidR="00450B81" w:rsidRPr="00450B81">
              <w:rPr>
                <w:rFonts w:eastAsia="SimSun"/>
                <w:strike/>
                <w:rPrChange w:id="3294" w:author="Gao, Guan-Wei (高貫偉 ITC)" w:date="2012-04-17T13:49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/</w:t>
            </w:r>
            <w:r w:rsidR="00450B81" w:rsidRPr="00450B81">
              <w:rPr>
                <w:strike/>
                <w:rPrChange w:id="3295" w:author="Gao, Guan-Wei (高貫偉 ITC)" w:date="2012-04-17T13:49:00Z">
                  <w:rPr>
                    <w:color w:val="0000FF" w:themeColor="hyperlink"/>
                    <w:u w:val="single"/>
                  </w:rPr>
                </w:rPrChange>
              </w:rPr>
              <w:t>EPIA/PIA</w:t>
            </w:r>
            <w:r w:rsidR="00450B81" w:rsidRPr="00450B81">
              <w:rPr>
                <w:rFonts w:eastAsia="SimSun"/>
                <w:strike/>
                <w:rPrChange w:id="3296" w:author="Gao, Guan-Wei (高貫偉 ITC)" w:date="2012-04-17T13:49:00Z">
                  <w:rPr>
                    <w:rFonts w:eastAsia="SimSun"/>
                    <w:color w:val="0000FF" w:themeColor="hyperlink"/>
                    <w:u w:val="single"/>
                  </w:rPr>
                </w:rPrChange>
              </w:rPr>
              <w:t>)</w:t>
            </w:r>
          </w:p>
          <w:p w:rsidR="00A60C6C" w:rsidRPr="00A60C6C" w:rsidRDefault="008418A4" w:rsidP="00A60C6C">
            <w:pPr>
              <w:ind w:leftChars="300" w:left="630" w:firstLineChars="150" w:firstLine="315"/>
              <w:jc w:val="left"/>
              <w:rPr>
                <w:rFonts w:eastAsia="SimSun"/>
                <w:strike/>
              </w:rPr>
            </w:pPr>
            <w:r w:rsidRPr="008418A4">
              <w:rPr>
                <w:rFonts w:eastAsia="SimSun" w:hint="eastAsia"/>
                <w:strike/>
              </w:rPr>
              <w:t>Remark=Null</w:t>
            </w:r>
            <w:r>
              <w:rPr>
                <w:rFonts w:eastAsia="SimSun" w:hint="eastAsia"/>
                <w:strike/>
              </w:rPr>
              <w:t>,</w:t>
            </w:r>
            <w:r w:rsidRPr="008418A4">
              <w:rPr>
                <w:rFonts w:eastAsia="SimSun" w:hint="eastAsia"/>
                <w:strike/>
              </w:rPr>
              <w:t xml:space="preserve"> </w:t>
            </w:r>
            <w:r w:rsidRPr="008418A4">
              <w:rPr>
                <w:rFonts w:eastAsia="SimSun" w:hint="eastAsia"/>
              </w:rPr>
              <w:t>Remark</w:t>
            </w:r>
            <w:r>
              <w:rPr>
                <w:rFonts w:eastAsia="SimSun" w:hint="eastAsia"/>
              </w:rPr>
              <w:t>默认为空</w:t>
            </w:r>
          </w:p>
        </w:tc>
      </w:tr>
      <w:tr w:rsidR="009F0EDB" w:rsidRPr="0028247A" w:rsidTr="00665B78">
        <w:trPr>
          <w:trHeight w:val="422"/>
          <w:ins w:id="3297" w:author="Gao, Guan-Wei (高貫偉 ITC)" w:date="2012-07-13T12:50:00Z"/>
        </w:trPr>
        <w:tc>
          <w:tcPr>
            <w:tcW w:w="1984" w:type="dxa"/>
            <w:shd w:val="clear" w:color="auto" w:fill="auto"/>
          </w:tcPr>
          <w:p w:rsidR="009F0EDB" w:rsidRDefault="009F0EDB" w:rsidP="001A3A17">
            <w:pPr>
              <w:jc w:val="left"/>
              <w:rPr>
                <w:ins w:id="3298" w:author="Gao, Guan-Wei (高貫偉 ITC)" w:date="2012-07-13T12:50:00Z"/>
                <w:rFonts w:eastAsia="SimSun"/>
              </w:rPr>
            </w:pPr>
            <w:ins w:id="3299" w:author="Gao, Guan-Wei (高貫偉 ITC)" w:date="2012-07-13T12:50:00Z">
              <w:r>
                <w:rPr>
                  <w:rFonts w:eastAsia="SimSun" w:hint="eastAsia"/>
                </w:rPr>
                <w:t>12</w:t>
              </w:r>
              <w:r>
                <w:rPr>
                  <w:rFonts w:eastAsia="SimSun" w:hint="eastAsia"/>
                </w:rPr>
                <w:t>．</w:t>
              </w:r>
              <w:r>
                <w:rPr>
                  <w:rFonts w:eastAsia="SimSun" w:hint="eastAsia"/>
                </w:rPr>
                <w:t xml:space="preserve"> Generate </w:t>
              </w:r>
              <w:proofErr w:type="spellStart"/>
              <w:r>
                <w:rPr>
                  <w:rFonts w:eastAsia="SimSun" w:hint="eastAsia"/>
                </w:rPr>
                <w:t>Ast</w:t>
              </w:r>
              <w:proofErr w:type="spellEnd"/>
              <w:r>
                <w:rPr>
                  <w:rFonts w:eastAsia="SimSun" w:hint="eastAsia"/>
                </w:rPr>
                <w:t xml:space="preserve"> Tag</w:t>
              </w:r>
            </w:ins>
          </w:p>
        </w:tc>
        <w:tc>
          <w:tcPr>
            <w:tcW w:w="6521" w:type="dxa"/>
            <w:shd w:val="clear" w:color="auto" w:fill="auto"/>
          </w:tcPr>
          <w:p w:rsidR="006B3C83" w:rsidRPr="006B3C83" w:rsidRDefault="00450B81" w:rsidP="009F0EDB">
            <w:pPr>
              <w:jc w:val="left"/>
              <w:rPr>
                <w:ins w:id="3300" w:author="Gao, Guan-Wei (高貫偉 ITC)" w:date="2012-07-13T12:52:00Z"/>
                <w:rFonts w:ascii="Arial" w:eastAsia="SimSun" w:hAnsi="Arial" w:cs="Arial"/>
                <w:b/>
                <w:color w:val="FF0000"/>
                <w:szCs w:val="21"/>
                <w:rPrChange w:id="3301" w:author="Gao, Guan-Wei (高貫偉 ITC)" w:date="2012-07-13T12:53:00Z">
                  <w:rPr>
                    <w:ins w:id="3302" w:author="Gao, Guan-Wei (高貫偉 ITC)" w:date="2012-07-13T12:52:00Z"/>
                    <w:rFonts w:ascii="Arial" w:eastAsia="SimSun" w:hAnsi="Arial" w:cs="Arial"/>
                    <w:color w:val="FF0000"/>
                    <w:szCs w:val="21"/>
                  </w:rPr>
                </w:rPrChange>
              </w:rPr>
            </w:pPr>
            <w:ins w:id="3303" w:author="Gao, Guan-Wei (高貫偉 ITC)" w:date="2012-07-13T12:52:00Z">
              <w:r w:rsidRPr="0028247A">
                <w:rPr>
                  <w:rFonts w:ascii="Arial" w:eastAsia="SimSun" w:hAnsi="Arial" w:cs="Arial" w:hint="eastAsia"/>
                  <w:b/>
                  <w:color w:val="FF0000"/>
                  <w:szCs w:val="21"/>
                  <w:rPrChange w:id="3304" w:author="IEC960923" w:date="2013-05-08T11:41:00Z">
                    <w:rPr>
                      <w:rFonts w:ascii="Arial" w:eastAsia="SimSun" w:hAnsi="Arial" w:cs="Arial" w:hint="eastAsia"/>
                      <w:color w:val="FF0000"/>
                      <w:szCs w:val="21"/>
                      <w:u w:val="single"/>
                    </w:rPr>
                  </w:rPrChange>
                </w:rPr>
                <w:t>可参考《</w:t>
              </w:r>
              <w:r w:rsidRPr="0028247A">
                <w:rPr>
                  <w:rFonts w:ascii="Arial" w:eastAsia="SimSun" w:hAnsi="Arial" w:cs="Arial"/>
                  <w:b/>
                  <w:color w:val="FF0000"/>
                  <w:szCs w:val="21"/>
                  <w:rPrChange w:id="3305" w:author="IEC960923" w:date="2013-05-08T11:41:00Z">
                    <w:rPr>
                      <w:rFonts w:ascii="Arial" w:eastAsia="SimSun" w:hAnsi="Arial" w:cs="Arial"/>
                      <w:color w:val="FF0000"/>
                      <w:szCs w:val="21"/>
                      <w:u w:val="single"/>
                    </w:rPr>
                  </w:rPrChange>
                </w:rPr>
                <w:t>CI-MES12-SPEC-FA-UC Online Generate AST</w:t>
              </w:r>
              <w:r w:rsidRPr="0028247A">
                <w:rPr>
                  <w:rFonts w:ascii="Arial" w:eastAsia="SimSun" w:hAnsi="Arial" w:cs="Arial" w:hint="eastAsia"/>
                  <w:b/>
                  <w:color w:val="FF0000"/>
                  <w:szCs w:val="21"/>
                  <w:rPrChange w:id="3306" w:author="IEC960923" w:date="2013-05-08T11:41:00Z">
                    <w:rPr>
                      <w:rFonts w:ascii="Arial" w:eastAsia="SimSun" w:hAnsi="Arial" w:cs="Arial" w:hint="eastAsia"/>
                      <w:color w:val="FF0000"/>
                      <w:szCs w:val="21"/>
                      <w:u w:val="single"/>
                    </w:rPr>
                  </w:rPrChange>
                </w:rPr>
                <w:t>》</w:t>
              </w:r>
            </w:ins>
            <w:ins w:id="3307" w:author="Gao, Guan-Wei (高貫偉 ITC)" w:date="2012-07-13T12:53:00Z">
              <w:r w:rsidRPr="0028247A">
                <w:rPr>
                  <w:rFonts w:ascii="Arial" w:eastAsia="SimSun" w:hAnsi="Arial" w:cs="Arial"/>
                  <w:b/>
                  <w:color w:val="FF0000"/>
                  <w:szCs w:val="21"/>
                  <w:rPrChange w:id="3308" w:author="IEC960923" w:date="2013-05-08T11:41:00Z">
                    <w:rPr>
                      <w:rFonts w:ascii="Arial" w:eastAsia="SimSun" w:hAnsi="Arial" w:cs="Arial"/>
                      <w:color w:val="FF0000"/>
                      <w:szCs w:val="21"/>
                      <w:u w:val="single"/>
                    </w:rPr>
                  </w:rPrChange>
                </w:rPr>
                <w:t xml:space="preserve"> Step 6</w:t>
              </w:r>
            </w:ins>
          </w:p>
          <w:p w:rsidR="009F0EDB" w:rsidRPr="006B3C83" w:rsidRDefault="009F0EDB" w:rsidP="009F0EDB">
            <w:pPr>
              <w:jc w:val="left"/>
              <w:rPr>
                <w:ins w:id="3309" w:author="Gao, Guan-Wei (高貫偉 ITC)" w:date="2012-07-13T12:51:00Z"/>
                <w:rFonts w:ascii="Arial" w:eastAsia="SimSun" w:hAnsi="Arial" w:cs="Arial"/>
                <w:color w:val="FF0000"/>
                <w:szCs w:val="21"/>
              </w:rPr>
            </w:pPr>
            <w:ins w:id="3310" w:author="Gao, Guan-Wei (高貫偉 ITC)" w:date="2012-07-13T12:51:00Z">
              <w:r w:rsidRPr="00987F87">
                <w:rPr>
                  <w:rFonts w:ascii="Arial" w:eastAsia="SimSun" w:hAnsi="Arial" w:cs="Arial" w:hint="eastAsia"/>
                  <w:color w:val="FF0000"/>
                  <w:szCs w:val="21"/>
                </w:rPr>
                <w:t>当</w:t>
              </w:r>
              <w:r w:rsidRPr="00987F87">
                <w:rPr>
                  <w:rFonts w:ascii="Arial" w:hAnsi="Arial" w:cs="Arial"/>
                  <w:noProof/>
                  <w:color w:val="FF0000"/>
                  <w:kern w:val="0"/>
                  <w:szCs w:val="21"/>
                  <w:lang w:val="es-ES"/>
                </w:rPr>
                <w:t>B</w:t>
              </w:r>
              <w:r w:rsidRPr="00987F87">
                <w:rPr>
                  <w:rFonts w:ascii="Arial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o</w:t>
              </w:r>
            </w:ins>
            <w:ins w:id="3311" w:author="Gao, Guan-Wei (高貫偉 ITC)" w:date="2012-07-13T12:55:00Z">
              <w:r w:rsidR="006B3C83">
                <w:rPr>
                  <w:rFonts w:ascii="Arial" w:eastAsia="SimSun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m</w:t>
              </w:r>
              <w:r w:rsidR="006B3C83">
                <w:rPr>
                  <w:rFonts w:ascii="Arial" w:eastAsia="SimSun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的直接下阶</w:t>
              </w:r>
            </w:ins>
            <w:ins w:id="3312" w:author="Gao, Guan-Wei (高貫偉 ITC)" w:date="2012-07-13T12:51:00Z">
              <w:r w:rsidRPr="00987F87">
                <w:rPr>
                  <w:rFonts w:ascii="Arial" w:hAnsi="Arial" w:cs="Arial" w:hint="eastAsia"/>
                  <w:noProof/>
                  <w:color w:val="FF0000"/>
                  <w:kern w:val="0"/>
                  <w:szCs w:val="21"/>
                </w:rPr>
                <w:t>存在</w:t>
              </w:r>
              <w:r w:rsidRPr="00987F87">
                <w:rPr>
                  <w:rFonts w:ascii="Arial" w:hAnsi="Arial" w:cs="Arial" w:hint="eastAsia"/>
                  <w:noProof/>
                  <w:color w:val="FF0000"/>
                  <w:kern w:val="0"/>
                  <w:szCs w:val="21"/>
                </w:rPr>
                <w:t xml:space="preserve"> </w:t>
              </w:r>
              <w:r w:rsidRPr="00987F87">
                <w:rPr>
                  <w:rFonts w:ascii="Arial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BomNodeType=</w:t>
              </w:r>
              <w:r w:rsidRPr="00987F87">
                <w:rPr>
                  <w:rFonts w:ascii="Arial" w:hAnsi="Arial" w:cs="Arial"/>
                  <w:noProof/>
                  <w:color w:val="FF0000"/>
                  <w:kern w:val="0"/>
                  <w:szCs w:val="21"/>
                  <w:lang w:val="es-ES"/>
                </w:rPr>
                <w:t>’</w:t>
              </w:r>
              <w:r w:rsidRPr="00987F87">
                <w:rPr>
                  <w:rFonts w:ascii="Arial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AT</w:t>
              </w:r>
              <w:r w:rsidRPr="00987F87">
                <w:rPr>
                  <w:rFonts w:ascii="Arial" w:hAnsi="Arial" w:cs="Arial"/>
                  <w:noProof/>
                  <w:color w:val="FF0000"/>
                  <w:kern w:val="0"/>
                  <w:szCs w:val="21"/>
                  <w:lang w:val="es-ES"/>
                </w:rPr>
                <w:t>’</w:t>
              </w:r>
              <w:r w:rsidRPr="00987F87">
                <w:rPr>
                  <w:rFonts w:ascii="Arial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 xml:space="preserve">  and </w:t>
              </w:r>
              <w:r w:rsidRPr="00987F87">
                <w:rPr>
                  <w:rFonts w:ascii="Arial" w:eastAsia="SimSun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（</w:t>
              </w:r>
              <w:r w:rsidRPr="00987F87">
                <w:rPr>
                  <w:rFonts w:ascii="Arial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Descr=</w:t>
              </w:r>
              <w:r w:rsidRPr="00987F87">
                <w:rPr>
                  <w:rFonts w:ascii="Arial" w:hAnsi="Arial" w:cs="Arial"/>
                  <w:noProof/>
                  <w:color w:val="FF0000"/>
                  <w:kern w:val="0"/>
                  <w:szCs w:val="21"/>
                  <w:lang w:val="es-ES"/>
                </w:rPr>
                <w:t>’</w:t>
              </w:r>
              <w:r w:rsidRPr="00987F87">
                <w:rPr>
                  <w:rFonts w:ascii="Arial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ATSN</w:t>
              </w:r>
            </w:ins>
            <w:ins w:id="3313" w:author="Gao, Guan-Wei (高貫偉 ITC)" w:date="2012-07-13T12:53:00Z">
              <w:r w:rsidR="006B3C83">
                <w:rPr>
                  <w:rFonts w:ascii="Arial" w:eastAsia="SimSun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7</w:t>
              </w:r>
            </w:ins>
            <w:ins w:id="3314" w:author="Gao, Guan-Wei (高貫偉 ITC)" w:date="2012-07-13T12:51:00Z">
              <w:r w:rsidRPr="00987F87">
                <w:rPr>
                  <w:rFonts w:ascii="Arial" w:hAnsi="Arial" w:cs="Arial"/>
                  <w:noProof/>
                  <w:color w:val="FF0000"/>
                  <w:kern w:val="0"/>
                  <w:szCs w:val="21"/>
                  <w:lang w:val="es-ES"/>
                </w:rPr>
                <w:t>’</w:t>
              </w:r>
              <w:r w:rsidRPr="00987F87">
                <w:rPr>
                  <w:rFonts w:ascii="Arial" w:eastAsia="SimSun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）时</w:t>
              </w:r>
            </w:ins>
            <w:ins w:id="3315" w:author="Gao, Guan-Wei (高貫偉 ITC)" w:date="2012-07-13T12:55:00Z">
              <w:r w:rsidR="006B3C83">
                <w:rPr>
                  <w:rFonts w:ascii="Arial" w:eastAsia="SimSun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，才需</w:t>
              </w:r>
              <w:r w:rsidR="006B3C83">
                <w:rPr>
                  <w:rFonts w:ascii="Arial" w:eastAsia="SimSun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Generate AST Tag</w:t>
              </w:r>
            </w:ins>
          </w:p>
          <w:p w:rsidR="009F0EDB" w:rsidRPr="006B4FB7" w:rsidRDefault="009F0EDB" w:rsidP="009F0EDB">
            <w:pPr>
              <w:jc w:val="left"/>
              <w:rPr>
                <w:ins w:id="3316" w:author="Gao, Guan-Wei (高貫偉 ITC)" w:date="2012-07-13T12:51:00Z"/>
                <w:rFonts w:ascii="Arial" w:eastAsia="SimSun" w:hAnsi="Arial" w:cs="Arial"/>
                <w:noProof/>
                <w:kern w:val="0"/>
                <w:szCs w:val="21"/>
              </w:rPr>
            </w:pPr>
            <w:ins w:id="3317" w:author="Gao, Guan-Wei (高貫偉 ITC)" w:date="2012-07-13T12:51:00Z">
              <w:r>
                <w:rPr>
                  <w:rFonts w:ascii="Arial" w:eastAsia="SimSun" w:hAnsi="Arial" w:cs="Arial"/>
                  <w:color w:val="FF0000"/>
                  <w:szCs w:val="21"/>
                </w:rPr>
                <w:t>I</w:t>
              </w:r>
              <w:r>
                <w:rPr>
                  <w:rFonts w:ascii="Arial" w:eastAsia="SimSun" w:hAnsi="Arial" w:cs="Arial" w:hint="eastAsia"/>
                  <w:color w:val="FF0000"/>
                  <w:szCs w:val="21"/>
                </w:rPr>
                <w:t>f exists(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ID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ModelBOM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 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Material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''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lastRenderedPageBreak/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Component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BomNodeType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'AT'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Descr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6B3C83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'ATSN</w:t>
              </w:r>
            </w:ins>
            <w:ins w:id="3318" w:author="Gao, Guan-Wei (高貫偉 ITC)" w:date="2012-07-13T12:54:00Z">
              <w:r w:rsidR="006B3C83"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0"/>
                  <w:szCs w:val="20"/>
                </w:rPr>
                <w:t>7</w:t>
              </w:r>
            </w:ins>
            <w:ins w:id="3319" w:author="Gao, Guan-Wei (高貫偉 ITC)" w:date="2012-07-13T12:51:00Z"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</w:t>
              </w:r>
              <w:r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</w:rPr>
                <w:t>）</w:t>
              </w:r>
              <w:r>
                <w:rPr>
                  <w:rFonts w:ascii="Courier New" w:eastAsia="SimSun" w:hAnsi="Courier New" w:cs="Courier New" w:hint="eastAsia"/>
                  <w:noProof/>
                  <w:kern w:val="0"/>
                  <w:sz w:val="20"/>
                  <w:szCs w:val="20"/>
                </w:rPr>
                <w:t>)</w:t>
              </w:r>
            </w:ins>
          </w:p>
          <w:p w:rsidR="00CE4D8B" w:rsidRDefault="00CE4D8B" w:rsidP="009F0EDB">
            <w:pPr>
              <w:jc w:val="left"/>
              <w:rPr>
                <w:ins w:id="3320" w:author="Gao, Guan-Wei (高貫偉 ITC)" w:date="2012-07-18T14:12:00Z"/>
                <w:rFonts w:ascii="Arial" w:eastAsia="SimSun" w:hAnsi="Arial" w:cs="Arial"/>
                <w:noProof/>
                <w:kern w:val="0"/>
                <w:szCs w:val="21"/>
              </w:rPr>
            </w:pPr>
            <w:ins w:id="3321" w:author="Gao, Guan-Wei (高貫偉 ITC)" w:date="2012-07-18T14:12:00Z">
              <w:r>
                <w:rPr>
                  <w:rFonts w:ascii="Arial" w:eastAsia="SimSun" w:hAnsi="Arial" w:cs="Arial" w:hint="eastAsia"/>
                  <w:noProof/>
                  <w:kern w:val="0"/>
                  <w:szCs w:val="21"/>
                </w:rPr>
                <w:t>当</w:t>
              </w:r>
              <w:r>
                <w:rPr>
                  <w:rFonts w:ascii="Arial" w:eastAsia="SimSun" w:hAnsi="Arial" w:cs="Arial" w:hint="eastAsia"/>
                  <w:noProof/>
                  <w:kern w:val="0"/>
                  <w:szCs w:val="21"/>
                </w:rPr>
                <w:t>Product_Part</w:t>
              </w:r>
              <w:r>
                <w:rPr>
                  <w:rFonts w:ascii="Arial" w:eastAsia="SimSun" w:hAnsi="Arial" w:cs="Arial" w:hint="eastAsia"/>
                  <w:noProof/>
                  <w:kern w:val="0"/>
                  <w:szCs w:val="21"/>
                </w:rPr>
                <w:t>存在（</w:t>
              </w:r>
              <w:r>
                <w:rPr>
                  <w:rFonts w:ascii="Arial" w:eastAsia="SimSun" w:hAnsi="Arial" w:cs="Arial" w:hint="eastAsia"/>
                  <w:noProof/>
                  <w:kern w:val="0"/>
                  <w:szCs w:val="21"/>
                </w:rPr>
                <w:t>Product_Part.PartType</w:t>
              </w:r>
            </w:ins>
            <w:ins w:id="3322" w:author="Gao, Guan-Wei (高貫偉 ITC)" w:date="2012-07-18T14:13:00Z">
              <w:r>
                <w:rPr>
                  <w:rFonts w:ascii="Arial" w:eastAsia="SimSun" w:hAnsi="Arial" w:cs="Arial" w:hint="eastAsia"/>
                  <w:noProof/>
                  <w:kern w:val="0"/>
                  <w:szCs w:val="21"/>
                </w:rPr>
                <w:t>=</w:t>
              </w:r>
              <w:r>
                <w:rPr>
                  <w:rFonts w:ascii="Arial" w:eastAsia="SimSun" w:hAnsi="Arial" w:cs="Arial"/>
                  <w:noProof/>
                  <w:kern w:val="0"/>
                  <w:szCs w:val="21"/>
                </w:rPr>
                <w:t>’</w:t>
              </w:r>
              <w:r>
                <w:rPr>
                  <w:rFonts w:ascii="Arial" w:eastAsia="SimSun" w:hAnsi="Arial" w:cs="Arial" w:hint="eastAsia"/>
                  <w:noProof/>
                  <w:kern w:val="0"/>
                  <w:szCs w:val="21"/>
                </w:rPr>
                <w:t>ATSN7</w:t>
              </w:r>
              <w:r>
                <w:rPr>
                  <w:rFonts w:ascii="Arial" w:eastAsia="SimSun" w:hAnsi="Arial" w:cs="Arial"/>
                  <w:noProof/>
                  <w:kern w:val="0"/>
                  <w:szCs w:val="21"/>
                </w:rPr>
                <w:t>’</w:t>
              </w:r>
              <w:r>
                <w:rPr>
                  <w:rFonts w:ascii="Arial" w:eastAsia="SimSun" w:hAnsi="Arial" w:cs="Arial" w:hint="eastAsia"/>
                  <w:noProof/>
                  <w:kern w:val="0"/>
                  <w:szCs w:val="21"/>
                </w:rPr>
                <w:t xml:space="preserve">  and </w:t>
              </w:r>
            </w:ins>
            <w:ins w:id="3323" w:author="Gao, Guan-Wei (高貫偉 ITC)" w:date="2012-07-18T14:14:00Z">
              <w:r>
                <w:rPr>
                  <w:rFonts w:ascii="Arial" w:eastAsia="SimSun" w:hAnsi="Arial" w:cs="Arial" w:hint="eastAsia"/>
                  <w:noProof/>
                  <w:kern w:val="0"/>
                  <w:szCs w:val="21"/>
                </w:rPr>
                <w:t>ProductID=@ProductID</w:t>
              </w:r>
            </w:ins>
            <w:ins w:id="3324" w:author="Gao, Guan-Wei (高貫偉 ITC)" w:date="2012-07-18T14:12:00Z">
              <w:r>
                <w:rPr>
                  <w:rFonts w:ascii="Arial" w:eastAsia="SimSun" w:hAnsi="Arial" w:cs="Arial" w:hint="eastAsia"/>
                  <w:noProof/>
                  <w:kern w:val="0"/>
                  <w:szCs w:val="21"/>
                </w:rPr>
                <w:t>）</w:t>
              </w:r>
            </w:ins>
            <w:ins w:id="3325" w:author="Gao, Guan-Wei (高貫偉 ITC)" w:date="2012-07-18T14:14:00Z">
              <w:r>
                <w:rPr>
                  <w:rFonts w:ascii="Arial" w:eastAsia="SimSun" w:hAnsi="Arial" w:cs="Arial" w:hint="eastAsia"/>
                  <w:noProof/>
                  <w:kern w:val="0"/>
                  <w:szCs w:val="21"/>
                </w:rPr>
                <w:t>，则不重新产生</w:t>
              </w:r>
            </w:ins>
          </w:p>
          <w:p w:rsidR="009F0EDB" w:rsidRDefault="009F0EDB" w:rsidP="009F0EDB">
            <w:pPr>
              <w:jc w:val="left"/>
              <w:rPr>
                <w:ins w:id="3326" w:author="Gao, Guan-Wei (高貫偉 ITC)" w:date="2012-07-13T12:51:00Z"/>
                <w:rFonts w:ascii="Arial" w:hAnsi="Arial" w:cs="Arial"/>
                <w:noProof/>
                <w:kern w:val="0"/>
                <w:szCs w:val="21"/>
                <w:lang w:val="es-ES"/>
              </w:rPr>
            </w:pPr>
            <w:ins w:id="3327" w:author="Gao, Guan-Wei (高貫偉 ITC)" w:date="2012-07-13T12:51:00Z"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判断是否为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CDSI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机器</w:t>
              </w:r>
              <w:bookmarkStart w:id="3328" w:name="_Toc310412635"/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(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参考</w:t>
              </w:r>
              <w:r w:rsidRPr="00416A38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CI-MES12-SPEC-000-UC Common Rule.docx</w:t>
              </w:r>
            </w:ins>
          </w:p>
          <w:p w:rsidR="009F0EDB" w:rsidRPr="0053296B" w:rsidRDefault="009F0EDB" w:rsidP="009F0EDB">
            <w:pPr>
              <w:jc w:val="left"/>
              <w:rPr>
                <w:ins w:id="3329" w:author="Gao, Guan-Wei (高貫偉 ITC)" w:date="2012-07-13T12:51:00Z"/>
                <w:rFonts w:ascii="Times New Roman" w:eastAsia="SimHei" w:hAnsi="Times New Roman"/>
                <w:b/>
                <w:sz w:val="18"/>
                <w:lang w:val="es-ES"/>
                <w:rPrChange w:id="3330" w:author="IEC960923" w:date="2013-04-30T14:16:00Z">
                  <w:rPr>
                    <w:ins w:id="3331" w:author="Gao, Guan-Wei (高貫偉 ITC)" w:date="2012-07-13T12:51:00Z"/>
                    <w:rFonts w:ascii="Times New Roman" w:eastAsia="SimHei" w:hAnsi="Times New Roman"/>
                    <w:b/>
                    <w:sz w:val="18"/>
                  </w:rPr>
                </w:rPrChange>
              </w:rPr>
            </w:pPr>
            <w:ins w:id="3332" w:author="Gao, Guan-Wei (高貫偉 ITC)" w:date="2012-07-13T12:51:00Z">
              <w:r w:rsidRPr="0053296B">
                <w:rPr>
                  <w:rFonts w:ascii="Times New Roman" w:eastAsia="SimHei" w:hAnsi="Times New Roman"/>
                  <w:b/>
                  <w:sz w:val="18"/>
                  <w:lang w:val="es-ES"/>
                  <w:rPrChange w:id="3333" w:author="IEC960923" w:date="2013-04-30T14:16:00Z">
                    <w:rPr>
                      <w:rFonts w:ascii="Times New Roman" w:eastAsia="SimHei" w:hAnsi="Times New Roman"/>
                      <w:b/>
                      <w:sz w:val="18"/>
                    </w:rPr>
                  </w:rPrChange>
                </w:rPr>
                <w:t>2.10</w:t>
              </w:r>
              <w:r w:rsidRPr="00893742">
                <w:rPr>
                  <w:rFonts w:ascii="Times New Roman" w:eastAsia="SimHei" w:hAnsi="Times New Roman" w:hint="eastAsia"/>
                  <w:b/>
                  <w:sz w:val="18"/>
                </w:rPr>
                <w:t>判断一个机器是否是</w:t>
              </w:r>
              <w:r w:rsidRPr="0053296B">
                <w:rPr>
                  <w:rFonts w:ascii="Times New Roman" w:eastAsia="SimHei" w:hAnsi="Times New Roman"/>
                  <w:b/>
                  <w:sz w:val="18"/>
                  <w:lang w:val="es-ES"/>
                  <w:rPrChange w:id="3334" w:author="IEC960923" w:date="2013-04-30T14:16:00Z">
                    <w:rPr>
                      <w:rFonts w:ascii="Times New Roman" w:eastAsia="SimHei" w:hAnsi="Times New Roman"/>
                      <w:b/>
                      <w:sz w:val="18"/>
                    </w:rPr>
                  </w:rPrChange>
                </w:rPr>
                <w:t>CDSI</w:t>
              </w:r>
              <w:r w:rsidRPr="00893742">
                <w:rPr>
                  <w:rFonts w:ascii="Times New Roman" w:eastAsia="SimHei" w:hAnsi="Times New Roman" w:hint="eastAsia"/>
                  <w:b/>
                  <w:sz w:val="18"/>
                </w:rPr>
                <w:t>机器</w:t>
              </w:r>
              <w:r w:rsidRPr="0053296B">
                <w:rPr>
                  <w:rFonts w:ascii="Times New Roman" w:eastAsia="SimHei" w:hAnsi="Times New Roman" w:hint="eastAsia"/>
                  <w:b/>
                  <w:sz w:val="18"/>
                  <w:lang w:val="es-ES"/>
                  <w:rPrChange w:id="3335" w:author="IEC960923" w:date="2013-04-30T14:16:00Z">
                    <w:rPr>
                      <w:rFonts w:ascii="Times New Roman" w:eastAsia="SimHei" w:hAnsi="Times New Roman" w:hint="eastAsia"/>
                      <w:b/>
                      <w:sz w:val="18"/>
                    </w:rPr>
                  </w:rPrChange>
                </w:rPr>
                <w:t>（</w:t>
              </w:r>
              <w:r w:rsidRPr="0053296B">
                <w:rPr>
                  <w:rFonts w:ascii="Times New Roman" w:eastAsia="SimHei" w:hAnsi="Times New Roman"/>
                  <w:b/>
                  <w:sz w:val="18"/>
                  <w:lang w:val="es-ES"/>
                  <w:rPrChange w:id="3336" w:author="IEC960923" w:date="2013-04-30T14:16:00Z">
                    <w:rPr>
                      <w:rFonts w:ascii="Times New Roman" w:eastAsia="SimHei" w:hAnsi="Times New Roman"/>
                      <w:b/>
                      <w:sz w:val="18"/>
                    </w:rPr>
                  </w:rPrChange>
                </w:rPr>
                <w:t>Shell</w:t>
              </w:r>
              <w:r w:rsidRPr="0053296B">
                <w:rPr>
                  <w:rFonts w:ascii="Times New Roman" w:eastAsia="SimHei" w:hAnsi="Times New Roman" w:hint="eastAsia"/>
                  <w:b/>
                  <w:sz w:val="18"/>
                  <w:lang w:val="es-ES"/>
                  <w:rPrChange w:id="3337" w:author="IEC960923" w:date="2013-04-30T14:16:00Z">
                    <w:rPr>
                      <w:rFonts w:ascii="Times New Roman" w:eastAsia="SimHei" w:hAnsi="Times New Roman" w:hint="eastAsia"/>
                      <w:b/>
                      <w:sz w:val="18"/>
                    </w:rPr>
                  </w:rPrChange>
                </w:rPr>
                <w:t>）</w:t>
              </w:r>
              <w:r w:rsidRPr="0053296B">
                <w:rPr>
                  <w:rFonts w:ascii="Times New Roman" w:eastAsia="SimHei" w:hAnsi="Times New Roman"/>
                  <w:b/>
                  <w:sz w:val="18"/>
                  <w:lang w:val="es-ES"/>
                  <w:rPrChange w:id="3338" w:author="IEC960923" w:date="2013-04-30T14:16:00Z">
                    <w:rPr>
                      <w:rFonts w:ascii="Times New Roman" w:eastAsia="SimHei" w:hAnsi="Times New Roman"/>
                      <w:b/>
                      <w:sz w:val="18"/>
                    </w:rPr>
                  </w:rPrChange>
                </w:rPr>
                <w:t>,</w:t>
              </w:r>
              <w:r w:rsidRPr="00893742">
                <w:rPr>
                  <w:rFonts w:ascii="Times New Roman" w:eastAsia="SimHei" w:hAnsi="Times New Roman" w:hint="eastAsia"/>
                  <w:b/>
                  <w:sz w:val="18"/>
                </w:rPr>
                <w:t>加密机型</w:t>
              </w:r>
              <w:bookmarkEnd w:id="3328"/>
              <w:r w:rsidRPr="0053296B">
                <w:rPr>
                  <w:rFonts w:ascii="Times New Roman" w:eastAsia="SimHei" w:hAnsi="Times New Roman"/>
                  <w:b/>
                  <w:sz w:val="18"/>
                  <w:lang w:val="es-ES"/>
                  <w:rPrChange w:id="3339" w:author="IEC960923" w:date="2013-04-30T14:16:00Z">
                    <w:rPr>
                      <w:rFonts w:ascii="Times New Roman" w:eastAsia="SimHei" w:hAnsi="Times New Roman"/>
                      <w:b/>
                      <w:sz w:val="18"/>
                    </w:rPr>
                  </w:rPrChange>
                </w:rPr>
                <w:t>)</w:t>
              </w:r>
            </w:ins>
          </w:p>
          <w:p w:rsidR="009F0EDB" w:rsidRPr="0053296B" w:rsidRDefault="009F0EDB" w:rsidP="009F0EDB">
            <w:pPr>
              <w:pStyle w:val="ab"/>
              <w:numPr>
                <w:ilvl w:val="0"/>
                <w:numId w:val="52"/>
              </w:numPr>
              <w:ind w:firstLineChars="0"/>
              <w:rPr>
                <w:ins w:id="3340" w:author="Gao, Guan-Wei (高貫偉 ITC)" w:date="2012-07-13T12:51:00Z"/>
                <w:rFonts w:ascii="Arial" w:eastAsia="SimSun" w:hAnsi="Arial"/>
                <w:sz w:val="22"/>
                <w:lang w:val="es-ES"/>
                <w:rPrChange w:id="3341" w:author="IEC960923" w:date="2013-04-30T14:16:00Z">
                  <w:rPr>
                    <w:ins w:id="3342" w:author="Gao, Guan-Wei (高貫偉 ITC)" w:date="2012-07-13T12:51:00Z"/>
                    <w:rFonts w:ascii="Arial" w:eastAsia="SimSun" w:hAnsi="Arial"/>
                    <w:sz w:val="22"/>
                  </w:rPr>
                </w:rPrChange>
              </w:rPr>
            </w:pPr>
            <w:ins w:id="3343" w:author="Gao, Guan-Wei (高貫偉 ITC)" w:date="2012-07-13T12:51:00Z">
              <w:r w:rsidRPr="00893742">
                <w:rPr>
                  <w:rFonts w:ascii="Arial" w:eastAsia="SimSun" w:hAnsi="Arial" w:hint="eastAsia"/>
                  <w:sz w:val="22"/>
                </w:rPr>
                <w:t>如果是</w:t>
              </w:r>
              <w:r w:rsidRPr="0053296B">
                <w:rPr>
                  <w:rFonts w:ascii="Arial" w:eastAsia="SimSun" w:hAnsi="Arial"/>
                  <w:sz w:val="22"/>
                  <w:lang w:val="es-ES"/>
                  <w:rPrChange w:id="3344" w:author="IEC960923" w:date="2013-04-30T14:16:00Z">
                    <w:rPr>
                      <w:rFonts w:ascii="Arial" w:eastAsia="SimSun" w:hAnsi="Arial"/>
                      <w:sz w:val="22"/>
                    </w:rPr>
                  </w:rPrChange>
                </w:rPr>
                <w:t>,</w:t>
              </w:r>
              <w:r w:rsidRPr="00893742">
                <w:rPr>
                  <w:rFonts w:ascii="Arial" w:eastAsia="SimSun" w:hAnsi="Arial" w:hint="eastAsia"/>
                  <w:sz w:val="22"/>
                </w:rPr>
                <w:t>则从</w:t>
              </w:r>
              <w:r w:rsidRPr="0053296B">
                <w:rPr>
                  <w:rFonts w:ascii="Arial" w:eastAsia="SimSun" w:hAnsi="Arial"/>
                  <w:sz w:val="22"/>
                  <w:lang w:val="es-ES"/>
                  <w:rPrChange w:id="3345" w:author="IEC960923" w:date="2013-04-30T14:16:00Z">
                    <w:rPr>
                      <w:rFonts w:ascii="Arial" w:eastAsia="SimSun" w:hAnsi="Arial"/>
                      <w:sz w:val="22"/>
                    </w:rPr>
                  </w:rPrChange>
                </w:rPr>
                <w:t>CDSIAST</w:t>
              </w:r>
              <w:r w:rsidRPr="00893742">
                <w:rPr>
                  <w:rFonts w:ascii="Arial" w:eastAsia="SimSun" w:hAnsi="Arial" w:hint="eastAsia"/>
                  <w:sz w:val="22"/>
                </w:rPr>
                <w:t>表中根据</w:t>
              </w:r>
              <w:r w:rsidRPr="0053296B">
                <w:rPr>
                  <w:rFonts w:ascii="Arial" w:eastAsia="SimSun" w:hAnsi="Arial"/>
                  <w:sz w:val="22"/>
                  <w:lang w:val="es-ES"/>
                  <w:rPrChange w:id="3346" w:author="IEC960923" w:date="2013-04-30T14:16:00Z">
                    <w:rPr>
                      <w:rFonts w:ascii="Arial" w:eastAsia="SimSun" w:hAnsi="Arial"/>
                      <w:sz w:val="22"/>
                    </w:rPr>
                  </w:rPrChange>
                </w:rPr>
                <w:t>ProdID</w:t>
              </w:r>
              <w:r w:rsidRPr="00893742">
                <w:rPr>
                  <w:rFonts w:ascii="Arial" w:eastAsia="SimSun" w:hAnsi="Arial" w:hint="eastAsia"/>
                  <w:sz w:val="22"/>
                </w:rPr>
                <w:t>取得资产标签</w:t>
              </w:r>
              <w:r w:rsidRPr="0053296B">
                <w:rPr>
                  <w:rFonts w:ascii="Arial" w:eastAsia="SimSun" w:hAnsi="Arial" w:hint="eastAsia"/>
                  <w:sz w:val="22"/>
                  <w:lang w:val="es-ES"/>
                  <w:rPrChange w:id="3347" w:author="IEC960923" w:date="2013-04-30T14:16:00Z">
                    <w:rPr>
                      <w:rFonts w:ascii="Arial" w:eastAsia="SimSun" w:hAnsi="Arial" w:hint="eastAsia"/>
                      <w:sz w:val="22"/>
                    </w:rPr>
                  </w:rPrChange>
                </w:rPr>
                <w:t>，</w:t>
              </w:r>
              <w:r w:rsidRPr="00893742">
                <w:rPr>
                  <w:rFonts w:ascii="Arial" w:eastAsia="SimSun" w:hAnsi="Arial" w:hint="eastAsia"/>
                  <w:sz w:val="22"/>
                </w:rPr>
                <w:t>进行结合</w:t>
              </w:r>
              <w:r w:rsidRPr="0053296B">
                <w:rPr>
                  <w:rFonts w:ascii="Arial" w:eastAsia="SimSun" w:hAnsi="Arial" w:hint="eastAsia"/>
                  <w:sz w:val="22"/>
                  <w:lang w:val="es-ES"/>
                  <w:rPrChange w:id="3348" w:author="IEC960923" w:date="2013-04-30T14:16:00Z">
                    <w:rPr>
                      <w:rFonts w:ascii="Arial" w:eastAsia="SimSun" w:hAnsi="Arial" w:hint="eastAsia"/>
                      <w:sz w:val="22"/>
                    </w:rPr>
                  </w:rPrChange>
                </w:rPr>
                <w:t>，</w:t>
              </w:r>
              <w:r w:rsidRPr="00893742">
                <w:rPr>
                  <w:rFonts w:ascii="Arial" w:eastAsia="SimSun" w:hAnsi="Arial" w:hint="eastAsia"/>
                  <w:sz w:val="22"/>
                </w:rPr>
                <w:t>并打印</w:t>
              </w:r>
            </w:ins>
          </w:p>
          <w:p w:rsidR="009F0EDB" w:rsidRDefault="009F0EDB" w:rsidP="009F0EDB">
            <w:pPr>
              <w:ind w:firstLineChars="150" w:firstLine="300"/>
              <w:rPr>
                <w:ins w:id="3349" w:author="Gao, Guan-Wei (高貫偉 ITC)" w:date="2012-07-13T12:5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3350" w:author="Gao, Guan-Wei (高貫偉 ITC)" w:date="2012-07-13T12:51:00Z">
              <w:r w:rsidRPr="005329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  <w:lang w:val="es-ES"/>
                  <w:rPrChange w:id="3351" w:author="IEC960923" w:date="2013-04-30T14:16:00Z">
                    <w:rPr>
                      <w:rFonts w:ascii="Courier New" w:hAnsi="Courier New" w:cs="Courier New"/>
                      <w:noProof/>
                      <w:kern w:val="0"/>
                      <w:sz w:val="20"/>
                      <w:szCs w:val="20"/>
                    </w:rPr>
                  </w:rPrChange>
                </w:rPr>
                <w:tab/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</w:t>
              </w:r>
              <w:r w:rsidRPr="00F306CC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astsn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2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Sno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CDSIAST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Tp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'ASSET_TAG2'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SnoId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@prdId</w:t>
              </w:r>
            </w:ins>
          </w:p>
          <w:p w:rsidR="009F0EDB" w:rsidRDefault="009F0EDB" w:rsidP="009F0EDB">
            <w:pPr>
              <w:ind w:firstLineChars="150" w:firstLine="300"/>
              <w:rPr>
                <w:ins w:id="3352" w:author="Gao, Guan-Wei (高貫偉 ITC)" w:date="2012-07-13T12:5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3353" w:author="Gao, Guan-Wei (高貫偉 ITC)" w:date="2012-07-13T12:51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</w:t>
              </w:r>
              <w:r w:rsidRPr="00F306CC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astsn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1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Sno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CDSIAST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Tp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'ASSET_TAG'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SnoId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@prdId</w:t>
              </w:r>
            </w:ins>
          </w:p>
          <w:p w:rsidR="009F0EDB" w:rsidRDefault="009F0EDB" w:rsidP="009F0EDB">
            <w:pPr>
              <w:ind w:firstLineChars="150" w:firstLine="300"/>
              <w:rPr>
                <w:ins w:id="3354" w:author="Gao, Guan-Wei (高貫偉 ITC)" w:date="2012-07-13T12:5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3355" w:author="Gao, Guan-Wei (高貫偉 ITC)" w:date="2012-07-13T12:51:00Z"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@ast2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和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@ast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1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都为空，则提示错误，“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CDSI Order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，请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IE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维护数据”</w:t>
              </w:r>
            </w:ins>
          </w:p>
          <w:p w:rsidR="009F0EDB" w:rsidRDefault="009F0EDB" w:rsidP="009F0EDB">
            <w:pPr>
              <w:ind w:firstLineChars="150" w:firstLine="300"/>
              <w:rPr>
                <w:ins w:id="3356" w:author="Gao, Guan-Wei (高貫偉 ITC)" w:date="2012-07-13T12:5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3357" w:author="Gao, Guan-Wei (高貫偉 ITC)" w:date="2012-07-13T12:51:00Z"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不为空则存入</w:t>
              </w:r>
            </w:ins>
          </w:p>
          <w:p w:rsidR="009F0EDB" w:rsidRDefault="009F0EDB" w:rsidP="009F0EDB">
            <w:pPr>
              <w:rPr>
                <w:ins w:id="3358" w:author="Gao, Guan-Wei (高貫偉 ITC)" w:date="2012-07-13T12:51:00Z"/>
                <w:rFonts w:ascii="Arial" w:hAnsi="Arial" w:cs="Arial"/>
                <w:noProof/>
                <w:kern w:val="0"/>
                <w:szCs w:val="21"/>
                <w:lang w:val="es-ES"/>
              </w:rPr>
            </w:pPr>
            <w:ins w:id="3359" w:author="Gao, Guan-Wei (高貫偉 ITC)" w:date="2012-07-13T12:51:00Z"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保存</w:t>
              </w:r>
              <w:r w:rsidRPr="00F306CC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product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和</w:t>
              </w:r>
              <w:r w:rsidRPr="00F306CC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Asset SN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的绑定关系</w:t>
              </w:r>
              <w:r w:rsidRPr="00F306CC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 xml:space="preserve">-- 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Insert Product_Part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 xml:space="preserve"> 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values(@prdid,@partpn,</w:t>
              </w:r>
              <w:r w:rsidRPr="004D18D9">
                <w:rPr>
                  <w:rFonts w:ascii="Arial" w:hAnsi="Arial" w:cs="Arial"/>
                  <w:b/>
                  <w:noProof/>
                  <w:color w:val="FF0000"/>
                  <w:kern w:val="0"/>
                  <w:szCs w:val="21"/>
                  <w:lang w:val="es-ES"/>
                </w:rPr>
                <w:t>@ATSN,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 xml:space="preserve"> ’’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 xml:space="preserve"> ’’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,@astsn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1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4D18D9">
                <w:rPr>
                  <w:rFonts w:ascii="Arial" w:hAnsi="Arial" w:cs="Arial"/>
                  <w:b/>
                  <w:noProof/>
                  <w:color w:val="FF0000"/>
                  <w:kern w:val="0"/>
                  <w:szCs w:val="21"/>
                  <w:lang w:val="es-ES"/>
                </w:rPr>
                <w:t>AT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,@user,getdate(),getdate()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，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AT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)</w:t>
              </w:r>
            </w:ins>
          </w:p>
          <w:p w:rsidR="009F0EDB" w:rsidRPr="00CA6295" w:rsidRDefault="009F0EDB" w:rsidP="009F0EDB">
            <w:pPr>
              <w:rPr>
                <w:ins w:id="3360" w:author="Gao, Guan-Wei (高貫偉 ITC)" w:date="2012-07-13T12:51:00Z"/>
                <w:rFonts w:ascii="Times New Roman" w:eastAsia="SimHei" w:hAnsi="Times New Roman"/>
                <w:b/>
                <w:sz w:val="18"/>
                <w:lang w:val="es-ES"/>
              </w:rPr>
            </w:pPr>
            <w:ins w:id="3361" w:author="Gao, Guan-Wei (高貫偉 ITC)" w:date="2012-07-13T12:51:00Z"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Insert Product_Part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 xml:space="preserve"> 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values(@prdid,@partpn,</w:t>
              </w:r>
              <w:r w:rsidRPr="00B32143">
                <w:rPr>
                  <w:rFonts w:ascii="Arial" w:hAnsi="Arial" w:cs="Arial" w:hint="eastAsia"/>
                  <w:b/>
                  <w:noProof/>
                  <w:color w:val="FF0000"/>
                  <w:kern w:val="0"/>
                  <w:szCs w:val="21"/>
                  <w:lang w:val="es-ES"/>
                </w:rPr>
                <w:t xml:space="preserve"> @ATSN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 xml:space="preserve"> ’’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 xml:space="preserve"> ’’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,@astsn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2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4D18D9">
                <w:rPr>
                  <w:rFonts w:ascii="Arial" w:hAnsi="Arial" w:cs="Arial"/>
                  <w:b/>
                  <w:noProof/>
                  <w:color w:val="FF0000"/>
                  <w:kern w:val="0"/>
                  <w:szCs w:val="21"/>
                  <w:lang w:val="es-ES"/>
                </w:rPr>
                <w:t>AT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,@user,getdate(),getdate()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，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AT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)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注：</w:t>
              </w:r>
              <w:r w:rsidRPr="00F306CC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@</w:t>
              </w:r>
              <w:r w:rsidRPr="00891244">
                <w:rPr>
                  <w:rFonts w:ascii="Arial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partpn</w:t>
              </w:r>
              <w:r w:rsidRPr="00CA6295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 xml:space="preserve"> 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为</w:t>
              </w:r>
              <w:r w:rsidRPr="00CA6295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PartNo in (bom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中</w:t>
              </w:r>
              <w:r w:rsidRPr="00CA6295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BomNodeType=</w:t>
              </w:r>
              <w:r w:rsidRPr="00CA6295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CA6295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AT</w:t>
              </w:r>
              <w:r w:rsidRPr="00CA6295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CA6295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 xml:space="preserve">  Descr=</w:t>
              </w:r>
              <w:r w:rsidRPr="00B32143">
                <w:rPr>
                  <w:rFonts w:ascii="Arial" w:hAnsi="Arial" w:cs="Arial" w:hint="eastAsia"/>
                  <w:b/>
                  <w:noProof/>
                  <w:color w:val="FF0000"/>
                  <w:kern w:val="0"/>
                  <w:szCs w:val="21"/>
                  <w:lang w:val="es-ES"/>
                </w:rPr>
                <w:t>@ATSN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对应的</w:t>
              </w:r>
              <w:r w:rsidRPr="00CA6295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Pn)</w:t>
              </w:r>
            </w:ins>
          </w:p>
          <w:p w:rsidR="009F0EDB" w:rsidRPr="006B3C83" w:rsidRDefault="009F0EDB" w:rsidP="009F0EDB">
            <w:pPr>
              <w:rPr>
                <w:ins w:id="3362" w:author="Gao, Guan-Wei (高貫偉 ITC)" w:date="2012-07-13T12:51:00Z"/>
                <w:rFonts w:ascii="Arial" w:eastAsia="SimSun" w:hAnsi="Arial" w:cs="Arial"/>
                <w:noProof/>
                <w:kern w:val="0"/>
                <w:szCs w:val="21"/>
                <w:lang w:val="es-ES"/>
                <w:rPrChange w:id="3363" w:author="Gao, Guan-Wei (高貫偉 ITC)" w:date="2012-07-13T12:54:00Z">
                  <w:rPr>
                    <w:ins w:id="3364" w:author="Gao, Guan-Wei (高貫偉 ITC)" w:date="2012-07-13T12:51:00Z"/>
                    <w:rFonts w:ascii="Arial" w:hAnsi="Arial" w:cs="Arial"/>
                    <w:noProof/>
                    <w:kern w:val="0"/>
                    <w:szCs w:val="21"/>
                    <w:lang w:val="es-ES"/>
                  </w:rPr>
                </w:rPrChange>
              </w:rPr>
            </w:pPr>
          </w:p>
          <w:p w:rsidR="009F0EDB" w:rsidRPr="0053296B" w:rsidRDefault="009F0EDB" w:rsidP="009F0EDB">
            <w:pPr>
              <w:pStyle w:val="ab"/>
              <w:numPr>
                <w:ilvl w:val="0"/>
                <w:numId w:val="52"/>
              </w:numPr>
              <w:ind w:firstLineChars="0"/>
              <w:rPr>
                <w:ins w:id="3365" w:author="Gao, Guan-Wei (高貫偉 ITC)" w:date="2012-07-13T12:51:00Z"/>
                <w:rFonts w:ascii="Arial" w:hAnsi="Arial" w:cs="Arial"/>
                <w:noProof/>
                <w:kern w:val="0"/>
                <w:szCs w:val="21"/>
                <w:lang w:val="es-ES"/>
                <w:rPrChange w:id="3366" w:author="IEC960923" w:date="2013-04-30T14:16:00Z">
                  <w:rPr>
                    <w:ins w:id="3367" w:author="Gao, Guan-Wei (高貫偉 ITC)" w:date="2012-07-13T12:51:00Z"/>
                    <w:rFonts w:ascii="Arial" w:hAnsi="Arial" w:cs="Arial"/>
                    <w:noProof/>
                    <w:kern w:val="0"/>
                    <w:szCs w:val="21"/>
                  </w:rPr>
                </w:rPrChange>
              </w:rPr>
            </w:pPr>
            <w:ins w:id="3368" w:author="Gao, Guan-Wei (高貫偉 ITC)" w:date="2012-07-13T12:51:00Z">
              <w:r w:rsidRPr="00D47488">
                <w:rPr>
                  <w:rFonts w:ascii="Arial" w:hAnsi="Arial" w:cs="Arial" w:hint="eastAsia"/>
                  <w:noProof/>
                  <w:kern w:val="0"/>
                  <w:szCs w:val="21"/>
                </w:rPr>
                <w:t>如果不是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369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 xml:space="preserve"> IE</w:t>
              </w:r>
              <w:r w:rsidRPr="00D47488">
                <w:rPr>
                  <w:rFonts w:ascii="Arial" w:hAnsi="Arial" w:cs="Arial" w:hint="eastAsia"/>
                  <w:noProof/>
                  <w:kern w:val="0"/>
                  <w:szCs w:val="21"/>
                </w:rPr>
                <w:t>维护了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370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Asset SN</w:t>
              </w:r>
              <w:r w:rsidRPr="00D47488">
                <w:rPr>
                  <w:rFonts w:ascii="Arial" w:hAnsi="Arial" w:cs="Arial" w:hint="eastAsia"/>
                  <w:noProof/>
                  <w:kern w:val="0"/>
                  <w:szCs w:val="21"/>
                </w:rPr>
                <w:t>可用范围</w:t>
              </w:r>
              <w:r w:rsidRPr="0053296B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  <w:rPrChange w:id="3371" w:author="IEC960923" w:date="2013-04-30T14:16:00Z">
                    <w:rPr>
                      <w:rFonts w:ascii="Arial" w:hAnsi="Arial" w:cs="Arial" w:hint="eastAsia"/>
                      <w:noProof/>
                      <w:kern w:val="0"/>
                      <w:szCs w:val="21"/>
                    </w:rPr>
                  </w:rPrChange>
                </w:rPr>
                <w:t>，</w:t>
              </w:r>
              <w:r w:rsidRPr="00D47488">
                <w:rPr>
                  <w:rFonts w:ascii="Arial" w:hAnsi="Arial" w:cs="Arial" w:hint="eastAsia"/>
                  <w:noProof/>
                  <w:kern w:val="0"/>
                  <w:szCs w:val="21"/>
                </w:rPr>
                <w:t>则需要产生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372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Asset SN</w:t>
              </w:r>
              <w:r w:rsidRPr="00D47488">
                <w:rPr>
                  <w:rFonts w:ascii="Arial" w:hAnsi="Arial" w:cs="Arial" w:hint="eastAsia"/>
                  <w:noProof/>
                  <w:kern w:val="0"/>
                  <w:szCs w:val="21"/>
                </w:rPr>
                <w:t>。</w:t>
              </w:r>
            </w:ins>
          </w:p>
          <w:p w:rsidR="009F0EDB" w:rsidRPr="0053296B" w:rsidRDefault="009F0EDB" w:rsidP="009F0EDB">
            <w:pPr>
              <w:rPr>
                <w:ins w:id="3373" w:author="Gao, Guan-Wei (高貫偉 ITC)" w:date="2012-07-13T12:51:00Z"/>
                <w:rFonts w:ascii="Arial" w:hAnsi="Arial" w:cs="Arial"/>
                <w:noProof/>
                <w:kern w:val="0"/>
                <w:szCs w:val="21"/>
                <w:lang w:val="es-ES"/>
                <w:rPrChange w:id="3374" w:author="IEC960923" w:date="2013-04-30T14:16:00Z">
                  <w:rPr>
                    <w:ins w:id="3375" w:author="Gao, Guan-Wei (高貫偉 ITC)" w:date="2012-07-13T12:51:00Z"/>
                    <w:rFonts w:ascii="Arial" w:hAnsi="Arial" w:cs="Arial"/>
                    <w:noProof/>
                    <w:kern w:val="0"/>
                    <w:szCs w:val="21"/>
                  </w:rPr>
                </w:rPrChange>
              </w:rPr>
            </w:pPr>
            <w:ins w:id="3376" w:author="Gao, Guan-Wei (高貫偉 ITC)" w:date="2012-07-13T12:51:00Z"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产生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377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Asset SN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方法</w:t>
              </w:r>
              <w:r w:rsidRPr="0053296B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  <w:rPrChange w:id="3378" w:author="IEC960923" w:date="2013-04-30T14:16:00Z">
                    <w:rPr>
                      <w:rFonts w:ascii="Arial" w:hAnsi="Arial" w:cs="Arial" w:hint="eastAsia"/>
                      <w:noProof/>
                      <w:kern w:val="0"/>
                      <w:szCs w:val="21"/>
                    </w:rPr>
                  </w:rPrChange>
                </w:rPr>
                <w:t>：</w:t>
              </w:r>
            </w:ins>
          </w:p>
          <w:p w:rsidR="009F0EDB" w:rsidRPr="0053296B" w:rsidRDefault="009F0EDB" w:rsidP="009F0EDB">
            <w:pPr>
              <w:rPr>
                <w:ins w:id="3379" w:author="Gao, Guan-Wei (高貫偉 ITC)" w:date="2012-07-13T12:51:00Z"/>
                <w:rFonts w:asciiTheme="minorEastAsia" w:hAnsiTheme="minorEastAsia"/>
                <w:b/>
                <w:sz w:val="20"/>
                <w:lang w:val="es-ES"/>
                <w:rPrChange w:id="3380" w:author="IEC960923" w:date="2013-04-30T14:16:00Z">
                  <w:rPr>
                    <w:ins w:id="3381" w:author="Gao, Guan-Wei (高貫偉 ITC)" w:date="2012-07-13T12:51:00Z"/>
                    <w:rFonts w:asciiTheme="minorEastAsia" w:hAnsiTheme="minorEastAsia"/>
                    <w:b/>
                    <w:sz w:val="20"/>
                  </w:rPr>
                </w:rPrChange>
              </w:rPr>
            </w:pPr>
            <w:ins w:id="3382" w:author="Gao, Guan-Wei (高貫偉 ITC)" w:date="2012-07-13T12:51:00Z"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得到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383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IE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维护的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384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Asset SN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可用范围</w:t>
              </w:r>
              <w:r w:rsidRPr="0053296B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  <w:rPrChange w:id="3385" w:author="IEC960923" w:date="2013-04-30T14:16:00Z">
                    <w:rPr>
                      <w:rFonts w:ascii="Arial" w:hAnsi="Arial" w:cs="Arial" w:hint="eastAsia"/>
                      <w:noProof/>
                      <w:kern w:val="0"/>
                      <w:szCs w:val="21"/>
                    </w:rPr>
                  </w:rPrChange>
                </w:rPr>
                <w:t>：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386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AssetRange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表里的得到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387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Begin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和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388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End</w:t>
              </w:r>
              <w:r w:rsidRPr="0053296B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  <w:rPrChange w:id="3389" w:author="IEC960923" w:date="2013-04-30T14:16:00Z">
                    <w:rPr>
                      <w:rFonts w:ascii="Arial" w:hAnsi="Arial" w:cs="Arial" w:hint="eastAsia"/>
                      <w:noProof/>
                      <w:kern w:val="0"/>
                      <w:szCs w:val="21"/>
                    </w:rPr>
                  </w:rPrChange>
                </w:rPr>
                <w:t>，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按照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390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Code=@cust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作查询条件</w:t>
              </w:r>
              <w:r w:rsidRPr="0053296B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  <w:rPrChange w:id="3391" w:author="IEC960923" w:date="2013-04-30T14:16:00Z">
                    <w:rPr>
                      <w:rFonts w:ascii="Arial" w:hAnsi="Arial" w:cs="Arial" w:hint="eastAsia"/>
                      <w:noProof/>
                      <w:kern w:val="0"/>
                      <w:szCs w:val="21"/>
                    </w:rPr>
                  </w:rPrChange>
                </w:rPr>
                <w:t>，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其中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392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@cust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是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可参考（</w:t>
              </w:r>
              <w:r w:rsidRPr="00416A38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CI-MES12-SPEC-000-UC Common Rule.docx</w:t>
              </w:r>
              <w:r w:rsidRPr="00416A38">
                <w:rPr>
                  <w:rFonts w:asciiTheme="minorEastAsia" w:hAnsiTheme="minorEastAsia" w:cs="Arial" w:hint="eastAsia"/>
                  <w:b/>
                  <w:noProof/>
                  <w:kern w:val="0"/>
                  <w:sz w:val="20"/>
                  <w:szCs w:val="21"/>
                  <w:lang w:val="es-ES"/>
                </w:rPr>
                <w:t xml:space="preserve"> 2.9</w:t>
              </w:r>
              <w:r w:rsidRPr="00416A38">
                <w:rPr>
                  <w:rFonts w:asciiTheme="minorEastAsia" w:hAnsiTheme="minorEastAsia" w:hint="eastAsia"/>
                  <w:b/>
                  <w:sz w:val="20"/>
                </w:rPr>
                <w:t>判断一台机器是否需要在线打印</w:t>
              </w:r>
              <w:r w:rsidRPr="0053296B">
                <w:rPr>
                  <w:rFonts w:asciiTheme="minorEastAsia" w:hAnsiTheme="minorEastAsia"/>
                  <w:b/>
                  <w:sz w:val="20"/>
                  <w:lang w:val="es-ES"/>
                  <w:rPrChange w:id="3393" w:author="IEC960923" w:date="2013-04-30T14:16:00Z">
                    <w:rPr>
                      <w:rFonts w:asciiTheme="minorEastAsia" w:hAnsiTheme="minorEastAsia"/>
                      <w:b/>
                      <w:sz w:val="20"/>
                    </w:rPr>
                  </w:rPrChange>
                </w:rPr>
                <w:t>AST）</w:t>
              </w:r>
            </w:ins>
          </w:p>
          <w:p w:rsidR="009F0EDB" w:rsidRPr="0053296B" w:rsidRDefault="009F0EDB" w:rsidP="009F0EDB">
            <w:pPr>
              <w:pStyle w:val="ab"/>
              <w:ind w:left="360" w:firstLineChars="0" w:firstLine="0"/>
              <w:rPr>
                <w:ins w:id="3394" w:author="Gao, Guan-Wei (高貫偉 ITC)" w:date="2012-07-13T12:51:00Z"/>
                <w:rFonts w:ascii="Arial" w:hAnsi="Arial" w:cs="Arial"/>
                <w:noProof/>
                <w:kern w:val="0"/>
                <w:szCs w:val="21"/>
                <w:lang w:val="es-ES"/>
                <w:rPrChange w:id="3395" w:author="IEC960923" w:date="2013-04-30T14:16:00Z">
                  <w:rPr>
                    <w:ins w:id="3396" w:author="Gao, Guan-Wei (高貫偉 ITC)" w:date="2012-07-13T12:51:00Z"/>
                    <w:rFonts w:ascii="Arial" w:hAnsi="Arial" w:cs="Arial"/>
                    <w:noProof/>
                    <w:kern w:val="0"/>
                    <w:szCs w:val="21"/>
                  </w:rPr>
                </w:rPrChange>
              </w:rPr>
            </w:pPr>
          </w:p>
          <w:p w:rsidR="009F0EDB" w:rsidRDefault="009F0EDB" w:rsidP="009F0EDB">
            <w:pPr>
              <w:pStyle w:val="ab"/>
              <w:numPr>
                <w:ilvl w:val="0"/>
                <w:numId w:val="51"/>
              </w:numPr>
              <w:ind w:firstLineChars="0"/>
              <w:rPr>
                <w:ins w:id="3397" w:author="Gao, Guan-Wei (高貫偉 ITC)" w:date="2012-07-13T12:51:00Z"/>
                <w:rFonts w:ascii="Arial" w:hAnsi="Arial" w:cs="Arial"/>
                <w:noProof/>
                <w:kern w:val="0"/>
                <w:szCs w:val="21"/>
              </w:rPr>
            </w:pPr>
            <w:ins w:id="3398" w:author="Gao, Guan-Wei (高貫偉 ITC)" w:date="2012-07-13T12:51:00Z"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生成序号</w:t>
              </w:r>
              <w:r w:rsidRPr="0053296B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  <w:rPrChange w:id="3399" w:author="IEC960923" w:date="2013-04-30T14:16:00Z">
                    <w:rPr>
                      <w:rFonts w:ascii="Arial" w:hAnsi="Arial" w:cs="Arial" w:hint="eastAsia"/>
                      <w:noProof/>
                      <w:kern w:val="0"/>
                      <w:szCs w:val="21"/>
                    </w:rPr>
                  </w:rPrChange>
                </w:rPr>
                <w:t>：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当没有找到该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400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CUST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已用过的最大号时</w:t>
              </w:r>
              <w:r w:rsidRPr="0053296B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  <w:rPrChange w:id="3401" w:author="IEC960923" w:date="2013-04-30T14:16:00Z">
                    <w:rPr>
                      <w:rFonts w:ascii="Arial" w:hAnsi="Arial" w:cs="Arial" w:hint="eastAsia"/>
                      <w:noProof/>
                      <w:kern w:val="0"/>
                      <w:szCs w:val="21"/>
                    </w:rPr>
                  </w:rPrChange>
                </w:rPr>
                <w:t>，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使用定义范围的最小号</w:t>
              </w:r>
              <w:r w:rsidRPr="0053296B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  <w:rPrChange w:id="3402" w:author="IEC960923" w:date="2013-04-30T14:16:00Z">
                    <w:rPr>
                      <w:rFonts w:ascii="Arial" w:hAnsi="Arial" w:cs="Arial" w:hint="eastAsia"/>
                      <w:noProof/>
                      <w:kern w:val="0"/>
                      <w:szCs w:val="21"/>
                    </w:rPr>
                  </w:rPrChange>
                </w:rPr>
                <w:t>，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否则作</w:t>
              </w:r>
              <w:r w:rsidRPr="0053296B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403" w:author="IEC960923" w:date="2013-04-30T14:16:00Z">
                    <w:rPr>
                      <w:rFonts w:ascii="Arial" w:hAnsi="Arial" w:cs="Arial"/>
                      <w:noProof/>
                      <w:kern w:val="0"/>
                      <w:szCs w:val="21"/>
                    </w:rPr>
                  </w:rPrChange>
                </w:rPr>
                <w:t>+1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处理。字符包括</w:t>
              </w:r>
              <w:r>
                <w:rPr>
                  <w:rFonts w:ascii="Arial" w:hAnsi="Arial" w:cs="Arial"/>
                  <w:noProof/>
                  <w:kern w:val="0"/>
                  <w:szCs w:val="21"/>
                </w:rPr>
                <w:t>”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0123456789</w:t>
              </w:r>
              <w:r>
                <w:rPr>
                  <w:rFonts w:ascii="Arial" w:hAnsi="Arial" w:cs="Arial"/>
                  <w:noProof/>
                  <w:kern w:val="0"/>
                  <w:szCs w:val="21"/>
                </w:rPr>
                <w:t>”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。</w:t>
              </w:r>
            </w:ins>
          </w:p>
          <w:p w:rsidR="009F0EDB" w:rsidRDefault="009F0EDB" w:rsidP="009F0EDB">
            <w:pPr>
              <w:pStyle w:val="ab"/>
              <w:ind w:left="360" w:firstLineChars="0" w:firstLine="0"/>
              <w:rPr>
                <w:ins w:id="3404" w:author="Gao, Guan-Wei (高貫偉 ITC)" w:date="2012-07-13T12:51:00Z"/>
                <w:rFonts w:ascii="Arial" w:hAnsi="Arial" w:cs="Arial"/>
                <w:noProof/>
                <w:kern w:val="0"/>
                <w:szCs w:val="21"/>
              </w:rPr>
            </w:pPr>
            <w:ins w:id="3405" w:author="Gao, Guan-Wei (高貫偉 ITC)" w:date="2012-07-13T12:51:00Z"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特殊序号格式：</w:t>
              </w:r>
            </w:ins>
          </w:p>
          <w:p w:rsidR="009F0EDB" w:rsidRDefault="009F0EDB" w:rsidP="009F0EDB">
            <w:pPr>
              <w:pStyle w:val="ab"/>
              <w:ind w:left="360" w:firstLineChars="0" w:firstLine="0"/>
              <w:rPr>
                <w:ins w:id="3406" w:author="Gao, Guan-Wei (高貫偉 ITC)" w:date="2012-07-13T12:51:00Z"/>
                <w:rFonts w:ascii="Arial" w:hAnsi="Arial" w:cs="Arial"/>
                <w:noProof/>
                <w:kern w:val="0"/>
                <w:szCs w:val="21"/>
              </w:rPr>
            </w:pPr>
            <w:ins w:id="3407" w:author="Gao, Guan-Wei (高貫偉 ITC)" w:date="2012-07-13T12:51:00Z"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当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CUST=</w:t>
              </w:r>
              <w:r>
                <w:rPr>
                  <w:rFonts w:ascii="Arial" w:hAnsi="Arial" w:cs="Arial"/>
                  <w:noProof/>
                  <w:kern w:val="0"/>
                  <w:szCs w:val="21"/>
                </w:rPr>
                <w:t>’</w:t>
              </w:r>
              <w:r w:rsidRPr="000267CB">
                <w:rPr>
                  <w:rFonts w:ascii="Arial" w:hAnsi="Arial" w:cs="Arial"/>
                  <w:noProof/>
                  <w:kern w:val="0"/>
                  <w:szCs w:val="21"/>
                </w:rPr>
                <w:t>SCUSTA-1</w:t>
              </w:r>
              <w:r>
                <w:rPr>
                  <w:rFonts w:ascii="Arial" w:hAnsi="Arial" w:cs="Arial"/>
                  <w:noProof/>
                  <w:kern w:val="0"/>
                  <w:szCs w:val="21"/>
                </w:rPr>
                <w:t>’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时，需要在产生的序号前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+</w:t>
              </w:r>
              <w:r>
                <w:rPr>
                  <w:rFonts w:ascii="Arial" w:hAnsi="Arial" w:cs="Arial"/>
                  <w:noProof/>
                  <w:kern w:val="0"/>
                  <w:szCs w:val="21"/>
                </w:rPr>
                <w:t>’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000</w:t>
              </w:r>
              <w:r>
                <w:rPr>
                  <w:rFonts w:ascii="Arial" w:hAnsi="Arial" w:cs="Arial"/>
                  <w:noProof/>
                  <w:kern w:val="0"/>
                  <w:szCs w:val="21"/>
                </w:rPr>
                <w:t>’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，序号后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+</w:t>
              </w:r>
              <w:r>
                <w:rPr>
                  <w:rFonts w:ascii="Arial" w:hAnsi="Arial" w:cs="Arial"/>
                  <w:noProof/>
                  <w:kern w:val="0"/>
                  <w:szCs w:val="21"/>
                </w:rPr>
                <w:t>’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00</w:t>
              </w:r>
              <w:r>
                <w:rPr>
                  <w:rFonts w:ascii="Arial" w:hAnsi="Arial" w:cs="Arial"/>
                  <w:noProof/>
                  <w:kern w:val="0"/>
                  <w:szCs w:val="21"/>
                </w:rPr>
                <w:t>’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，但注意产生时需要滤掉前后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0</w:t>
              </w:r>
            </w:ins>
          </w:p>
          <w:p w:rsidR="009F0EDB" w:rsidRPr="00471356" w:rsidRDefault="00450B81" w:rsidP="009F0EDB">
            <w:pPr>
              <w:pStyle w:val="ab"/>
              <w:ind w:left="360" w:firstLineChars="0" w:firstLine="0"/>
              <w:rPr>
                <w:ins w:id="3408" w:author="Gao, Guan-Wei (高貫偉 ITC)" w:date="2012-07-13T12:51:00Z"/>
                <w:rFonts w:ascii="Arial" w:hAnsi="Arial" w:cs="Arial"/>
                <w:strike/>
                <w:noProof/>
                <w:kern w:val="0"/>
                <w:szCs w:val="21"/>
                <w:rPrChange w:id="3409" w:author="Gao, Guan-Wei (高貫偉 ITC)" w:date="2012-07-14T12:54:00Z">
                  <w:rPr>
                    <w:ins w:id="3410" w:author="Gao, Guan-Wei (高貫偉 ITC)" w:date="2012-07-13T12:51:00Z"/>
                    <w:rFonts w:ascii="Arial" w:hAnsi="Arial" w:cs="Arial"/>
                    <w:noProof/>
                    <w:kern w:val="0"/>
                    <w:szCs w:val="21"/>
                  </w:rPr>
                </w:rPrChange>
              </w:rPr>
            </w:pPr>
            <w:ins w:id="3411" w:author="Gao, Guan-Wei (高貫偉 ITC)" w:date="2012-07-13T12:51:00Z">
              <w:r w:rsidRPr="00450B81">
                <w:rPr>
                  <w:rFonts w:ascii="Arial" w:hAnsi="Arial" w:cs="Arial" w:hint="eastAsia"/>
                  <w:strike/>
                  <w:noProof/>
                  <w:kern w:val="0"/>
                  <w:szCs w:val="21"/>
                  <w:rPrChange w:id="3412" w:author="Gao, Guan-Wei (高貫偉 ITC)" w:date="2012-07-14T12:54:00Z">
                    <w:rPr>
                      <w:rFonts w:ascii="Arial" w:hAnsi="Arial" w:cs="Arial" w:hint="eastAsia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>当</w:t>
              </w:r>
              <w:r w:rsidRPr="00450B81">
                <w:rPr>
                  <w:rFonts w:ascii="Arial" w:hAnsi="Arial" w:cs="Arial"/>
                  <w:strike/>
                  <w:noProof/>
                  <w:kern w:val="0"/>
                  <w:szCs w:val="21"/>
                  <w:rPrChange w:id="3413" w:author="Gao, Guan-Wei (高貫偉 ITC)" w:date="2012-07-14T12:54:00Z">
                    <w:rPr>
                      <w:rFonts w:ascii="Arial" w:hAnsi="Arial" w:cs="Arial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>CUST=’</w:t>
              </w:r>
              <w:r w:rsidRPr="00450B81">
                <w:rPr>
                  <w:strike/>
                  <w:rPrChange w:id="3414" w:author="Gao, Guan-Wei (高貫偉 ITC)" w:date="2012-07-14T12:54:00Z">
                    <w:rPr>
                      <w:color w:val="0000FF" w:themeColor="hyperlink"/>
                      <w:u w:val="single"/>
                    </w:rPr>
                  </w:rPrChange>
                </w:rPr>
                <w:t xml:space="preserve"> </w:t>
              </w:r>
              <w:r w:rsidRPr="00450B81">
                <w:rPr>
                  <w:rFonts w:ascii="Arial" w:hAnsi="Arial" w:cs="Arial"/>
                  <w:strike/>
                  <w:noProof/>
                  <w:kern w:val="0"/>
                  <w:szCs w:val="21"/>
                  <w:rPrChange w:id="3415" w:author="Gao, Guan-Wei (高貫偉 ITC)" w:date="2012-07-14T12:54:00Z">
                    <w:rPr>
                      <w:rFonts w:ascii="Arial" w:hAnsi="Arial" w:cs="Arial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>CUSTW-1’</w:t>
              </w:r>
              <w:r w:rsidRPr="00450B81">
                <w:rPr>
                  <w:rFonts w:ascii="Arial" w:hAnsi="Arial" w:cs="Arial" w:hint="eastAsia"/>
                  <w:strike/>
                  <w:noProof/>
                  <w:kern w:val="0"/>
                  <w:szCs w:val="21"/>
                  <w:rPrChange w:id="3416" w:author="Gao, Guan-Wei (高貫偉 ITC)" w:date="2012-07-14T12:54:00Z">
                    <w:rPr>
                      <w:rFonts w:ascii="Arial" w:hAnsi="Arial" w:cs="Arial" w:hint="eastAsia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>时，需要在产生的序号后</w:t>
              </w:r>
              <w:r w:rsidRPr="00450B81">
                <w:rPr>
                  <w:rFonts w:ascii="Arial" w:hAnsi="Arial" w:cs="Arial"/>
                  <w:strike/>
                  <w:noProof/>
                  <w:kern w:val="0"/>
                  <w:szCs w:val="21"/>
                  <w:rPrChange w:id="3417" w:author="Gao, Guan-Wei (高貫偉 ITC)" w:date="2012-07-14T12:54:00Z">
                    <w:rPr>
                      <w:rFonts w:ascii="Arial" w:hAnsi="Arial" w:cs="Arial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 xml:space="preserve">+’ HQ P47’ </w:t>
              </w:r>
              <w:r w:rsidRPr="00450B81">
                <w:rPr>
                  <w:rFonts w:ascii="Arial" w:hAnsi="Arial" w:cs="Arial" w:hint="eastAsia"/>
                  <w:strike/>
                  <w:noProof/>
                  <w:kern w:val="0"/>
                  <w:szCs w:val="21"/>
                  <w:rPrChange w:id="3418" w:author="Gao, Guan-Wei (高貫偉 ITC)" w:date="2012-07-14T12:54:00Z">
                    <w:rPr>
                      <w:rFonts w:ascii="Arial" w:hAnsi="Arial" w:cs="Arial" w:hint="eastAsia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>，但注意产生时需要滤掉后面的字串</w:t>
              </w:r>
            </w:ins>
          </w:p>
          <w:p w:rsidR="009F0EDB" w:rsidRDefault="00450B81" w:rsidP="009F0EDB">
            <w:pPr>
              <w:pStyle w:val="ab"/>
              <w:ind w:left="360" w:firstLineChars="0" w:firstLine="0"/>
              <w:rPr>
                <w:ins w:id="3419" w:author="Gao, Guan-Wei (高貫偉 ITC)" w:date="2012-07-14T12:54:00Z"/>
                <w:rFonts w:ascii="Arial" w:eastAsia="SimSun" w:hAnsi="Arial" w:cs="Arial"/>
                <w:strike/>
                <w:noProof/>
                <w:kern w:val="0"/>
                <w:szCs w:val="21"/>
              </w:rPr>
            </w:pPr>
            <w:ins w:id="3420" w:author="Gao, Guan-Wei (高貫偉 ITC)" w:date="2012-07-13T12:51:00Z">
              <w:r w:rsidRPr="00450B81">
                <w:rPr>
                  <w:rFonts w:ascii="Arial" w:hAnsi="Arial" w:cs="Arial" w:hint="eastAsia"/>
                  <w:strike/>
                  <w:noProof/>
                  <w:kern w:val="0"/>
                  <w:szCs w:val="21"/>
                  <w:rPrChange w:id="3421" w:author="Gao, Guan-Wei (高貫偉 ITC)" w:date="2012-07-14T12:54:00Z">
                    <w:rPr>
                      <w:rFonts w:ascii="Arial" w:hAnsi="Arial" w:cs="Arial" w:hint="eastAsia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>当</w:t>
              </w:r>
              <w:r w:rsidRPr="00450B81">
                <w:rPr>
                  <w:rFonts w:ascii="Arial" w:hAnsi="Arial" w:cs="Arial"/>
                  <w:strike/>
                  <w:noProof/>
                  <w:kern w:val="0"/>
                  <w:szCs w:val="21"/>
                  <w:rPrChange w:id="3422" w:author="Gao, Guan-Wei (高貫偉 ITC)" w:date="2012-07-14T12:54:00Z">
                    <w:rPr>
                      <w:rFonts w:ascii="Arial" w:hAnsi="Arial" w:cs="Arial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>CUST=’</w:t>
              </w:r>
              <w:r w:rsidRPr="00450B81">
                <w:rPr>
                  <w:strike/>
                  <w:rPrChange w:id="3423" w:author="Gao, Guan-Wei (高貫偉 ITC)" w:date="2012-07-14T12:54:00Z">
                    <w:rPr>
                      <w:color w:val="0000FF" w:themeColor="hyperlink"/>
                      <w:u w:val="single"/>
                    </w:rPr>
                  </w:rPrChange>
                </w:rPr>
                <w:t xml:space="preserve"> </w:t>
              </w:r>
              <w:r w:rsidRPr="00450B81">
                <w:rPr>
                  <w:rFonts w:ascii="Arial" w:hAnsi="Arial" w:cs="Arial"/>
                  <w:strike/>
                  <w:noProof/>
                  <w:kern w:val="0"/>
                  <w:szCs w:val="21"/>
                  <w:rPrChange w:id="3424" w:author="Gao, Guan-Wei (高貫偉 ITC)" w:date="2012-07-14T12:54:00Z">
                    <w:rPr>
                      <w:rFonts w:ascii="Arial" w:hAnsi="Arial" w:cs="Arial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>CUSTW-2’</w:t>
              </w:r>
              <w:r w:rsidRPr="00450B81">
                <w:rPr>
                  <w:rFonts w:ascii="Arial" w:hAnsi="Arial" w:cs="Arial" w:hint="eastAsia"/>
                  <w:strike/>
                  <w:noProof/>
                  <w:kern w:val="0"/>
                  <w:szCs w:val="21"/>
                  <w:rPrChange w:id="3425" w:author="Gao, Guan-Wei (高貫偉 ITC)" w:date="2012-07-14T12:54:00Z">
                    <w:rPr>
                      <w:rFonts w:ascii="Arial" w:hAnsi="Arial" w:cs="Arial" w:hint="eastAsia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>时，需要在产生的序号后</w:t>
              </w:r>
              <w:r w:rsidRPr="00450B81">
                <w:rPr>
                  <w:rFonts w:ascii="Arial" w:hAnsi="Arial" w:cs="Arial"/>
                  <w:strike/>
                  <w:noProof/>
                  <w:kern w:val="0"/>
                  <w:szCs w:val="21"/>
                  <w:rPrChange w:id="3426" w:author="Gao, Guan-Wei (高貫偉 ITC)" w:date="2012-07-14T12:54:00Z">
                    <w:rPr>
                      <w:rFonts w:ascii="Arial" w:hAnsi="Arial" w:cs="Arial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 xml:space="preserve">+’ HQ P49’ </w:t>
              </w:r>
              <w:r w:rsidRPr="00450B81">
                <w:rPr>
                  <w:rFonts w:ascii="Arial" w:hAnsi="Arial" w:cs="Arial" w:hint="eastAsia"/>
                  <w:strike/>
                  <w:noProof/>
                  <w:kern w:val="0"/>
                  <w:szCs w:val="21"/>
                  <w:rPrChange w:id="3427" w:author="Gao, Guan-Wei (高貫偉 ITC)" w:date="2012-07-14T12:54:00Z">
                    <w:rPr>
                      <w:rFonts w:ascii="Arial" w:hAnsi="Arial" w:cs="Arial" w:hint="eastAsia"/>
                      <w:noProof/>
                      <w:color w:val="0000FF" w:themeColor="hyperlink"/>
                      <w:kern w:val="0"/>
                      <w:szCs w:val="21"/>
                      <w:u w:val="single"/>
                    </w:rPr>
                  </w:rPrChange>
                </w:rPr>
                <w:t>，但注意产生时需要滤掉后面的字串</w:t>
              </w:r>
            </w:ins>
          </w:p>
          <w:p w:rsidR="00471356" w:rsidRDefault="00471356" w:rsidP="00471356">
            <w:pPr>
              <w:pStyle w:val="ab"/>
              <w:ind w:left="360" w:firstLineChars="0" w:firstLine="0"/>
              <w:rPr>
                <w:ins w:id="3428" w:author="Gao, Guan-Wei (高貫偉 ITC)" w:date="2012-07-14T12:54:00Z"/>
                <w:rFonts w:ascii="Arial" w:hAnsi="Arial" w:cs="Arial"/>
                <w:noProof/>
                <w:kern w:val="0"/>
                <w:szCs w:val="21"/>
              </w:rPr>
            </w:pPr>
            <w:ins w:id="3429" w:author="Gao, Guan-Wei (高貫偉 ITC)" w:date="2012-07-14T12:54:00Z"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取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ConstValue.Value(Condition: ConstValue.Name= @CUST and ContstValue.Type=</w:t>
              </w:r>
              <w:r>
                <w:rPr>
                  <w:rFonts w:ascii="Arial" w:hAnsi="Arial" w:cs="Arial"/>
                  <w:noProof/>
                  <w:kern w:val="0"/>
                  <w:szCs w:val="21"/>
                </w:rPr>
                <w:t>’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AST</w:t>
              </w:r>
              <w:r>
                <w:rPr>
                  <w:rFonts w:ascii="Arial" w:hAnsi="Arial" w:cs="Arial"/>
                  <w:noProof/>
                  <w:kern w:val="0"/>
                  <w:szCs w:val="21"/>
                </w:rPr>
                <w:t>’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)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，若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(Value&lt;&gt;</w:t>
              </w:r>
              <w:r>
                <w:rPr>
                  <w:rFonts w:ascii="Arial" w:hAnsi="Arial" w:cs="Arial"/>
                  <w:noProof/>
                  <w:kern w:val="0"/>
                  <w:szCs w:val="21"/>
                </w:rPr>
                <w:t>’’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 xml:space="preserve"> &amp;&amp; Value&lt;&gt;Null )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，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lastRenderedPageBreak/>
                <w:t>则需要在产生的序号后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+Value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值</w:t>
              </w:r>
            </w:ins>
          </w:p>
          <w:p w:rsidR="00471356" w:rsidRPr="00471356" w:rsidRDefault="00471356" w:rsidP="009F0EDB">
            <w:pPr>
              <w:pStyle w:val="ab"/>
              <w:ind w:left="360" w:firstLineChars="0" w:firstLine="0"/>
              <w:rPr>
                <w:ins w:id="3430" w:author="Gao, Guan-Wei (高貫偉 ITC)" w:date="2012-07-13T12:51:00Z"/>
                <w:rFonts w:ascii="Arial" w:eastAsia="SimSun" w:hAnsi="Arial" w:cs="Arial"/>
                <w:strike/>
                <w:noProof/>
                <w:kern w:val="0"/>
                <w:szCs w:val="21"/>
                <w:rPrChange w:id="3431" w:author="Gao, Guan-Wei (高貫偉 ITC)" w:date="2012-07-14T12:54:00Z">
                  <w:rPr>
                    <w:ins w:id="3432" w:author="Gao, Guan-Wei (高貫偉 ITC)" w:date="2012-07-13T12:51:00Z"/>
                    <w:rFonts w:ascii="Arial" w:hAnsi="Arial" w:cs="Arial"/>
                    <w:noProof/>
                    <w:kern w:val="0"/>
                    <w:szCs w:val="21"/>
                  </w:rPr>
                </w:rPrChange>
              </w:rPr>
            </w:pPr>
          </w:p>
          <w:p w:rsidR="009F0EDB" w:rsidRPr="009D2987" w:rsidRDefault="009F0EDB" w:rsidP="009F0EDB">
            <w:pPr>
              <w:pStyle w:val="ab"/>
              <w:numPr>
                <w:ilvl w:val="0"/>
                <w:numId w:val="51"/>
              </w:numPr>
              <w:ind w:firstLineChars="0"/>
              <w:rPr>
                <w:ins w:id="3433" w:author="Gao, Guan-Wei (高貫偉 ITC)" w:date="2012-07-13T12:51:00Z"/>
                <w:rFonts w:ascii="Courier New" w:hAnsi="Courier New" w:cs="Courier New"/>
                <w:noProof/>
                <w:kern w:val="0"/>
                <w:sz w:val="22"/>
                <w:lang w:val="es-ES"/>
              </w:rPr>
            </w:pPr>
            <w:ins w:id="3434" w:author="Gao, Guan-Wei (高貫偉 ITC)" w:date="2012-07-13T12:51:00Z"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</w:rPr>
                <w:t>保存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product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</w:rPr>
                <w:t>和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Asset SN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</w:rPr>
                <w:t>的绑定关系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-- Insert Product_Part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 xml:space="preserve"> 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values(@prdid,@partpn,</w:t>
              </w:r>
              <w:r w:rsidRPr="003B61C1">
                <w:rPr>
                  <w:rFonts w:ascii="Arial" w:hAnsi="Arial" w:cs="Arial" w:hint="eastAsia"/>
                  <w:b/>
                  <w:noProof/>
                  <w:color w:val="FF0000"/>
                  <w:kern w:val="0"/>
                  <w:szCs w:val="21"/>
                  <w:lang w:val="es-ES"/>
                </w:rPr>
                <w:t xml:space="preserve"> @ATSN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 xml:space="preserve"> ’’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 xml:space="preserve"> ’’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,@ast</w:t>
              </w:r>
              <w:r w:rsidRPr="0028247A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  <w:rPrChange w:id="3435" w:author="IEC960923" w:date="2013-05-08T11:41:00Z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</w:rPrChange>
                </w:rPr>
                <w:t>sn,</w:t>
              </w:r>
              <w:r w:rsidRPr="0028247A">
                <w:rPr>
                  <w:rFonts w:ascii="Arial" w:hAnsi="Arial" w:cs="Arial"/>
                  <w:noProof/>
                  <w:kern w:val="0"/>
                  <w:szCs w:val="21"/>
                  <w:lang w:val="es-ES"/>
                  <w:rPrChange w:id="3436" w:author="IEC960923" w:date="2013-05-08T11:41:00Z"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</w:rPrChange>
                </w:rPr>
                <w:t>’</w:t>
              </w:r>
              <w:r w:rsidRPr="0028247A">
                <w:rPr>
                  <w:rFonts w:ascii="Arial" w:hAnsi="Arial" w:cs="Arial" w:hint="eastAsia"/>
                  <w:b/>
                  <w:noProof/>
                  <w:color w:val="FF0000"/>
                  <w:kern w:val="0"/>
                  <w:sz w:val="28"/>
                  <w:szCs w:val="28"/>
                  <w:lang w:val="es-ES"/>
                  <w:rPrChange w:id="3437" w:author="IEC960923" w:date="2013-05-08T11:41:00Z">
                    <w:rPr>
                      <w:rFonts w:ascii="Arial" w:hAnsi="Arial" w:cs="Arial" w:hint="eastAsia"/>
                      <w:b/>
                      <w:noProof/>
                      <w:color w:val="FF0000"/>
                      <w:kern w:val="0"/>
                      <w:sz w:val="28"/>
                      <w:szCs w:val="28"/>
                      <w:highlight w:val="yellow"/>
                      <w:lang w:val="es-ES"/>
                    </w:rPr>
                  </w:rPrChange>
                </w:rPr>
                <w:t>AT</w:t>
              </w:r>
              <w:r w:rsidRPr="0028247A">
                <w:rPr>
                  <w:rFonts w:ascii="Arial" w:hAnsi="Arial" w:cs="Arial"/>
                  <w:noProof/>
                  <w:color w:val="FF0000"/>
                  <w:kern w:val="0"/>
                  <w:szCs w:val="21"/>
                  <w:lang w:val="es-ES"/>
                  <w:rPrChange w:id="3438" w:author="IEC960923" w:date="2013-05-08T11:41:00Z">
                    <w:rPr>
                      <w:rFonts w:ascii="Arial" w:hAnsi="Arial" w:cs="Arial"/>
                      <w:noProof/>
                      <w:color w:val="FF0000"/>
                      <w:kern w:val="0"/>
                      <w:szCs w:val="21"/>
                      <w:highlight w:val="yellow"/>
                      <w:lang w:val="es-ES"/>
                    </w:rPr>
                  </w:rPrChange>
                </w:rPr>
                <w:t>’</w:t>
              </w:r>
              <w:r w:rsidRPr="0028247A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  <w:rPrChange w:id="3439" w:author="IEC960923" w:date="2013-05-08T11:41:00Z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</w:rPrChange>
                </w:rPr>
                <w:t>,@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user,getdate(),getdate()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，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AT</w:t>
              </w:r>
              <w:r w:rsidRPr="009D2987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’</w:t>
              </w:r>
              <w:r w:rsidRPr="009D2987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)</w:t>
              </w:r>
            </w:ins>
          </w:p>
          <w:p w:rsidR="009F0EDB" w:rsidRPr="00880C59" w:rsidRDefault="009F0EDB" w:rsidP="009F0EDB">
            <w:pPr>
              <w:pStyle w:val="ab"/>
              <w:ind w:left="360" w:firstLineChars="0" w:firstLine="0"/>
              <w:rPr>
                <w:ins w:id="3440" w:author="Gao, Guan-Wei (高貫偉 ITC)" w:date="2012-07-13T12:51:00Z"/>
                <w:rFonts w:ascii="Arial" w:hAnsi="Arial" w:cs="Arial"/>
                <w:noProof/>
                <w:kern w:val="0"/>
                <w:szCs w:val="21"/>
                <w:lang w:val="es-ES"/>
              </w:rPr>
            </w:pPr>
            <w:ins w:id="3441" w:author="Gao, Guan-Wei (高貫偉 ITC)" w:date="2012-07-13T12:51:00Z">
              <w:r w:rsidRPr="00F306CC">
                <w:rPr>
                  <w:rFonts w:ascii="Arial" w:hAnsi="Arial" w:cs="Arial" w:hint="eastAsia"/>
                  <w:noProof/>
                  <w:kern w:val="0"/>
                  <w:szCs w:val="21"/>
                  <w:lang w:val="es-ES"/>
                </w:rPr>
                <w:t>@</w:t>
              </w:r>
              <w:r w:rsidRPr="00891244">
                <w:rPr>
                  <w:rFonts w:ascii="Arial" w:hAnsi="Arial" w:cs="Arial" w:hint="eastAsia"/>
                  <w:noProof/>
                  <w:color w:val="FF0000"/>
                  <w:kern w:val="0"/>
                  <w:szCs w:val="21"/>
                  <w:lang w:val="es-ES"/>
                </w:rPr>
                <w:t>partpn</w:t>
              </w:r>
              <w:r w:rsidRPr="004D18D9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 xml:space="preserve"> 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为</w:t>
              </w:r>
              <w:r w:rsidRPr="004D18D9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PartNo in (bom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中</w:t>
              </w:r>
              <w:r w:rsidRPr="004D18D9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BomNodeType=’AT’  Descr=</w:t>
              </w:r>
              <w:r w:rsidRPr="003B61C1">
                <w:rPr>
                  <w:rFonts w:ascii="Arial" w:hAnsi="Arial" w:cs="Arial" w:hint="eastAsia"/>
                  <w:b/>
                  <w:noProof/>
                  <w:color w:val="FF0000"/>
                  <w:kern w:val="0"/>
                  <w:szCs w:val="21"/>
                  <w:lang w:val="es-ES"/>
                </w:rPr>
                <w:t>@ATSN</w:t>
              </w:r>
              <w:r>
                <w:rPr>
                  <w:rFonts w:ascii="Courier New" w:eastAsia="SimSun" w:hAnsi="Courier New" w:cs="Courier New" w:hint="eastAsia"/>
                  <w:noProof/>
                  <w:color w:val="FF0000"/>
                  <w:kern w:val="0"/>
                  <w:sz w:val="22"/>
                  <w:lang w:val="es-ES"/>
                </w:rPr>
                <w:t xml:space="preserve"> </w:t>
              </w:r>
              <w:r>
                <w:rPr>
                  <w:rFonts w:ascii="Arial" w:hAnsi="Arial" w:cs="Arial" w:hint="eastAsia"/>
                  <w:noProof/>
                  <w:kern w:val="0"/>
                  <w:szCs w:val="21"/>
                </w:rPr>
                <w:t>对应的</w:t>
              </w:r>
              <w:r w:rsidRPr="004D18D9">
                <w:rPr>
                  <w:rFonts w:ascii="Arial" w:hAnsi="Arial" w:cs="Arial"/>
                  <w:noProof/>
                  <w:kern w:val="0"/>
                  <w:szCs w:val="21"/>
                  <w:lang w:val="es-ES"/>
                </w:rPr>
                <w:t>Pn)</w:t>
              </w:r>
            </w:ins>
          </w:p>
          <w:p w:rsidR="009F0EDB" w:rsidRPr="006B3C83" w:rsidRDefault="009F0EDB" w:rsidP="009F0EDB">
            <w:pPr>
              <w:rPr>
                <w:ins w:id="3442" w:author="Gao, Guan-Wei (高貫偉 ITC)" w:date="2012-07-13T12:51:00Z"/>
                <w:rFonts w:ascii="Arial" w:eastAsia="SimSun" w:hAnsi="Arial" w:cs="Arial"/>
                <w:b/>
                <w:noProof/>
                <w:color w:val="FF0000"/>
                <w:kern w:val="0"/>
                <w:szCs w:val="21"/>
                <w:lang w:val="es-ES"/>
                <w:rPrChange w:id="3443" w:author="Gao, Guan-Wei (高貫偉 ITC)" w:date="2012-07-13T12:56:00Z">
                  <w:rPr>
                    <w:ins w:id="3444" w:author="Gao, Guan-Wei (高貫偉 ITC)" w:date="2012-07-13T12:51:00Z"/>
                    <w:rFonts w:ascii="Arial" w:hAnsi="Arial" w:cs="Arial"/>
                    <w:b/>
                    <w:noProof/>
                    <w:color w:val="FF0000"/>
                    <w:kern w:val="0"/>
                    <w:szCs w:val="21"/>
                    <w:lang w:val="es-ES"/>
                  </w:rPr>
                </w:rPrChange>
              </w:rPr>
            </w:pPr>
          </w:p>
          <w:p w:rsidR="00BA4E9B" w:rsidRDefault="009F0EDB">
            <w:pPr>
              <w:rPr>
                <w:ins w:id="3445" w:author="Gao, Guan-Wei (高貫偉 ITC)" w:date="2012-07-13T12:50:00Z"/>
                <w:rFonts w:ascii="Arial" w:eastAsia="SimSun" w:hAnsi="Arial" w:cs="Arial"/>
                <w:b/>
                <w:noProof/>
                <w:color w:val="FF0000"/>
                <w:kern w:val="0"/>
                <w:szCs w:val="21"/>
                <w:lang w:val="es-ES"/>
                <w:rPrChange w:id="3446" w:author="Gao, Guan-Wei (高貫偉 ITC)" w:date="2012-07-13T12:56:00Z">
                  <w:rPr>
                    <w:ins w:id="3447" w:author="Gao, Guan-Wei (高貫偉 ITC)" w:date="2012-07-13T12:50:00Z"/>
                  </w:rPr>
                </w:rPrChange>
              </w:rPr>
              <w:pPrChange w:id="3448" w:author="Gao, Guan-Wei (高貫偉 ITC)" w:date="2012-07-13T12:56:00Z">
                <w:pPr>
                  <w:pStyle w:val="ab"/>
                  <w:numPr>
                    <w:numId w:val="33"/>
                  </w:numPr>
                  <w:ind w:left="360" w:firstLineChars="0" w:hanging="360"/>
                  <w:jc w:val="left"/>
                </w:pPr>
              </w:pPrChange>
            </w:pPr>
            <w:ins w:id="3449" w:author="Gao, Guan-Wei (高貫偉 ITC)" w:date="2012-07-13T12:51:00Z">
              <w:r w:rsidRPr="003B61C1">
                <w:rPr>
                  <w:rFonts w:ascii="Arial" w:hAnsi="Arial" w:cs="Arial" w:hint="eastAsia"/>
                  <w:b/>
                  <w:noProof/>
                  <w:color w:val="FF0000"/>
                  <w:kern w:val="0"/>
                  <w:szCs w:val="21"/>
                  <w:lang w:val="es-ES"/>
                </w:rPr>
                <w:t>@ATSN=AT</w:t>
              </w:r>
              <w:r w:rsidR="006B3C83">
                <w:rPr>
                  <w:rFonts w:ascii="Arial" w:hAnsi="Arial" w:cs="Arial" w:hint="eastAsia"/>
                  <w:b/>
                  <w:noProof/>
                  <w:color w:val="FF0000"/>
                  <w:kern w:val="0"/>
                  <w:szCs w:val="21"/>
                  <w:lang w:val="es-ES"/>
                </w:rPr>
                <w:t>的描述，</w:t>
              </w:r>
              <w:r w:rsidRPr="003B61C1">
                <w:rPr>
                  <w:rFonts w:ascii="Arial" w:hAnsi="Arial" w:cs="Arial" w:hint="eastAsia"/>
                  <w:b/>
                  <w:noProof/>
                  <w:color w:val="FF0000"/>
                  <w:kern w:val="0"/>
                  <w:szCs w:val="21"/>
                  <w:lang w:val="es-ES"/>
                </w:rPr>
                <w:t>ATSN7</w:t>
              </w:r>
            </w:ins>
          </w:p>
        </w:tc>
      </w:tr>
      <w:tr w:rsidR="009F0EDB" w:rsidRPr="0082600C" w:rsidTr="00665B78">
        <w:trPr>
          <w:trHeight w:val="422"/>
        </w:trPr>
        <w:tc>
          <w:tcPr>
            <w:tcW w:w="1984" w:type="dxa"/>
            <w:shd w:val="clear" w:color="auto" w:fill="auto"/>
          </w:tcPr>
          <w:p w:rsidR="009F0EDB" w:rsidRPr="0053296B" w:rsidRDefault="009F0EDB" w:rsidP="00082509">
            <w:pPr>
              <w:jc w:val="left"/>
              <w:rPr>
                <w:rFonts w:eastAsia="SimSun"/>
                <w:strike/>
                <w:lang w:val="es-ES"/>
                <w:rPrChange w:id="3450" w:author="IEC960923" w:date="2013-04-30T14:16:00Z">
                  <w:rPr>
                    <w:rFonts w:eastAsia="SimSun"/>
                    <w:strike/>
                  </w:rPr>
                </w:rPrChange>
              </w:rPr>
            </w:pPr>
            <w:r w:rsidRPr="0053296B">
              <w:rPr>
                <w:rFonts w:eastAsia="SimSun"/>
                <w:strike/>
                <w:lang w:val="es-ES"/>
                <w:rPrChange w:id="3451" w:author="IEC960923" w:date="2013-04-30T14:16:00Z">
                  <w:rPr>
                    <w:rFonts w:eastAsia="SimSun"/>
                    <w:strike/>
                  </w:rPr>
                </w:rPrChange>
              </w:rPr>
              <w:lastRenderedPageBreak/>
              <w:t xml:space="preserve">9. </w:t>
            </w:r>
            <w:r w:rsidRPr="00CB0FF4">
              <w:rPr>
                <w:rFonts w:ascii="SimSun" w:eastAsia="SimSun" w:hAnsi="SimSun" w:cs="SimSun" w:hint="eastAsia"/>
                <w:strike/>
              </w:rPr>
              <w:t>显示</w:t>
            </w:r>
            <w:r w:rsidRPr="0053296B">
              <w:rPr>
                <w:rFonts w:eastAsia="SimSun"/>
                <w:strike/>
                <w:lang w:val="es-ES"/>
                <w:rPrChange w:id="3452" w:author="IEC960923" w:date="2013-04-30T14:16:00Z">
                  <w:rPr>
                    <w:rFonts w:eastAsia="SimSun"/>
                    <w:strike/>
                  </w:rPr>
                </w:rPrChange>
              </w:rPr>
              <w:t>ProdId</w:t>
            </w:r>
            <w:r w:rsidRPr="00CB0FF4">
              <w:rPr>
                <w:rFonts w:ascii="SimSun" w:eastAsia="SimSun" w:hAnsi="SimSun" w:cs="SimSun" w:hint="eastAsia"/>
                <w:strike/>
              </w:rPr>
              <w:t>线别所有的</w:t>
            </w:r>
            <w:r w:rsidRPr="0053296B">
              <w:rPr>
                <w:rFonts w:eastAsia="SimSun"/>
                <w:strike/>
                <w:lang w:val="es-ES"/>
                <w:rPrChange w:id="3453" w:author="IEC960923" w:date="2013-04-30T14:16:00Z">
                  <w:rPr>
                    <w:rFonts w:eastAsia="SimSun"/>
                    <w:strike/>
                  </w:rPr>
                </w:rPrChange>
              </w:rPr>
              <w:t>model</w:t>
            </w:r>
            <w:r w:rsidRPr="00CB0FF4">
              <w:rPr>
                <w:rFonts w:ascii="SimSun" w:eastAsia="SimSun" w:hAnsi="SimSun" w:cs="SimSun" w:hint="eastAsia"/>
                <w:strike/>
              </w:rPr>
              <w:t>当天抽检记录</w:t>
            </w:r>
          </w:p>
        </w:tc>
        <w:tc>
          <w:tcPr>
            <w:tcW w:w="6521" w:type="dxa"/>
            <w:shd w:val="clear" w:color="auto" w:fill="auto"/>
          </w:tcPr>
          <w:p w:rsidR="009F0EDB" w:rsidRPr="00CB0FF4" w:rsidRDefault="009F0EDB" w:rsidP="001A3A17">
            <w:pPr>
              <w:jc w:val="left"/>
              <w:rPr>
                <w:rFonts w:eastAsia="SimSun"/>
                <w:strike/>
              </w:rPr>
            </w:pPr>
            <w:r w:rsidRPr="00CB0FF4">
              <w:rPr>
                <w:rFonts w:eastAsia="SimSun" w:hint="eastAsia"/>
                <w:strike/>
              </w:rPr>
              <w:t>参考方法：</w:t>
            </w:r>
          </w:p>
          <w:p w:rsidR="009F0EDB" w:rsidRPr="00CB0FF4" w:rsidRDefault="009F0EDB" w:rsidP="00143DA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</w:pP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distinct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B0FF4">
              <w:rPr>
                <w:rFonts w:ascii="Courier New" w:hAnsi="Courier New" w:cs="Courier New" w:hint="eastAsia"/>
                <w:strike/>
                <w:noProof/>
                <w:kern w:val="0"/>
                <w:sz w:val="20"/>
                <w:szCs w:val="20"/>
              </w:rPr>
              <w:t>Model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),</w:t>
            </w:r>
            <w:r w:rsidRPr="00CB0FF4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count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(*),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 </w:t>
            </w:r>
          </w:p>
          <w:p w:rsidR="009F0EDB" w:rsidRPr="00CB0FF4" w:rsidRDefault="009F0EDB" w:rsidP="00143DA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CB0FF4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sum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case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'1'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then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1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else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0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as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notcheck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9F0EDB" w:rsidRPr="00CB0FF4" w:rsidRDefault="009F0EDB" w:rsidP="00143DA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CB0FF4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sum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case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'5'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then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1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else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0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as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piaIN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9F0EDB" w:rsidRPr="00CB0FF4" w:rsidRDefault="009F0EDB" w:rsidP="00143DA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CB0FF4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sum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case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'2'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then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1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else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0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as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 w:hint="eastAsia"/>
                <w:strike/>
                <w:noProof/>
                <w:kern w:val="0"/>
                <w:sz w:val="20"/>
                <w:szCs w:val="20"/>
              </w:rPr>
              <w:t>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piaIN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9F0EDB" w:rsidRPr="00CB0FF4" w:rsidRDefault="009F0EDB" w:rsidP="00143DA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CB0FF4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sum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case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'6'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then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1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else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0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as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pia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9F0EDB" w:rsidRPr="00CB0FF4" w:rsidRDefault="009F0EDB" w:rsidP="00143DA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CB0FF4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sum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case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'3'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then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1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else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0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as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epia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9F0EDB" w:rsidRPr="00621885" w:rsidRDefault="009F0EDB" w:rsidP="00143DA0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strike/>
                <w:noProof/>
                <w:color w:val="808080"/>
                <w:kern w:val="0"/>
                <w:sz w:val="20"/>
                <w:szCs w:val="20"/>
                <w:rPrChange w:id="3454" w:author="Gao, Guan-Wei (高貫偉 ITC)" w:date="2012-07-13T12:49:00Z">
                  <w:rPr>
                    <w:rFonts w:ascii="Courier New" w:hAnsi="Courier New" w:cs="Courier New"/>
                    <w:strike/>
                    <w:noProof/>
                    <w:color w:val="808080"/>
                    <w:kern w:val="0"/>
                    <w:sz w:val="20"/>
                    <w:szCs w:val="20"/>
                  </w:rPr>
                </w:rPrChange>
              </w:rPr>
            </w:pPr>
            <w:r w:rsidRPr="00CB0FF4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sum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case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'7'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then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1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else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0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as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piaerror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,</w:t>
            </w:r>
          </w:p>
          <w:p w:rsidR="009F0EDB" w:rsidRPr="00CB0FF4" w:rsidRDefault="009F0EDB" w:rsidP="00143DA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</w:pPr>
            <w:r w:rsidRPr="00CB0FF4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sum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case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Status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 </w:t>
            </w:r>
            <w:r w:rsidRPr="00CB0FF4">
              <w:rPr>
                <w:rFonts w:ascii="Courier New" w:hAnsi="Courier New" w:cs="Courier New"/>
                <w:strike/>
                <w:noProof/>
                <w:color w:val="FF0000"/>
                <w:kern w:val="0"/>
                <w:sz w:val="20"/>
                <w:szCs w:val="20"/>
              </w:rPr>
              <w:t>'4'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then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1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else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0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end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as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epiaerror</w:t>
            </w:r>
          </w:p>
          <w:p w:rsidR="009F0EDB" w:rsidRPr="00CB0FF4" w:rsidRDefault="009F0EDB" w:rsidP="00143DA0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</w:pP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proofErr w:type="spellStart"/>
            <w:r w:rsidRPr="00CB0FF4">
              <w:rPr>
                <w:rFonts w:ascii="SimSun" w:eastAsia="SimSun" w:hAnsi="SimSun" w:cs="SimSun" w:hint="eastAsia"/>
                <w:strike/>
              </w:rPr>
              <w:t>QCStatus</w:t>
            </w:r>
            <w:proofErr w:type="spellEnd"/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 xml:space="preserve"> (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 Cdt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&gt;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convert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char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10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),</w:t>
            </w:r>
            <w:r w:rsidRPr="00CB0FF4">
              <w:rPr>
                <w:rFonts w:ascii="Courier New" w:hAnsi="Courier New" w:cs="Courier New"/>
                <w:strike/>
                <w:noProof/>
                <w:color w:val="FF00FF"/>
                <w:kern w:val="0"/>
                <w:sz w:val="20"/>
                <w:szCs w:val="20"/>
              </w:rPr>
              <w:t>getdate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(),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>121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PdLine</w:t>
            </w:r>
            <w:r w:rsidRPr="00CB0FF4">
              <w:rPr>
                <w:rFonts w:ascii="Courier New" w:hAnsi="Courier New" w:cs="Courier New"/>
                <w:strike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CB0FF4">
              <w:rPr>
                <w:rFonts w:ascii="Courier New" w:eastAsia="SimSun" w:hAnsi="Courier New" w:cs="Courier New" w:hint="eastAsia"/>
                <w:strike/>
                <w:noProof/>
                <w:color w:val="808080"/>
                <w:kern w:val="0"/>
                <w:sz w:val="20"/>
                <w:szCs w:val="20"/>
              </w:rPr>
              <w:t>pdline#</w:t>
            </w:r>
          </w:p>
          <w:p w:rsidR="009F0EDB" w:rsidRPr="00CB0FF4" w:rsidRDefault="009F0EDB" w:rsidP="00143DA0">
            <w:pPr>
              <w:jc w:val="left"/>
              <w:rPr>
                <w:rFonts w:eastAsia="SimSun"/>
                <w:strike/>
                <w:color w:val="FF0000"/>
              </w:rPr>
            </w:pP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group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/>
                <w:strike/>
                <w:noProof/>
                <w:color w:val="0000FF"/>
                <w:kern w:val="0"/>
                <w:sz w:val="20"/>
                <w:szCs w:val="20"/>
              </w:rPr>
              <w:t>by</w:t>
            </w:r>
            <w:r w:rsidRPr="00CB0FF4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</w:rPr>
              <w:t xml:space="preserve"> </w:t>
            </w:r>
            <w:r w:rsidRPr="00CB0FF4">
              <w:rPr>
                <w:rFonts w:ascii="Courier New" w:hAnsi="Courier New" w:cs="Courier New" w:hint="eastAsia"/>
                <w:strike/>
                <w:noProof/>
                <w:kern w:val="0"/>
                <w:sz w:val="20"/>
                <w:szCs w:val="20"/>
              </w:rPr>
              <w:t>Model</w:t>
            </w:r>
          </w:p>
          <w:p w:rsidR="009F0EDB" w:rsidRPr="00CB0FF4" w:rsidRDefault="009F0EDB" w:rsidP="001A3A17">
            <w:pPr>
              <w:jc w:val="left"/>
              <w:rPr>
                <w:rFonts w:eastAsia="SimSun"/>
                <w:strike/>
                <w:color w:val="FF0000"/>
              </w:rPr>
            </w:pPr>
          </w:p>
        </w:tc>
      </w:tr>
      <w:tr w:rsidR="009F0EDB" w:rsidRPr="0082600C" w:rsidTr="00665B78">
        <w:trPr>
          <w:trHeight w:val="422"/>
        </w:trPr>
        <w:tc>
          <w:tcPr>
            <w:tcW w:w="1984" w:type="dxa"/>
            <w:shd w:val="clear" w:color="auto" w:fill="auto"/>
          </w:tcPr>
          <w:p w:rsidR="009F0EDB" w:rsidRPr="00CB7E8F" w:rsidRDefault="009F0EDB" w:rsidP="00665B78">
            <w:pPr>
              <w:rPr>
                <w:rFonts w:ascii="Arial" w:eastAsia="SimSun" w:hAnsi="Arial"/>
                <w:sz w:val="22"/>
              </w:rPr>
            </w:pPr>
          </w:p>
        </w:tc>
        <w:tc>
          <w:tcPr>
            <w:tcW w:w="6521" w:type="dxa"/>
            <w:shd w:val="clear" w:color="auto" w:fill="auto"/>
          </w:tcPr>
          <w:p w:rsidR="009F0EDB" w:rsidRPr="00E65E89" w:rsidRDefault="009F0EDB" w:rsidP="00665B78">
            <w:pPr>
              <w:rPr>
                <w:rFonts w:ascii="Courier New" w:eastAsia="SimSun" w:hAnsi="Courier New" w:cs="Courier New"/>
                <w:noProof/>
                <w:kern w:val="0"/>
                <w:sz w:val="22"/>
                <w:lang w:val="es-ES"/>
              </w:rPr>
            </w:pPr>
          </w:p>
        </w:tc>
      </w:tr>
      <w:tr w:rsidR="009F0EDB" w:rsidRPr="0082600C" w:rsidTr="00665B78">
        <w:trPr>
          <w:trHeight w:val="422"/>
        </w:trPr>
        <w:tc>
          <w:tcPr>
            <w:tcW w:w="1984" w:type="dxa"/>
            <w:shd w:val="clear" w:color="auto" w:fill="auto"/>
          </w:tcPr>
          <w:p w:rsidR="009F0EDB" w:rsidRDefault="009F0EDB" w:rsidP="00665B78">
            <w:pPr>
              <w:rPr>
                <w:rFonts w:ascii="Arial" w:eastAsia="SimSun" w:hAnsi="Arial"/>
                <w:sz w:val="22"/>
              </w:rPr>
            </w:pPr>
          </w:p>
        </w:tc>
        <w:tc>
          <w:tcPr>
            <w:tcW w:w="6521" w:type="dxa"/>
            <w:shd w:val="clear" w:color="auto" w:fill="auto"/>
          </w:tcPr>
          <w:p w:rsidR="009F0EDB" w:rsidRDefault="009F0EDB" w:rsidP="00665B78">
            <w:pPr>
              <w:rPr>
                <w:rFonts w:ascii="Courier New" w:eastAsia="SimSun" w:hAnsi="Courier New" w:cs="Courier New"/>
                <w:noProof/>
                <w:kern w:val="0"/>
                <w:sz w:val="22"/>
                <w:lang w:val="es-ES"/>
              </w:rPr>
            </w:pPr>
          </w:p>
        </w:tc>
      </w:tr>
      <w:tr w:rsidR="009F0EDB" w:rsidRPr="0082600C" w:rsidTr="00665B78">
        <w:trPr>
          <w:trHeight w:val="422"/>
        </w:trPr>
        <w:tc>
          <w:tcPr>
            <w:tcW w:w="1984" w:type="dxa"/>
            <w:shd w:val="clear" w:color="auto" w:fill="auto"/>
          </w:tcPr>
          <w:p w:rsidR="009F0EDB" w:rsidRDefault="009F0EDB" w:rsidP="00665B78">
            <w:pPr>
              <w:rPr>
                <w:rFonts w:ascii="Arial" w:eastAsia="SimSun" w:hAnsi="Arial"/>
                <w:sz w:val="22"/>
              </w:rPr>
            </w:pPr>
          </w:p>
        </w:tc>
        <w:tc>
          <w:tcPr>
            <w:tcW w:w="6521" w:type="dxa"/>
            <w:shd w:val="clear" w:color="auto" w:fill="auto"/>
          </w:tcPr>
          <w:p w:rsidR="009F0EDB" w:rsidRDefault="009F0EDB" w:rsidP="00665B78">
            <w:pPr>
              <w:rPr>
                <w:rFonts w:ascii="Courier New" w:eastAsia="SimSun" w:hAnsi="Courier New" w:cs="Courier New"/>
                <w:noProof/>
                <w:kern w:val="0"/>
                <w:sz w:val="22"/>
                <w:lang w:val="es-ES"/>
              </w:rPr>
            </w:pPr>
          </w:p>
        </w:tc>
      </w:tr>
    </w:tbl>
    <w:p w:rsidR="0055625A" w:rsidRPr="0055625A" w:rsidRDefault="0055625A" w:rsidP="0055625A">
      <w:pPr>
        <w:widowControl/>
        <w:jc w:val="left"/>
        <w:rPr>
          <w:rFonts w:eastAsia="SimSun"/>
        </w:rPr>
      </w:pPr>
    </w:p>
    <w:p w:rsidR="0055625A" w:rsidRPr="0055625A" w:rsidRDefault="0055625A" w:rsidP="00371BF0">
      <w:pPr>
        <w:widowControl/>
        <w:jc w:val="left"/>
        <w:rPr>
          <w:rFonts w:eastAsia="SimSun"/>
        </w:rPr>
      </w:pPr>
    </w:p>
    <w:p w:rsidR="005859CC" w:rsidRDefault="005859CC" w:rsidP="00371BF0">
      <w:pPr>
        <w:pStyle w:val="1"/>
        <w:jc w:val="left"/>
        <w:rPr>
          <w:ins w:id="3455" w:author="Gao, Guan-Wei (高貫偉 ITC)" w:date="2012-04-17T13:49:00Z"/>
          <w:rFonts w:eastAsia="SimSun"/>
        </w:rPr>
      </w:pPr>
      <w:bookmarkStart w:id="3456" w:name="_Toc355096162"/>
      <w:r>
        <w:t>A</w:t>
      </w:r>
      <w:r>
        <w:rPr>
          <w:rFonts w:hint="eastAsia"/>
        </w:rPr>
        <w:t>ppendix</w:t>
      </w:r>
      <w:bookmarkEnd w:id="3456"/>
    </w:p>
    <w:p w:rsidR="00BA4E9B" w:rsidRDefault="00513A32">
      <w:pPr>
        <w:rPr>
          <w:ins w:id="3457" w:author="Gao, Guan-Wei (高貫偉 ITC)" w:date="2012-08-03T11:32:00Z"/>
          <w:rFonts w:eastAsia="SimSun"/>
        </w:rPr>
        <w:pPrChange w:id="3458" w:author="Gao, Guan-Wei (高貫偉 ITC)" w:date="2012-08-03T11:32:00Z">
          <w:pPr>
            <w:pStyle w:val="1"/>
            <w:jc w:val="left"/>
          </w:pPr>
        </w:pPrChange>
      </w:pPr>
      <w:ins w:id="3459" w:author="Gao, Guan-Wei (高貫偉 ITC)" w:date="2012-08-03T11:32:00Z">
        <w:r>
          <w:rPr>
            <w:rFonts w:eastAsia="SimSun" w:hint="eastAsia"/>
          </w:rPr>
          <w:t>ESOP</w:t>
        </w:r>
        <w:r>
          <w:rPr>
            <w:rFonts w:eastAsia="SimSun" w:hint="eastAsia"/>
          </w:rPr>
          <w:t>参考：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60" w:author="Gao, Guan-Wei (高貫偉 ITC)" w:date="2012-08-03T11:32:00Z"/>
          <w:rFonts w:ascii="Consolas" w:hAnsi="Consolas" w:cs="Consolas"/>
          <w:kern w:val="0"/>
          <w:sz w:val="19"/>
          <w:szCs w:val="19"/>
        </w:rPr>
      </w:pPr>
      <w:ins w:id="3461" w:author="Gao, Guan-Wei (高貫偉 ITC)" w:date="2012-08-03T11:32:00Z"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&lt;</w:t>
        </w:r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div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id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="Layer1"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style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display</w:t>
        </w:r>
        <w:proofErr w:type="gramStart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:none</w:t>
        </w:r>
        <w:proofErr w:type="gram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;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position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:absolute;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z-index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:1;"&gt;&lt;/</w:t>
        </w:r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div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&gt;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62" w:author="Gao, Guan-Wei (高貫偉 ITC)" w:date="2012-08-03T11:33:00Z"/>
          <w:rFonts w:ascii="Consolas" w:eastAsia="SimSun" w:hAnsi="Consolas" w:cs="Consolas"/>
          <w:kern w:val="0"/>
          <w:sz w:val="19"/>
          <w:szCs w:val="19"/>
        </w:rPr>
      </w:pPr>
      <w:ins w:id="3463" w:author="Gao, Guan-Wei (高貫偉 ITC)" w:date="2012-08-03T11:32:00Z"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&lt;</w:t>
        </w:r>
        <w:proofErr w:type="spellStart"/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img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id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='imag_PIC1'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style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 xml:space="preserve">="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height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 xml:space="preserve">:130px;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width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:200px"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src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="http://www.itc.inventec/SiteCollectionImages/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全球布局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-2.jpg"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onmouseout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</w:t>
        </w:r>
        <w:proofErr w:type="spellStart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hiddenPic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('Layer1')"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onmousemove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</w:t>
        </w:r>
        <w:proofErr w:type="spellStart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showPic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(this.src,'Layer1')"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/&gt;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</w:ins>
    </w:p>
    <w:p w:rsidR="00A02E51" w:rsidRDefault="00A02E51" w:rsidP="00513A32">
      <w:pPr>
        <w:widowControl/>
        <w:autoSpaceDE w:val="0"/>
        <w:autoSpaceDN w:val="0"/>
        <w:adjustRightInd w:val="0"/>
        <w:jc w:val="left"/>
        <w:rPr>
          <w:ins w:id="3464" w:author="Gao, Guan-Wei (高貫偉 ITC)" w:date="2012-08-03T11:33:00Z"/>
          <w:rFonts w:ascii="Consolas" w:eastAsia="SimSun" w:hAnsi="Consolas" w:cs="Consolas"/>
          <w:color w:val="0000FF"/>
          <w:kern w:val="0"/>
          <w:sz w:val="19"/>
          <w:szCs w:val="19"/>
        </w:rPr>
      </w:pPr>
      <w:ins w:id="3465" w:author="Gao, Guan-Wei (高貫偉 ITC)" w:date="2012-08-03T11:33:00Z"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&lt;</w:t>
        </w:r>
        <w:proofErr w:type="spellStart"/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img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id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='imag_PIC</w:t>
        </w:r>
        <w:r>
          <w:rPr>
            <w:rFonts w:ascii="Consolas" w:eastAsia="SimSun" w:hAnsi="Consolas" w:cs="Consolas" w:hint="eastAsia"/>
            <w:color w:val="0000FF"/>
            <w:kern w:val="0"/>
            <w:sz w:val="19"/>
            <w:szCs w:val="19"/>
          </w:rPr>
          <w:t>2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'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style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 xml:space="preserve">="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height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 xml:space="preserve">:130px;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width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:200px"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src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="http://www.itc.inventec/SiteCollectionImages/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全球布局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-2.jpg"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onmouseout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</w:t>
        </w:r>
        <w:proofErr w:type="spellStart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hiddenPic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('Layer1')"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onmousemove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</w:t>
        </w:r>
        <w:proofErr w:type="spellStart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showPic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(this.src,'Layer1')"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/&gt;</w:t>
        </w:r>
      </w:ins>
    </w:p>
    <w:p w:rsidR="00A02E51" w:rsidRDefault="00A02E51" w:rsidP="00513A32">
      <w:pPr>
        <w:widowControl/>
        <w:autoSpaceDE w:val="0"/>
        <w:autoSpaceDN w:val="0"/>
        <w:adjustRightInd w:val="0"/>
        <w:jc w:val="left"/>
        <w:rPr>
          <w:ins w:id="3466" w:author="Gao, Guan-Wei (高貫偉 ITC)" w:date="2012-08-03T11:33:00Z"/>
          <w:rFonts w:ascii="Consolas" w:eastAsia="SimSun" w:hAnsi="Consolas" w:cs="Consolas"/>
          <w:color w:val="0000FF"/>
          <w:kern w:val="0"/>
          <w:sz w:val="19"/>
          <w:szCs w:val="19"/>
        </w:rPr>
      </w:pPr>
      <w:ins w:id="3467" w:author="Gao, Guan-Wei (高貫偉 ITC)" w:date="2012-08-03T11:33:00Z">
        <w:r>
          <w:rPr>
            <w:rFonts w:ascii="Consolas" w:hAnsi="Consolas" w:cs="Consolas"/>
            <w:color w:val="0000FF"/>
            <w:kern w:val="0"/>
            <w:sz w:val="19"/>
            <w:szCs w:val="19"/>
          </w:rPr>
          <w:lastRenderedPageBreak/>
          <w:t>&lt;</w:t>
        </w:r>
        <w:proofErr w:type="spellStart"/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img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id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='imag_PIC</w:t>
        </w:r>
        <w:r>
          <w:rPr>
            <w:rFonts w:ascii="Consolas" w:eastAsia="SimSun" w:hAnsi="Consolas" w:cs="Consolas" w:hint="eastAsia"/>
            <w:color w:val="0000FF"/>
            <w:kern w:val="0"/>
            <w:sz w:val="19"/>
            <w:szCs w:val="19"/>
          </w:rPr>
          <w:t>3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'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style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 xml:space="preserve">="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height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 xml:space="preserve">:130px;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width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:200px"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src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="http://www.itc.inventec/SiteCollectionImages/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全球布局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-2.jpg"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onmouseout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</w:t>
        </w:r>
        <w:proofErr w:type="spellStart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hiddenPic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('Layer1')"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onmousemove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</w:t>
        </w:r>
        <w:proofErr w:type="spellStart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showPic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(this.src,'Layer1')"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/&gt;</w:t>
        </w:r>
      </w:ins>
    </w:p>
    <w:p w:rsidR="00A02E51" w:rsidRPr="00A02E51" w:rsidRDefault="00A02E51" w:rsidP="00513A32">
      <w:pPr>
        <w:widowControl/>
        <w:autoSpaceDE w:val="0"/>
        <w:autoSpaceDN w:val="0"/>
        <w:adjustRightInd w:val="0"/>
        <w:jc w:val="left"/>
        <w:rPr>
          <w:ins w:id="3468" w:author="Gao, Guan-Wei (高貫偉 ITC)" w:date="2012-08-03T11:32:00Z"/>
          <w:rFonts w:ascii="Consolas" w:eastAsia="SimSun" w:hAnsi="Consolas" w:cs="Consolas"/>
          <w:kern w:val="0"/>
          <w:sz w:val="19"/>
          <w:szCs w:val="19"/>
          <w:rPrChange w:id="3469" w:author="Gao, Guan-Wei (高貫偉 ITC)" w:date="2012-08-03T11:33:00Z">
            <w:rPr>
              <w:ins w:id="3470" w:author="Gao, Guan-Wei (高貫偉 ITC)" w:date="2012-08-03T11:32:00Z"/>
              <w:rFonts w:ascii="Consolas" w:hAnsi="Consolas" w:cs="Consolas"/>
              <w:kern w:val="0"/>
              <w:sz w:val="19"/>
              <w:szCs w:val="19"/>
            </w:rPr>
          </w:rPrChange>
        </w:rPr>
      </w:pPr>
      <w:ins w:id="3471" w:author="Gao, Guan-Wei (高貫偉 ITC)" w:date="2012-08-03T11:33:00Z"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&lt;</w:t>
        </w:r>
        <w:proofErr w:type="spellStart"/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img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id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='imag_PIC</w:t>
        </w:r>
        <w:r>
          <w:rPr>
            <w:rFonts w:ascii="Consolas" w:eastAsia="SimSun" w:hAnsi="Consolas" w:cs="Consolas" w:hint="eastAsia"/>
            <w:color w:val="0000FF"/>
            <w:kern w:val="0"/>
            <w:sz w:val="19"/>
            <w:szCs w:val="19"/>
          </w:rPr>
          <w:t>4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'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style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 xml:space="preserve">="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height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 xml:space="preserve">:130px; </w:t>
        </w:r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width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:200px"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src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="http://www.itc.inventec/SiteCollectionImages/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全球布局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-2.jpg"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onmouseout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</w:t>
        </w:r>
        <w:proofErr w:type="spellStart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hiddenPic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('Layer1')"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FF0000"/>
            <w:kern w:val="0"/>
            <w:sz w:val="19"/>
            <w:szCs w:val="19"/>
          </w:rPr>
          <w:t>onmousemove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="</w:t>
        </w:r>
        <w:proofErr w:type="spellStart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showPic</w:t>
        </w:r>
        <w:proofErr w:type="spellEnd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(this.src,'Layer1')"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/&gt;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72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proofErr w:type="gramStart"/>
      <w:ins w:id="3473" w:author="Gao, Guan-Wei (高貫偉 ITC)" w:date="2012-08-03T11:33:00Z"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function</w:t>
        </w:r>
        <w:proofErr w:type="gramEnd"/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showPic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(sUrl,Layer1){ 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74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ins w:id="3475" w:author="Gao, Guan-Wei (高貫偉 ITC)" w:date="2012-08-03T11:33:00Z">
        <w:r>
          <w:rPr>
            <w:rFonts w:ascii="Consolas" w:hAnsi="Consolas" w:cs="Consolas"/>
            <w:kern w:val="0"/>
            <w:sz w:val="19"/>
            <w:szCs w:val="19"/>
          </w:rPr>
          <w:t xml:space="preserve">    </w:t>
        </w:r>
        <w:proofErr w:type="spellStart"/>
        <w:proofErr w:type="gramStart"/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var</w:t>
        </w:r>
        <w:proofErr w:type="spellEnd"/>
        <w:proofErr w:type="gramEnd"/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x,y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; 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76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ins w:id="3477" w:author="Gao, Guan-Wei (高貫偉 ITC)" w:date="2012-08-03T11:33:00Z">
        <w:r>
          <w:rPr>
            <w:rFonts w:ascii="Consolas" w:hAnsi="Consolas" w:cs="Consolas"/>
            <w:kern w:val="0"/>
            <w:sz w:val="19"/>
            <w:szCs w:val="19"/>
          </w:rPr>
          <w:t xml:space="preserve">    x = 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event.clientX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>;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78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ins w:id="3479" w:author="Gao, Guan-Wei (高貫偉 ITC)" w:date="2012-08-03T11:33:00Z">
        <w:r>
          <w:rPr>
            <w:rFonts w:ascii="Consolas" w:hAnsi="Consolas" w:cs="Consolas"/>
            <w:kern w:val="0"/>
            <w:sz w:val="19"/>
            <w:szCs w:val="19"/>
          </w:rPr>
          <w:t xml:space="preserve">    y = 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event.clientY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; 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80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ins w:id="3481" w:author="Gao, Guan-Wei (高貫偉 ITC)" w:date="2012-08-03T11:33:00Z">
        <w:r>
          <w:rPr>
            <w:rFonts w:ascii="Consolas" w:hAnsi="Consolas" w:cs="Consolas"/>
            <w:kern w:val="0"/>
            <w:sz w:val="19"/>
            <w:szCs w:val="19"/>
          </w:rPr>
          <w:t xml:space="preserve">    </w:t>
        </w:r>
        <w:proofErr w:type="spellStart"/>
        <w:proofErr w:type="gramStart"/>
        <w:r>
          <w:rPr>
            <w:rFonts w:ascii="Consolas" w:hAnsi="Consolas" w:cs="Consolas"/>
            <w:kern w:val="0"/>
            <w:sz w:val="19"/>
            <w:szCs w:val="19"/>
          </w:rPr>
          <w:t>document.getElementById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>(</w:t>
        </w:r>
        <w:proofErr w:type="gramEnd"/>
        <w:r>
          <w:rPr>
            <w:rFonts w:ascii="Consolas" w:hAnsi="Consolas" w:cs="Consolas"/>
            <w:kern w:val="0"/>
            <w:sz w:val="19"/>
            <w:szCs w:val="19"/>
          </w:rPr>
          <w:t>Layer1).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style.left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 = x;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82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ins w:id="3483" w:author="Gao, Guan-Wei (高貫偉 ITC)" w:date="2012-08-03T11:33:00Z">
        <w:r>
          <w:rPr>
            <w:rFonts w:ascii="Consolas" w:hAnsi="Consolas" w:cs="Consolas"/>
            <w:kern w:val="0"/>
            <w:sz w:val="19"/>
            <w:szCs w:val="19"/>
          </w:rPr>
          <w:t xml:space="preserve">    </w:t>
        </w:r>
        <w:proofErr w:type="spellStart"/>
        <w:proofErr w:type="gramStart"/>
        <w:r>
          <w:rPr>
            <w:rFonts w:ascii="Consolas" w:hAnsi="Consolas" w:cs="Consolas"/>
            <w:kern w:val="0"/>
            <w:sz w:val="19"/>
            <w:szCs w:val="19"/>
          </w:rPr>
          <w:t>document.getElementById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>(</w:t>
        </w:r>
        <w:proofErr w:type="gramEnd"/>
        <w:r>
          <w:rPr>
            <w:rFonts w:ascii="Consolas" w:hAnsi="Consolas" w:cs="Consolas"/>
            <w:kern w:val="0"/>
            <w:sz w:val="19"/>
            <w:szCs w:val="19"/>
          </w:rPr>
          <w:t>Layer1).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style.top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 = y;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84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ins w:id="3485" w:author="Gao, Guan-Wei (高貫偉 ITC)" w:date="2012-08-03T11:33:00Z">
        <w:r>
          <w:rPr>
            <w:rFonts w:ascii="Consolas" w:hAnsi="Consolas" w:cs="Consolas"/>
            <w:kern w:val="0"/>
            <w:sz w:val="19"/>
            <w:szCs w:val="19"/>
          </w:rPr>
          <w:t xml:space="preserve">    </w:t>
        </w:r>
        <w:proofErr w:type="spellStart"/>
        <w:proofErr w:type="gramStart"/>
        <w:r>
          <w:rPr>
            <w:rFonts w:ascii="Consolas" w:hAnsi="Consolas" w:cs="Consolas"/>
            <w:kern w:val="0"/>
            <w:sz w:val="19"/>
            <w:szCs w:val="19"/>
          </w:rPr>
          <w:t>document.getElementById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>(</w:t>
        </w:r>
        <w:proofErr w:type="gramEnd"/>
        <w:r>
          <w:rPr>
            <w:rFonts w:ascii="Consolas" w:hAnsi="Consolas" w:cs="Consolas"/>
            <w:kern w:val="0"/>
            <w:sz w:val="19"/>
            <w:szCs w:val="19"/>
          </w:rPr>
          <w:t>Layer1).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innerHTML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 = </w:t>
        </w:r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"&lt;</w:t>
        </w:r>
        <w:proofErr w:type="spellStart"/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img</w:t>
        </w:r>
        <w:proofErr w:type="spellEnd"/>
        <w:r>
          <w:rPr>
            <w:rFonts w:ascii="Consolas" w:hAnsi="Consolas" w:cs="Consolas"/>
            <w:color w:val="800000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src</w:t>
        </w:r>
        <w:proofErr w:type="spellEnd"/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="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 + 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sUrl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 + </w:t>
        </w:r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"&gt;"</w:t>
        </w:r>
        <w:r>
          <w:rPr>
            <w:rFonts w:ascii="Consolas" w:hAnsi="Consolas" w:cs="Consolas"/>
            <w:kern w:val="0"/>
            <w:sz w:val="19"/>
            <w:szCs w:val="19"/>
          </w:rPr>
          <w:t>;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86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ins w:id="3487" w:author="Gao, Guan-Wei (高貫偉 ITC)" w:date="2012-08-03T11:33:00Z">
        <w:r>
          <w:rPr>
            <w:rFonts w:ascii="Consolas" w:hAnsi="Consolas" w:cs="Consolas"/>
            <w:kern w:val="0"/>
            <w:sz w:val="19"/>
            <w:szCs w:val="19"/>
          </w:rPr>
          <w:t xml:space="preserve">    </w:t>
        </w:r>
        <w:proofErr w:type="spellStart"/>
        <w:proofErr w:type="gramStart"/>
        <w:r>
          <w:rPr>
            <w:rFonts w:ascii="Consolas" w:hAnsi="Consolas" w:cs="Consolas"/>
            <w:kern w:val="0"/>
            <w:sz w:val="19"/>
            <w:szCs w:val="19"/>
          </w:rPr>
          <w:t>document.getElementById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>(</w:t>
        </w:r>
        <w:proofErr w:type="gramEnd"/>
        <w:r>
          <w:rPr>
            <w:rFonts w:ascii="Consolas" w:hAnsi="Consolas" w:cs="Consolas"/>
            <w:kern w:val="0"/>
            <w:sz w:val="19"/>
            <w:szCs w:val="19"/>
          </w:rPr>
          <w:t>Layer1).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style.display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 = </w:t>
        </w:r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"block"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; 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88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ins w:id="3489" w:author="Gao, Guan-Wei (高貫偉 ITC)" w:date="2012-08-03T11:33:00Z">
        <w:r>
          <w:rPr>
            <w:rFonts w:ascii="Consolas" w:hAnsi="Consolas" w:cs="Consolas"/>
            <w:kern w:val="0"/>
            <w:sz w:val="19"/>
            <w:szCs w:val="19"/>
          </w:rPr>
          <w:t>}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90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proofErr w:type="gramStart"/>
      <w:ins w:id="3491" w:author="Gao, Guan-Wei (高貫偉 ITC)" w:date="2012-08-03T11:33:00Z">
        <w:r>
          <w:rPr>
            <w:rFonts w:ascii="Consolas" w:hAnsi="Consolas" w:cs="Consolas"/>
            <w:color w:val="0000FF"/>
            <w:kern w:val="0"/>
            <w:sz w:val="19"/>
            <w:szCs w:val="19"/>
          </w:rPr>
          <w:t>function</w:t>
        </w:r>
        <w:proofErr w:type="gramEnd"/>
        <w:r>
          <w:rPr>
            <w:rFonts w:ascii="Consolas" w:hAnsi="Consolas" w:cs="Consolas"/>
            <w:kern w:val="0"/>
            <w:sz w:val="19"/>
            <w:szCs w:val="19"/>
          </w:rPr>
          <w:t xml:space="preserve"> 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hiddenPic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>(Layer1) {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92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ins w:id="3493" w:author="Gao, Guan-Wei (高貫偉 ITC)" w:date="2012-08-03T11:33:00Z">
        <w:r>
          <w:rPr>
            <w:rFonts w:ascii="Consolas" w:hAnsi="Consolas" w:cs="Consolas"/>
            <w:kern w:val="0"/>
            <w:sz w:val="19"/>
            <w:szCs w:val="19"/>
          </w:rPr>
          <w:t xml:space="preserve">    </w:t>
        </w:r>
        <w:proofErr w:type="spellStart"/>
        <w:proofErr w:type="gramStart"/>
        <w:r>
          <w:rPr>
            <w:rFonts w:ascii="Consolas" w:hAnsi="Consolas" w:cs="Consolas"/>
            <w:kern w:val="0"/>
            <w:sz w:val="19"/>
            <w:szCs w:val="19"/>
          </w:rPr>
          <w:t>document.getElementById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>(</w:t>
        </w:r>
        <w:proofErr w:type="gramEnd"/>
        <w:r>
          <w:rPr>
            <w:rFonts w:ascii="Consolas" w:hAnsi="Consolas" w:cs="Consolas"/>
            <w:kern w:val="0"/>
            <w:sz w:val="19"/>
            <w:szCs w:val="19"/>
          </w:rPr>
          <w:t>Layer1).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innerHTML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 = </w:t>
        </w:r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""</w:t>
        </w:r>
        <w:r>
          <w:rPr>
            <w:rFonts w:ascii="Consolas" w:hAnsi="Consolas" w:cs="Consolas"/>
            <w:kern w:val="0"/>
            <w:sz w:val="19"/>
            <w:szCs w:val="19"/>
          </w:rPr>
          <w:t>;</w:t>
        </w:r>
      </w:ins>
    </w:p>
    <w:p w:rsidR="00513A32" w:rsidRDefault="00513A32" w:rsidP="00513A32">
      <w:pPr>
        <w:widowControl/>
        <w:autoSpaceDE w:val="0"/>
        <w:autoSpaceDN w:val="0"/>
        <w:adjustRightInd w:val="0"/>
        <w:jc w:val="left"/>
        <w:rPr>
          <w:ins w:id="3494" w:author="Gao, Guan-Wei (高貫偉 ITC)" w:date="2012-08-03T11:33:00Z"/>
          <w:rFonts w:ascii="Consolas" w:hAnsi="Consolas" w:cs="Consolas"/>
          <w:kern w:val="0"/>
          <w:sz w:val="19"/>
          <w:szCs w:val="19"/>
        </w:rPr>
      </w:pPr>
      <w:ins w:id="3495" w:author="Gao, Guan-Wei (高貫偉 ITC)" w:date="2012-08-03T11:33:00Z">
        <w:r>
          <w:rPr>
            <w:rFonts w:ascii="Consolas" w:hAnsi="Consolas" w:cs="Consolas"/>
            <w:kern w:val="0"/>
            <w:sz w:val="19"/>
            <w:szCs w:val="19"/>
          </w:rPr>
          <w:t xml:space="preserve">    </w:t>
        </w:r>
        <w:proofErr w:type="spellStart"/>
        <w:proofErr w:type="gramStart"/>
        <w:r>
          <w:rPr>
            <w:rFonts w:ascii="Consolas" w:hAnsi="Consolas" w:cs="Consolas"/>
            <w:kern w:val="0"/>
            <w:sz w:val="19"/>
            <w:szCs w:val="19"/>
          </w:rPr>
          <w:t>document.getElementById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>(</w:t>
        </w:r>
        <w:proofErr w:type="gramEnd"/>
        <w:r>
          <w:rPr>
            <w:rFonts w:ascii="Consolas" w:hAnsi="Consolas" w:cs="Consolas"/>
            <w:kern w:val="0"/>
            <w:sz w:val="19"/>
            <w:szCs w:val="19"/>
          </w:rPr>
          <w:t>Layer1).</w:t>
        </w:r>
        <w:proofErr w:type="spellStart"/>
        <w:r>
          <w:rPr>
            <w:rFonts w:ascii="Consolas" w:hAnsi="Consolas" w:cs="Consolas"/>
            <w:kern w:val="0"/>
            <w:sz w:val="19"/>
            <w:szCs w:val="19"/>
          </w:rPr>
          <w:t>style.display</w:t>
        </w:r>
        <w:proofErr w:type="spellEnd"/>
        <w:r>
          <w:rPr>
            <w:rFonts w:ascii="Consolas" w:hAnsi="Consolas" w:cs="Consolas"/>
            <w:kern w:val="0"/>
            <w:sz w:val="19"/>
            <w:szCs w:val="19"/>
          </w:rPr>
          <w:t xml:space="preserve"> = </w:t>
        </w:r>
        <w:r>
          <w:rPr>
            <w:rFonts w:ascii="Consolas" w:hAnsi="Consolas" w:cs="Consolas"/>
            <w:color w:val="800000"/>
            <w:kern w:val="0"/>
            <w:sz w:val="19"/>
            <w:szCs w:val="19"/>
          </w:rPr>
          <w:t>"none"</w:t>
        </w:r>
        <w:r>
          <w:rPr>
            <w:rFonts w:ascii="Consolas" w:hAnsi="Consolas" w:cs="Consolas"/>
            <w:kern w:val="0"/>
            <w:sz w:val="19"/>
            <w:szCs w:val="19"/>
          </w:rPr>
          <w:t xml:space="preserve">; </w:t>
        </w:r>
      </w:ins>
    </w:p>
    <w:p w:rsidR="00BA4E9B" w:rsidRDefault="00513A32">
      <w:pPr>
        <w:widowControl/>
        <w:autoSpaceDE w:val="0"/>
        <w:autoSpaceDN w:val="0"/>
        <w:adjustRightInd w:val="0"/>
        <w:jc w:val="left"/>
        <w:rPr>
          <w:ins w:id="3496" w:author="Gao, Guan-Wei (高貫偉 ITC)" w:date="2012-08-03T11:32:00Z"/>
          <w:rFonts w:eastAsia="SimSun"/>
        </w:rPr>
        <w:pPrChange w:id="3497" w:author="Gao, Guan-Wei (高貫偉 ITC)" w:date="2012-08-03T11:33:00Z">
          <w:pPr>
            <w:pStyle w:val="1"/>
            <w:jc w:val="left"/>
          </w:pPr>
        </w:pPrChange>
      </w:pPr>
      <w:ins w:id="3498" w:author="Gao, Guan-Wei (高貫偉 ITC)" w:date="2012-08-03T11:33:00Z">
        <w:r>
          <w:rPr>
            <w:rFonts w:ascii="Consolas" w:hAnsi="Consolas" w:cs="Consolas"/>
            <w:kern w:val="0"/>
            <w:sz w:val="19"/>
            <w:szCs w:val="19"/>
          </w:rPr>
          <w:t xml:space="preserve">} </w:t>
        </w:r>
      </w:ins>
    </w:p>
    <w:p w:rsidR="00BA4E9B" w:rsidRDefault="00BA4E9B">
      <w:pPr>
        <w:ind w:left="425"/>
        <w:rPr>
          <w:ins w:id="3499" w:author="Gao, Guan-Wei (高貫偉 ITC)" w:date="2012-04-17T13:49:00Z"/>
          <w:rFonts w:eastAsia="SimSun"/>
        </w:rPr>
        <w:pPrChange w:id="3500" w:author="Gao, Guan-Wei (高貫偉 ITC)" w:date="2012-08-03T11:32:00Z">
          <w:pPr>
            <w:pStyle w:val="1"/>
            <w:jc w:val="left"/>
          </w:pPr>
        </w:pPrChange>
      </w:pPr>
    </w:p>
    <w:p w:rsidR="00BA4E9B" w:rsidRDefault="00C00DD3">
      <w:pPr>
        <w:rPr>
          <w:ins w:id="3501" w:author="Gao, Guan-Wei (高貫偉 ITC)" w:date="2012-04-17T13:49:00Z"/>
          <w:rFonts w:eastAsia="SimSun"/>
        </w:rPr>
        <w:pPrChange w:id="3502" w:author="Gao, Guan-Wei (高貫偉 ITC)" w:date="2012-04-17T13:49:00Z">
          <w:pPr>
            <w:pStyle w:val="1"/>
            <w:jc w:val="left"/>
          </w:pPr>
        </w:pPrChange>
      </w:pPr>
      <w:ins w:id="3503" w:author="Gao, Guan-Wei (高貫偉 ITC)" w:date="2012-04-17T13:49:00Z">
        <w:r>
          <w:rPr>
            <w:rFonts w:eastAsia="SimSun" w:hint="eastAsia"/>
          </w:rPr>
          <w:t>参考材料：</w:t>
        </w:r>
      </w:ins>
    </w:p>
    <w:p w:rsidR="00C00DD3" w:rsidRDefault="00C00DD3" w:rsidP="00C00DD3">
      <w:pPr>
        <w:rPr>
          <w:ins w:id="3504" w:author="Gao, Guan-Wei (高貫偉 ITC)" w:date="2012-04-17T13:50:00Z"/>
          <w:rFonts w:ascii="Arial Unicode MS" w:eastAsia="Arial Unicode MS" w:hAnsi="Arial Unicode MS" w:cs="Arial Unicode MS"/>
          <w:color w:val="1F497D"/>
          <w:lang w:eastAsia="zh-TW"/>
        </w:rPr>
      </w:pPr>
      <w:ins w:id="3505" w:author="Gao, Guan-Wei (高貫偉 ITC)" w:date="2012-04-17T13:50:00Z">
        <w:r>
          <w:rPr>
            <w:rFonts w:ascii="Arial Unicode MS" w:eastAsia="Arial Unicode MS" w:hAnsi="Arial Unicode MS" w:cs="Arial Unicode MS" w:hint="eastAsia"/>
            <w:color w:val="1F497D"/>
          </w:rPr>
          <w:t>EPIA&amp;PAQC抽样规则(整机出货)</w:t>
        </w:r>
      </w:ins>
      <w:ins w:id="3506" w:author="IEC960923" w:date="2013-05-06T17:42:00Z">
        <w:r w:rsidR="005426D4">
          <w:rPr>
            <w:rFonts w:ascii="Arial Unicode MS" w:eastAsia="Arial Unicode MS" w:hAnsi="Arial Unicode MS" w:cs="Arial Unicode MS" w:hint="eastAsia"/>
            <w:color w:val="1F497D"/>
            <w:lang w:eastAsia="zh-TW"/>
          </w:rPr>
          <w:t xml:space="preserve"> </w:t>
        </w:r>
        <w:r w:rsidR="005426D4" w:rsidRPr="00A95463">
          <w:rPr>
            <w:rFonts w:ascii="Arial Unicode MS" w:eastAsia="Arial Unicode MS" w:hAnsi="Arial Unicode MS" w:cs="Arial Unicode MS"/>
            <w:color w:val="1F497D"/>
            <w:highlight w:val="lightGray"/>
            <w:lang w:eastAsia="zh-TW"/>
            <w:rPrChange w:id="3507" w:author="IEC960923" w:date="2013-05-08T13:00:00Z">
              <w:rPr>
                <w:rFonts w:ascii="Arial Unicode MS" w:eastAsia="Arial Unicode MS" w:hAnsi="Arial Unicode MS" w:cs="Arial Unicode MS"/>
                <w:b/>
                <w:bCs/>
                <w:color w:val="1F497D"/>
                <w:kern w:val="44"/>
                <w:sz w:val="44"/>
                <w:szCs w:val="44"/>
                <w:lang w:eastAsia="zh-TW"/>
              </w:rPr>
            </w:rPrChange>
          </w:rPr>
          <w:t>-- IPC</w:t>
        </w:r>
      </w:ins>
    </w:p>
    <w:p w:rsidR="00C00DD3" w:rsidRDefault="00C00DD3" w:rsidP="00C00DD3">
      <w:pPr>
        <w:pStyle w:val="ab"/>
        <w:widowControl/>
        <w:numPr>
          <w:ilvl w:val="0"/>
          <w:numId w:val="47"/>
        </w:numPr>
        <w:ind w:firstLineChars="0"/>
        <w:rPr>
          <w:ins w:id="3508" w:author="Gao, Guan-Wei (高貫偉 ITC)" w:date="2012-04-17T13:50:00Z"/>
          <w:rFonts w:ascii="Arial Unicode MS" w:eastAsia="Arial Unicode MS" w:hAnsi="Arial Unicode MS" w:cs="Arial Unicode MS"/>
          <w:color w:val="1F497D"/>
        </w:rPr>
      </w:pPr>
      <w:ins w:id="3509" w:author="Gao, Guan-Wei (高貫偉 ITC)" w:date="2012-04-17T13:50:00Z">
        <w:r>
          <w:rPr>
            <w:rFonts w:ascii="Arial Unicode MS" w:eastAsia="Arial Unicode MS" w:hAnsi="Arial Unicode MS" w:cs="Arial Unicode MS" w:hint="eastAsia"/>
            <w:color w:val="1F497D"/>
          </w:rPr>
          <w:t>BTO &amp; Special------按机型抽样5%;</w:t>
        </w:r>
      </w:ins>
    </w:p>
    <w:p w:rsidR="00C00DD3" w:rsidRDefault="00C00DD3" w:rsidP="00C00DD3">
      <w:pPr>
        <w:pStyle w:val="ab"/>
        <w:ind w:left="990"/>
        <w:rPr>
          <w:ins w:id="3510" w:author="Gao, Guan-Wei (高貫偉 ITC)" w:date="2012-04-17T13:50:00Z"/>
          <w:rFonts w:ascii="Arial Unicode MS" w:eastAsia="Arial Unicode MS" w:hAnsi="Arial Unicode MS" w:cs="Arial Unicode MS"/>
          <w:color w:val="1F497D"/>
        </w:rPr>
      </w:pPr>
      <w:ins w:id="3511" w:author="Gao, Guan-Wei (高貫偉 ITC)" w:date="2012-04-17T13:50:00Z">
        <w:r>
          <w:rPr>
            <w:rFonts w:ascii="Arial Unicode MS" w:eastAsia="Arial Unicode MS" w:hAnsi="Arial Unicode MS" w:cs="Arial Unicode MS" w:hint="eastAsia"/>
            <w:color w:val="1F497D"/>
          </w:rPr>
          <w:t>BTO机型十二码中第7码为“字母” 例:PCAW61</w:t>
        </w:r>
        <w:r>
          <w:rPr>
            <w:rFonts w:ascii="Arial Unicode MS" w:eastAsia="Arial Unicode MS" w:hAnsi="Arial Unicode MS" w:cs="Arial Unicode MS" w:hint="eastAsia"/>
            <w:color w:val="1F497D"/>
            <w:highlight w:val="yellow"/>
          </w:rPr>
          <w:t>A</w:t>
        </w:r>
        <w:r>
          <w:rPr>
            <w:rFonts w:ascii="Arial Unicode MS" w:eastAsia="Arial Unicode MS" w:hAnsi="Arial Unicode MS" w:cs="Arial Unicode MS" w:hint="eastAsia"/>
            <w:color w:val="1F497D"/>
          </w:rPr>
          <w:t>AGB3Y</w:t>
        </w:r>
      </w:ins>
    </w:p>
    <w:p w:rsidR="00C00DD3" w:rsidRDefault="00C00DD3" w:rsidP="00C00DD3">
      <w:pPr>
        <w:pStyle w:val="ab"/>
        <w:ind w:left="990"/>
        <w:rPr>
          <w:ins w:id="3512" w:author="Gao, Guan-Wei (高貫偉 ITC)" w:date="2012-04-17T13:50:00Z"/>
          <w:rFonts w:ascii="Arial Unicode MS" w:eastAsia="Arial Unicode MS" w:hAnsi="Arial Unicode MS" w:cs="Arial Unicode MS"/>
          <w:color w:val="1F497D"/>
        </w:rPr>
      </w:pPr>
      <w:ins w:id="3513" w:author="Gao, Guan-Wei (高貫偉 ITC)" w:date="2012-04-17T13:50:00Z">
        <w:r>
          <w:rPr>
            <w:rFonts w:ascii="Arial Unicode MS" w:eastAsia="Arial Unicode MS" w:hAnsi="Arial Unicode MS" w:cs="Arial Unicode MS" w:hint="eastAsia"/>
            <w:color w:val="1F497D"/>
          </w:rPr>
          <w:t>Special机型十二码中第7码为”Y” 例:</w:t>
        </w:r>
        <w:r>
          <w:t xml:space="preserve"> </w:t>
        </w:r>
        <w:r>
          <w:rPr>
            <w:rFonts w:ascii="Arial Unicode MS" w:eastAsia="Arial Unicode MS" w:hAnsi="Arial Unicode MS" w:cs="Arial Unicode MS" w:hint="eastAsia"/>
            <w:color w:val="1F497D"/>
          </w:rPr>
          <w:t>PCAN21</w:t>
        </w:r>
        <w:r>
          <w:rPr>
            <w:rFonts w:ascii="Arial Unicode MS" w:eastAsia="Arial Unicode MS" w:hAnsi="Arial Unicode MS" w:cs="Arial Unicode MS" w:hint="eastAsia"/>
            <w:color w:val="1F497D"/>
            <w:highlight w:val="yellow"/>
          </w:rPr>
          <w:t>Y</w:t>
        </w:r>
        <w:r>
          <w:rPr>
            <w:rFonts w:ascii="Arial Unicode MS" w:eastAsia="Arial Unicode MS" w:hAnsi="Arial Unicode MS" w:cs="Arial Unicode MS" w:hint="eastAsia"/>
            <w:color w:val="1F497D"/>
          </w:rPr>
          <w:t>EI00Y</w:t>
        </w:r>
      </w:ins>
    </w:p>
    <w:p w:rsidR="00C00DD3" w:rsidRDefault="00C00DD3" w:rsidP="00C00DD3">
      <w:pPr>
        <w:pStyle w:val="ab"/>
        <w:widowControl/>
        <w:numPr>
          <w:ilvl w:val="0"/>
          <w:numId w:val="47"/>
        </w:numPr>
        <w:ind w:firstLineChars="0"/>
        <w:rPr>
          <w:ins w:id="3514" w:author="Gao, Guan-Wei (高貫偉 ITC)" w:date="2012-04-17T13:50:00Z"/>
          <w:rFonts w:ascii="Arial Unicode MS" w:eastAsia="Arial Unicode MS" w:hAnsi="Arial Unicode MS" w:cs="Arial Unicode MS"/>
          <w:color w:val="1F497D"/>
        </w:rPr>
      </w:pPr>
      <w:ins w:id="3515" w:author="Gao, Guan-Wei (高貫偉 ITC)" w:date="2012-04-17T13:50:00Z">
        <w:r>
          <w:rPr>
            <w:rFonts w:ascii="Arial Unicode MS" w:eastAsia="Arial Unicode MS" w:hAnsi="Arial Unicode MS" w:cs="Arial Unicode MS" w:hint="eastAsia"/>
            <w:color w:val="1F497D"/>
          </w:rPr>
          <w:t xml:space="preserve">CTO 机型      -------按国别抽样5%.    </w:t>
        </w:r>
      </w:ins>
    </w:p>
    <w:p w:rsidR="00C00DD3" w:rsidRDefault="00C00DD3" w:rsidP="00C00DD3">
      <w:pPr>
        <w:pStyle w:val="ab"/>
        <w:ind w:left="990"/>
        <w:rPr>
          <w:ins w:id="3516" w:author="Gao, Guan-Wei (高貫偉 ITC)" w:date="2012-04-17T13:50:00Z"/>
          <w:rFonts w:ascii="Arial Unicode MS" w:eastAsia="Arial Unicode MS" w:hAnsi="Arial Unicode MS" w:cs="Arial Unicode MS"/>
          <w:color w:val="1F497D"/>
        </w:rPr>
      </w:pPr>
      <w:ins w:id="3517" w:author="Gao, Guan-Wei (高貫偉 ITC)" w:date="2012-04-17T13:50:00Z">
        <w:r>
          <w:rPr>
            <w:rFonts w:ascii="Arial Unicode MS" w:eastAsia="Arial Unicode MS" w:hAnsi="Arial Unicode MS" w:cs="Arial Unicode MS" w:hint="eastAsia"/>
            <w:color w:val="1F497D"/>
          </w:rPr>
          <w:t>CTO机型十二码中第7码为”数字” 例:</w:t>
        </w:r>
        <w:r>
          <w:t xml:space="preserve"> </w:t>
        </w:r>
        <w:r>
          <w:rPr>
            <w:rFonts w:ascii="Arial Unicode MS" w:eastAsia="Arial Unicode MS" w:hAnsi="Arial Unicode MS" w:cs="Arial Unicode MS" w:hint="eastAsia"/>
            <w:color w:val="1F497D"/>
          </w:rPr>
          <w:t>PCAS02</w:t>
        </w:r>
        <w:r>
          <w:rPr>
            <w:rFonts w:ascii="Arial Unicode MS" w:eastAsia="Arial Unicode MS" w:hAnsi="Arial Unicode MS" w:cs="Arial Unicode MS" w:hint="eastAsia"/>
            <w:color w:val="1F497D"/>
            <w:highlight w:val="yellow"/>
          </w:rPr>
          <w:t>0</w:t>
        </w:r>
        <w:r>
          <w:rPr>
            <w:rFonts w:ascii="Arial Unicode MS" w:eastAsia="Arial Unicode MS" w:hAnsi="Arial Unicode MS" w:cs="Arial Unicode MS" w:hint="eastAsia"/>
            <w:color w:val="1F497D"/>
          </w:rPr>
          <w:t>W507Y;</w:t>
        </w:r>
      </w:ins>
    </w:p>
    <w:p w:rsidR="00C00DD3" w:rsidRDefault="00C00DD3" w:rsidP="00C00DD3">
      <w:pPr>
        <w:pStyle w:val="ab"/>
        <w:ind w:left="990"/>
        <w:rPr>
          <w:ins w:id="3518" w:author="IEC960923" w:date="2013-05-06T17:43:00Z"/>
          <w:rFonts w:ascii="Arial Unicode MS" w:eastAsia="Arial Unicode MS" w:hAnsi="Arial Unicode MS" w:cs="Arial Unicode MS"/>
          <w:color w:val="1F497D"/>
          <w:lang w:eastAsia="zh-TW"/>
        </w:rPr>
      </w:pPr>
      <w:ins w:id="3519" w:author="Gao, Guan-Wei (高貫偉 ITC)" w:date="2012-04-17T13:50:00Z">
        <w:r>
          <w:rPr>
            <w:rFonts w:ascii="Arial Unicode MS" w:eastAsia="Arial Unicode MS" w:hAnsi="Arial Unicode MS" w:cs="Arial Unicode MS" w:hint="eastAsia"/>
            <w:color w:val="1F497D"/>
          </w:rPr>
          <w:t>机型第10,11码为”国别码”  例: PCAS020W5</w:t>
        </w:r>
        <w:r>
          <w:rPr>
            <w:rFonts w:ascii="Arial Unicode MS" w:eastAsia="Arial Unicode MS" w:hAnsi="Arial Unicode MS" w:cs="Arial Unicode MS" w:hint="eastAsia"/>
            <w:color w:val="1F497D"/>
            <w:highlight w:val="green"/>
          </w:rPr>
          <w:t>07</w:t>
        </w:r>
        <w:r>
          <w:rPr>
            <w:rFonts w:ascii="Arial Unicode MS" w:eastAsia="Arial Unicode MS" w:hAnsi="Arial Unicode MS" w:cs="Arial Unicode MS" w:hint="eastAsia"/>
            <w:color w:val="1F497D"/>
          </w:rPr>
          <w:t>Y;</w:t>
        </w:r>
      </w:ins>
    </w:p>
    <w:p w:rsidR="005426D4" w:rsidRPr="005426D4" w:rsidDel="005426D4" w:rsidRDefault="005426D4">
      <w:pPr>
        <w:rPr>
          <w:ins w:id="3520" w:author="Gao, Guan-Wei (高貫偉 ITC)" w:date="2012-04-17T13:50:00Z"/>
          <w:del w:id="3521" w:author="IEC960923" w:date="2013-05-06T17:43:00Z"/>
          <w:rFonts w:ascii="Arial Unicode MS" w:eastAsia="Arial Unicode MS" w:hAnsi="Arial Unicode MS" w:cs="Arial Unicode MS"/>
          <w:color w:val="1F497D"/>
          <w:lang w:eastAsia="zh-TW"/>
          <w:rPrChange w:id="3522" w:author="IEC960923" w:date="2013-05-06T17:43:00Z">
            <w:rPr>
              <w:ins w:id="3523" w:author="Gao, Guan-Wei (高貫偉 ITC)" w:date="2012-04-17T13:50:00Z"/>
              <w:del w:id="3524" w:author="IEC960923" w:date="2013-05-06T17:43:00Z"/>
              <w:lang w:eastAsia="zh-TW"/>
            </w:rPr>
          </w:rPrChange>
        </w:rPr>
        <w:pPrChange w:id="3525" w:author="IEC960923" w:date="2013-05-06T17:43:00Z">
          <w:pPr>
            <w:pStyle w:val="ab"/>
            <w:ind w:left="990"/>
          </w:pPr>
        </w:pPrChange>
      </w:pPr>
    </w:p>
    <w:p w:rsidR="00C00DD3" w:rsidDel="005426D4" w:rsidRDefault="00C00DD3" w:rsidP="00C00DD3">
      <w:pPr>
        <w:pStyle w:val="ab"/>
        <w:ind w:left="990"/>
        <w:rPr>
          <w:ins w:id="3526" w:author="Gao, Guan-Wei (高貫偉 ITC)" w:date="2012-04-17T13:50:00Z"/>
          <w:del w:id="3527" w:author="IEC960923" w:date="2013-05-06T17:43:00Z"/>
          <w:rFonts w:ascii="Arial Unicode MS" w:eastAsia="Arial Unicode MS" w:hAnsi="Arial Unicode MS" w:cs="Arial Unicode MS"/>
          <w:color w:val="1F497D"/>
        </w:rPr>
      </w:pPr>
    </w:p>
    <w:p w:rsidR="00C00DD3" w:rsidRDefault="00C00DD3" w:rsidP="00C00DD3">
      <w:pPr>
        <w:rPr>
          <w:ins w:id="3528" w:author="Gao, Guan-Wei (高貫偉 ITC)" w:date="2012-04-17T13:50:00Z"/>
          <w:rFonts w:ascii="Calibri" w:eastAsia="SimSun" w:hAnsi="Calibri" w:cs="SimSun"/>
        </w:rPr>
      </w:pPr>
    </w:p>
    <w:p w:rsidR="00C00DD3" w:rsidRDefault="00C00DD3" w:rsidP="00C00DD3">
      <w:pPr>
        <w:pStyle w:val="2"/>
        <w:keepNext w:val="0"/>
        <w:keepLines w:val="0"/>
        <w:widowControl/>
        <w:tabs>
          <w:tab w:val="num" w:pos="1474"/>
        </w:tabs>
        <w:overflowPunct w:val="0"/>
        <w:autoSpaceDE w:val="0"/>
        <w:autoSpaceDN w:val="0"/>
        <w:snapToGrid w:val="0"/>
        <w:spacing w:before="0" w:after="0" w:line="340" w:lineRule="exact"/>
        <w:ind w:left="1077" w:hanging="595"/>
        <w:jc w:val="left"/>
        <w:rPr>
          <w:ins w:id="3529" w:author="Gao, Guan-Wei (高貫偉 ITC)" w:date="2012-04-17T13:50:00Z"/>
        </w:rPr>
      </w:pPr>
      <w:bookmarkStart w:id="3530" w:name="_Toc279130755"/>
      <w:bookmarkStart w:id="3531" w:name="_Toc272759431"/>
      <w:bookmarkStart w:id="3532" w:name="_Toc355096163"/>
      <w:bookmarkEnd w:id="3530"/>
      <w:bookmarkEnd w:id="3531"/>
      <w:ins w:id="3533" w:author="Gao, Guan-Wei (高貫偉 ITC)" w:date="2012-04-17T13:50:00Z">
        <w:r>
          <w:rPr>
            <w:rFonts w:hint="eastAsia"/>
          </w:rPr>
          <w:t>工作说明</w:t>
        </w:r>
        <w:bookmarkEnd w:id="3532"/>
      </w:ins>
    </w:p>
    <w:p w:rsidR="00C00DD3" w:rsidRDefault="00C00DD3" w:rsidP="00C00DD3">
      <w:pPr>
        <w:pStyle w:val="3"/>
        <w:keepNext w:val="0"/>
        <w:keepLines w:val="0"/>
        <w:widowControl/>
        <w:tabs>
          <w:tab w:val="num" w:pos="2024"/>
        </w:tabs>
        <w:overflowPunct w:val="0"/>
        <w:autoSpaceDE w:val="0"/>
        <w:autoSpaceDN w:val="0"/>
        <w:snapToGrid w:val="0"/>
        <w:spacing w:before="0" w:after="0" w:line="340" w:lineRule="exact"/>
        <w:ind w:left="1916" w:hanging="839"/>
        <w:jc w:val="left"/>
        <w:rPr>
          <w:ins w:id="3534" w:author="Gao, Guan-Wei (高貫偉 ITC)" w:date="2012-04-17T13:50:00Z"/>
        </w:rPr>
      </w:pPr>
      <w:bookmarkStart w:id="3535" w:name="_Toc272759432"/>
      <w:bookmarkStart w:id="3536" w:name="_Toc355096164"/>
      <w:ins w:id="3537" w:author="Gao, Guan-Wei (高貫偉 ITC)" w:date="2012-04-17T13:50:00Z">
        <w:r>
          <w:rPr>
            <w:rFonts w:hint="eastAsia"/>
          </w:rPr>
          <w:t>检验计划</w:t>
        </w:r>
        <w:bookmarkEnd w:id="3535"/>
        <w:bookmarkEnd w:id="3536"/>
      </w:ins>
    </w:p>
    <w:p w:rsidR="00C00DD3" w:rsidRDefault="00C00DD3" w:rsidP="00C00DD3">
      <w:pPr>
        <w:pStyle w:val="4"/>
        <w:keepNext w:val="0"/>
        <w:keepLines w:val="0"/>
        <w:widowControl/>
        <w:tabs>
          <w:tab w:val="num" w:pos="2781"/>
        </w:tabs>
        <w:overflowPunct w:val="0"/>
        <w:autoSpaceDE w:val="0"/>
        <w:autoSpaceDN w:val="0"/>
        <w:snapToGrid w:val="0"/>
        <w:spacing w:before="0" w:after="0" w:line="340" w:lineRule="exact"/>
        <w:ind w:left="2880" w:hanging="958"/>
        <w:jc w:val="left"/>
        <w:rPr>
          <w:ins w:id="3538" w:author="Gao, Guan-Wei (高貫偉 ITC)" w:date="2012-04-17T13:50:00Z"/>
        </w:rPr>
      </w:pPr>
      <w:bookmarkStart w:id="3539" w:name="_Toc272759433"/>
      <w:bookmarkStart w:id="3540" w:name="_Toc355096165"/>
      <w:ins w:id="3541" w:author="Gao, Guan-Wei (高貫偉 ITC)" w:date="2012-04-17T13:50:00Z">
        <w:r>
          <w:rPr>
            <w:rFonts w:hint="eastAsia"/>
          </w:rPr>
          <w:t>EPIA</w:t>
        </w:r>
        <w:bookmarkEnd w:id="3539"/>
        <w:r>
          <w:rPr>
            <w:rFonts w:hint="eastAsia"/>
          </w:rPr>
          <w:t>抽验计划（整机出货）</w:t>
        </w:r>
        <w:bookmarkEnd w:id="3540"/>
      </w:ins>
    </w:p>
    <w:p w:rsidR="00C00DD3" w:rsidRDefault="00C00DD3" w:rsidP="00C00DD3">
      <w:pPr>
        <w:pStyle w:val="41"/>
        <w:numPr>
          <w:ilvl w:val="0"/>
          <w:numId w:val="48"/>
        </w:numPr>
        <w:rPr>
          <w:ins w:id="3542" w:author="Gao, Guan-Wei (高貫偉 ITC)" w:date="2012-04-17T13:50:00Z"/>
        </w:rPr>
      </w:pPr>
      <w:bookmarkStart w:id="3543" w:name="_Toc272759434"/>
      <w:ins w:id="3544" w:author="Gao, Guan-Wei (高貫偉 ITC)" w:date="2012-04-17T13:50:00Z">
        <w:r>
          <w:rPr>
            <w:rFonts w:hint="eastAsia"/>
          </w:rPr>
          <w:t>初期检验----100%全检</w:t>
        </w:r>
        <w:bookmarkEnd w:id="3543"/>
      </w:ins>
    </w:p>
    <w:p w:rsidR="00C00DD3" w:rsidRDefault="00C00DD3" w:rsidP="00C00DD3">
      <w:pPr>
        <w:pStyle w:val="ISO4"/>
        <w:ind w:leftChars="1417" w:left="2976" w:firstLine="0"/>
        <w:rPr>
          <w:ins w:id="3545" w:author="Gao, Guan-Wei (高貫偉 ITC)" w:date="2012-04-17T13:50:00Z"/>
        </w:rPr>
      </w:pPr>
      <w:ins w:id="3546" w:author="Gao, Guan-Wei (高貫偉 ITC)" w:date="2012-04-17T13:50:00Z">
        <w:r>
          <w:rPr>
            <w:rFonts w:hint="eastAsia"/>
          </w:rPr>
          <w:t>EPIA于新产品导入应实施100%加强产品整合测试。</w:t>
        </w:r>
      </w:ins>
    </w:p>
    <w:p w:rsidR="00C00DD3" w:rsidRDefault="00C00DD3" w:rsidP="00C00DD3">
      <w:pPr>
        <w:pStyle w:val="41"/>
        <w:numPr>
          <w:ilvl w:val="0"/>
          <w:numId w:val="48"/>
        </w:numPr>
        <w:rPr>
          <w:ins w:id="3547" w:author="Gao, Guan-Wei (高貫偉 ITC)" w:date="2012-04-17T13:50:00Z"/>
        </w:rPr>
      </w:pPr>
      <w:bookmarkStart w:id="3548" w:name="_Toc272759435"/>
      <w:ins w:id="3549" w:author="Gao, Guan-Wei (高貫偉 ITC)" w:date="2012-04-17T13:50:00Z">
        <w:r>
          <w:rPr>
            <w:rFonts w:hint="eastAsia"/>
          </w:rPr>
          <w:t>减量抽样检验</w:t>
        </w:r>
        <w:bookmarkEnd w:id="3548"/>
      </w:ins>
    </w:p>
    <w:p w:rsidR="00C00DD3" w:rsidRDefault="00C00DD3" w:rsidP="00C00DD3">
      <w:pPr>
        <w:pStyle w:val="ISO4"/>
        <w:ind w:leftChars="1417" w:left="2976" w:firstLine="0"/>
        <w:rPr>
          <w:ins w:id="3550" w:author="Gao, Guan-Wei (高貫偉 ITC)" w:date="2012-04-17T13:50:00Z"/>
        </w:rPr>
      </w:pPr>
      <w:ins w:id="3551" w:author="Gao, Guan-Wei (高貫偉 ITC)" w:date="2012-04-17T13:50:00Z">
        <w:r>
          <w:rPr>
            <w:rFonts w:hint="eastAsia"/>
            <w:highlight w:val="yellow"/>
          </w:rPr>
          <w:lastRenderedPageBreak/>
          <w:t>EPIA于新产品MVB完成后，可执行5%减量抽检。第一台执行全功能测试，第二台以后取消功能测试。</w:t>
        </w:r>
      </w:ins>
    </w:p>
    <w:p w:rsidR="00C00DD3" w:rsidRDefault="00C00DD3" w:rsidP="00C00DD3">
      <w:pPr>
        <w:pStyle w:val="41"/>
        <w:numPr>
          <w:ilvl w:val="0"/>
          <w:numId w:val="48"/>
        </w:numPr>
        <w:rPr>
          <w:ins w:id="3552" w:author="Gao, Guan-Wei (高貫偉 ITC)" w:date="2012-04-17T13:50:00Z"/>
        </w:rPr>
      </w:pPr>
      <w:bookmarkStart w:id="3553" w:name="_Toc272759436"/>
      <w:ins w:id="3554" w:author="Gao, Guan-Wei (高貫偉 ITC)" w:date="2012-04-17T13:50:00Z">
        <w:r>
          <w:rPr>
            <w:rFonts w:hint="eastAsia"/>
          </w:rPr>
          <w:t>加严抽样检验</w:t>
        </w:r>
        <w:bookmarkEnd w:id="3553"/>
      </w:ins>
    </w:p>
    <w:p w:rsidR="00C00DD3" w:rsidRDefault="00C00DD3" w:rsidP="00C00DD3">
      <w:pPr>
        <w:pStyle w:val="ISO4"/>
        <w:ind w:leftChars="1417" w:left="2976" w:firstLine="0"/>
        <w:rPr>
          <w:ins w:id="3555" w:author="Gao, Guan-Wei (高貫偉 ITC)" w:date="2012-04-17T13:50:00Z"/>
        </w:rPr>
      </w:pPr>
      <w:ins w:id="3556" w:author="Gao, Guan-Wei (高貫偉 ITC)" w:date="2012-04-17T13:50:00Z">
        <w:r>
          <w:rPr>
            <w:rFonts w:hint="eastAsia"/>
          </w:rPr>
          <w:t>如果出现致命缺陷时，可立即执行10%加严检验。执行10%检验一周内未发现同一致命缺陷或者已经找到问题的Root Cause 并且有执行改善对策,可回复5%减量抽检。</w:t>
        </w:r>
      </w:ins>
    </w:p>
    <w:p w:rsidR="00C00DD3" w:rsidRDefault="00C00DD3" w:rsidP="00C00DD3">
      <w:pPr>
        <w:pStyle w:val="41"/>
        <w:numPr>
          <w:ilvl w:val="0"/>
          <w:numId w:val="48"/>
        </w:numPr>
        <w:rPr>
          <w:ins w:id="3557" w:author="Gao, Guan-Wei (高貫偉 ITC)" w:date="2012-04-17T13:50:00Z"/>
        </w:rPr>
      </w:pPr>
      <w:bookmarkStart w:id="3558" w:name="_Toc272759437"/>
      <w:ins w:id="3559" w:author="Gao, Guan-Wei (高貫偉 ITC)" w:date="2012-04-17T13:50:00Z">
        <w:r>
          <w:rPr>
            <w:rFonts w:hint="eastAsia"/>
          </w:rPr>
          <w:t>客户要求抽验</w:t>
        </w:r>
        <w:bookmarkEnd w:id="3558"/>
      </w:ins>
    </w:p>
    <w:p w:rsidR="00C00DD3" w:rsidRDefault="00C00DD3" w:rsidP="00C00DD3">
      <w:pPr>
        <w:pStyle w:val="ISO4"/>
        <w:ind w:leftChars="1417" w:left="2976" w:firstLine="0"/>
        <w:rPr>
          <w:ins w:id="3560" w:author="Gao, Guan-Wei (高貫偉 ITC)" w:date="2012-04-17T13:50:00Z"/>
        </w:rPr>
      </w:pPr>
      <w:ins w:id="3561" w:author="Gao, Guan-Wei (高貫偉 ITC)" w:date="2012-04-17T13:50:00Z">
        <w:r>
          <w:rPr>
            <w:rFonts w:hint="eastAsia"/>
          </w:rPr>
          <w:t>如果客户提出要求，将根据客户要求的抽样率进行检验。</w:t>
        </w:r>
      </w:ins>
    </w:p>
    <w:p w:rsidR="00C00DD3" w:rsidRDefault="00C00DD3" w:rsidP="00C00DD3">
      <w:pPr>
        <w:pStyle w:val="4"/>
        <w:keepNext w:val="0"/>
        <w:keepLines w:val="0"/>
        <w:widowControl/>
        <w:tabs>
          <w:tab w:val="num" w:pos="2781"/>
        </w:tabs>
        <w:overflowPunct w:val="0"/>
        <w:autoSpaceDE w:val="0"/>
        <w:autoSpaceDN w:val="0"/>
        <w:snapToGrid w:val="0"/>
        <w:spacing w:before="0" w:after="0" w:line="340" w:lineRule="exact"/>
        <w:ind w:left="2880" w:hanging="958"/>
        <w:jc w:val="left"/>
        <w:rPr>
          <w:ins w:id="3562" w:author="Gao, Guan-Wei (高貫偉 ITC)" w:date="2012-04-17T13:50:00Z"/>
        </w:rPr>
      </w:pPr>
      <w:ins w:id="3563" w:author="Gao, Guan-Wei (高貫偉 ITC)" w:date="2012-04-17T13:50:00Z">
        <w:r>
          <w:rPr>
            <w:rFonts w:hint="eastAsia"/>
          </w:rPr>
          <w:t> </w:t>
        </w:r>
        <w:bookmarkStart w:id="3564" w:name="_Toc272759438"/>
        <w:bookmarkStart w:id="3565" w:name="_Toc355096166"/>
        <w:r>
          <w:rPr>
            <w:rFonts w:hint="eastAsia"/>
          </w:rPr>
          <w:t>PAQC</w:t>
        </w:r>
        <w:bookmarkEnd w:id="3564"/>
        <w:r>
          <w:rPr>
            <w:rFonts w:hint="eastAsia"/>
          </w:rPr>
          <w:t>抽验计划（整机出货）</w:t>
        </w:r>
        <w:bookmarkEnd w:id="3565"/>
      </w:ins>
    </w:p>
    <w:p w:rsidR="00C00DD3" w:rsidRDefault="00C00DD3" w:rsidP="00C00DD3">
      <w:pPr>
        <w:pStyle w:val="41"/>
        <w:numPr>
          <w:ilvl w:val="0"/>
          <w:numId w:val="49"/>
        </w:numPr>
        <w:rPr>
          <w:ins w:id="3566" w:author="Gao, Guan-Wei (高貫偉 ITC)" w:date="2012-04-17T13:50:00Z"/>
        </w:rPr>
      </w:pPr>
      <w:bookmarkStart w:id="3567" w:name="_Toc272759439"/>
      <w:ins w:id="3568" w:author="Gao, Guan-Wei (高貫偉 ITC)" w:date="2012-04-17T13:50:00Z">
        <w:r>
          <w:rPr>
            <w:rFonts w:hint="eastAsia"/>
          </w:rPr>
          <w:t>初期检验----5%抽检</w:t>
        </w:r>
        <w:bookmarkEnd w:id="3567"/>
      </w:ins>
    </w:p>
    <w:p w:rsidR="00C00DD3" w:rsidRDefault="00C00DD3" w:rsidP="00C00DD3">
      <w:pPr>
        <w:pStyle w:val="ISO4"/>
        <w:ind w:leftChars="1417" w:left="2976" w:firstLine="0"/>
        <w:rPr>
          <w:ins w:id="3569" w:author="Gao, Guan-Wei (高貫偉 ITC)" w:date="2012-04-17T13:50:00Z"/>
        </w:rPr>
      </w:pPr>
      <w:ins w:id="3570" w:author="Gao, Guan-Wei (高貫偉 ITC)" w:date="2012-04-17T13:50:00Z">
        <w:r>
          <w:rPr>
            <w:rFonts w:hint="eastAsia"/>
          </w:rPr>
          <w:t>PAQC于新产品导入时，其抽验方法按当日每一出货机型，实施5%产品包装检验。</w:t>
        </w:r>
      </w:ins>
    </w:p>
    <w:p w:rsidR="00C00DD3" w:rsidRDefault="00C00DD3" w:rsidP="00C00DD3">
      <w:pPr>
        <w:pStyle w:val="41"/>
        <w:numPr>
          <w:ilvl w:val="0"/>
          <w:numId w:val="49"/>
        </w:numPr>
        <w:rPr>
          <w:ins w:id="3571" w:author="Gao, Guan-Wei (高貫偉 ITC)" w:date="2012-04-17T13:50:00Z"/>
        </w:rPr>
      </w:pPr>
      <w:bookmarkStart w:id="3572" w:name="_Toc272759440"/>
      <w:ins w:id="3573" w:author="Gao, Guan-Wei (高貫偉 ITC)" w:date="2012-04-17T13:50:00Z">
        <w:r>
          <w:rPr>
            <w:rFonts w:hint="eastAsia"/>
          </w:rPr>
          <w:t>量产检验</w:t>
        </w:r>
        <w:bookmarkEnd w:id="3572"/>
      </w:ins>
    </w:p>
    <w:p w:rsidR="00C00DD3" w:rsidRDefault="00C00DD3" w:rsidP="00C00DD3">
      <w:pPr>
        <w:pStyle w:val="ISO4"/>
        <w:ind w:leftChars="1417" w:left="2976" w:firstLine="0"/>
        <w:rPr>
          <w:ins w:id="3574" w:author="Gao, Guan-Wei (高貫偉 ITC)" w:date="2012-04-17T13:50:00Z"/>
        </w:rPr>
      </w:pPr>
      <w:ins w:id="3575" w:author="Gao, Guan-Wei (高貫偉 ITC)" w:date="2012-04-17T13:50:00Z">
        <w:r>
          <w:rPr>
            <w:rFonts w:hint="eastAsia"/>
            <w:highlight w:val="yellow"/>
          </w:rPr>
          <w:t>PAQC 于新产品MVB完成后，执行5%抽检。</w:t>
        </w:r>
      </w:ins>
    </w:p>
    <w:p w:rsidR="00C00DD3" w:rsidRDefault="00C00DD3" w:rsidP="00C00DD3">
      <w:pPr>
        <w:pStyle w:val="41"/>
        <w:numPr>
          <w:ilvl w:val="0"/>
          <w:numId w:val="49"/>
        </w:numPr>
        <w:rPr>
          <w:ins w:id="3576" w:author="Gao, Guan-Wei (高貫偉 ITC)" w:date="2012-04-17T13:50:00Z"/>
        </w:rPr>
      </w:pPr>
      <w:bookmarkStart w:id="3577" w:name="_Toc272759441"/>
      <w:ins w:id="3578" w:author="Gao, Guan-Wei (高貫偉 ITC)" w:date="2012-04-17T13:50:00Z">
        <w:r>
          <w:rPr>
            <w:rFonts w:hint="eastAsia"/>
          </w:rPr>
          <w:t>加严检验</w:t>
        </w:r>
        <w:bookmarkEnd w:id="3577"/>
      </w:ins>
    </w:p>
    <w:p w:rsidR="00C00DD3" w:rsidRDefault="00C00DD3" w:rsidP="00C00DD3">
      <w:pPr>
        <w:pStyle w:val="ISO4"/>
        <w:ind w:leftChars="1417" w:left="2976" w:firstLine="0"/>
        <w:rPr>
          <w:ins w:id="3579" w:author="Gao, Guan-Wei (高貫偉 ITC)" w:date="2012-04-17T13:50:00Z"/>
        </w:rPr>
      </w:pPr>
      <w:ins w:id="3580" w:author="Gao, Guan-Wei (高貫偉 ITC)" w:date="2012-04-17T13:50:00Z">
        <w:r>
          <w:rPr>
            <w:rFonts w:hint="eastAsia"/>
          </w:rPr>
          <w:t>如果出现致命缺陷时，可立即执行10%加严检验。，执行10%检验一周内未发现同一致命缺陷或者已经找到问题的Root Cause 并且有执行改善对策,可回复10%减量抽检。</w:t>
        </w:r>
      </w:ins>
    </w:p>
    <w:p w:rsidR="00C00DD3" w:rsidRDefault="00C00DD3" w:rsidP="00C00DD3">
      <w:pPr>
        <w:pStyle w:val="41"/>
        <w:numPr>
          <w:ilvl w:val="0"/>
          <w:numId w:val="49"/>
        </w:numPr>
        <w:rPr>
          <w:ins w:id="3581" w:author="Gao, Guan-Wei (高貫偉 ITC)" w:date="2012-04-17T13:50:00Z"/>
        </w:rPr>
      </w:pPr>
      <w:bookmarkStart w:id="3582" w:name="_Toc272759442"/>
      <w:ins w:id="3583" w:author="Gao, Guan-Wei (高貫偉 ITC)" w:date="2012-04-17T13:50:00Z">
        <w:r>
          <w:rPr>
            <w:rFonts w:hint="eastAsia"/>
          </w:rPr>
          <w:t>客户要求抽验</w:t>
        </w:r>
        <w:bookmarkEnd w:id="3582"/>
      </w:ins>
    </w:p>
    <w:p w:rsidR="005426D4" w:rsidRDefault="00C00DD3" w:rsidP="005426D4">
      <w:pPr>
        <w:rPr>
          <w:ins w:id="3584" w:author="IEC960923" w:date="2013-05-08T13:01:00Z"/>
          <w:rFonts w:ascii="Arial Unicode MS" w:eastAsia="Arial Unicode MS" w:hAnsi="Arial Unicode MS" w:cs="Arial Unicode MS" w:hint="eastAsia"/>
          <w:color w:val="1F497D"/>
          <w:lang w:eastAsia="zh-TW"/>
        </w:rPr>
      </w:pPr>
      <w:ins w:id="3585" w:author="Gao, Guan-Wei (高貫偉 ITC)" w:date="2012-04-17T13:50:00Z">
        <w:r>
          <w:rPr>
            <w:rFonts w:hint="eastAsia"/>
          </w:rPr>
          <w:t>如果客户提出要求，将根据客户要求的抽样率进行检验。</w:t>
        </w:r>
      </w:ins>
      <w:ins w:id="3586" w:author="IES11HV31" w:date="2013-04-22T16:38:00Z">
        <w:r w:rsidR="00810965">
          <w:rPr>
            <w:rFonts w:eastAsia="SimSun"/>
          </w:rPr>
          <w:br/>
        </w:r>
        <w:r w:rsidR="00810965">
          <w:rPr>
            <w:rFonts w:eastAsia="SimSun" w:hint="eastAsia"/>
          </w:rPr>
          <w:br/>
        </w:r>
      </w:ins>
      <w:bookmarkStart w:id="3587" w:name="_GoBack"/>
      <w:ins w:id="3588" w:author="IEC960923" w:date="2013-05-06T17:44:00Z">
        <w:r w:rsidR="005426D4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rPrChange w:id="3589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</w:rPr>
            </w:rPrChange>
          </w:rPr>
          <w:t>EPIA&amp;PAQC抽样规则(整机出货)</w:t>
        </w:r>
        <w:r w:rsidR="005426D4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590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 xml:space="preserve"> </w:t>
        </w:r>
      </w:ins>
      <w:ins w:id="3591" w:author="IEC960923" w:date="2013-05-08T13:01:00Z">
        <w:r w:rsidR="00A95463">
          <w:rPr>
            <w:rFonts w:ascii="Arial Unicode MS" w:eastAsia="Arial Unicode MS" w:hAnsi="Arial Unicode MS" w:cs="Arial Unicode MS"/>
            <w:color w:val="1F497D"/>
            <w:highlight w:val="lightGray"/>
            <w:lang w:eastAsia="zh-TW"/>
          </w:rPr>
          <w:t>–</w:t>
        </w:r>
      </w:ins>
      <w:ins w:id="3592" w:author="IEC960923" w:date="2013-05-06T17:44:00Z">
        <w:r w:rsidR="005426D4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593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highlight w:val="magenta"/>
                <w:lang w:eastAsia="zh-TW"/>
              </w:rPr>
            </w:rPrChange>
          </w:rPr>
          <w:t xml:space="preserve"> ICC</w:t>
        </w:r>
      </w:ins>
    </w:p>
    <w:bookmarkEnd w:id="3587"/>
    <w:p w:rsidR="00A95463" w:rsidRPr="00A95463" w:rsidRDefault="00A95463" w:rsidP="00A95463">
      <w:pPr>
        <w:pStyle w:val="ab"/>
        <w:numPr>
          <w:ilvl w:val="0"/>
          <w:numId w:val="58"/>
        </w:numPr>
        <w:ind w:firstLineChars="0"/>
        <w:rPr>
          <w:ins w:id="3594" w:author="IEC960923" w:date="2013-05-06T17:44:00Z"/>
          <w:rFonts w:ascii="Arial Unicode MS" w:eastAsia="Arial Unicode MS" w:hAnsi="Arial Unicode MS" w:cs="Arial Unicode MS"/>
          <w:color w:val="1F497D"/>
          <w:lang w:eastAsia="zh-TW"/>
          <w:rPrChange w:id="3595" w:author="IEC960923" w:date="2013-05-08T13:01:00Z">
            <w:rPr>
              <w:ins w:id="3596" w:author="IEC960923" w:date="2013-05-06T17:44:00Z"/>
              <w:lang w:eastAsia="zh-TW"/>
            </w:rPr>
          </w:rPrChange>
        </w:rPr>
        <w:pPrChange w:id="3597" w:author="IEC960923" w:date="2013-05-08T13:02:00Z">
          <w:pPr/>
        </w:pPrChange>
      </w:pPr>
      <w:ins w:id="3598" w:author="IEC960923" w:date="2013-05-08T13:02:00Z">
        <w:r>
          <w:rPr>
            <w:rFonts w:ascii="Arial Unicode MS" w:eastAsia="Arial Unicode MS" w:hAnsi="Arial Unicode MS" w:cs="Arial Unicode MS" w:hint="eastAsia"/>
            <w:color w:val="1F497D"/>
            <w:lang w:eastAsia="zh-TW"/>
          </w:rPr>
          <w:t>機型區分</w:t>
        </w:r>
      </w:ins>
    </w:p>
    <w:p w:rsidR="005426D4" w:rsidRDefault="005426D4" w:rsidP="00A95463">
      <w:pPr>
        <w:pStyle w:val="ab"/>
        <w:widowControl/>
        <w:numPr>
          <w:ilvl w:val="1"/>
          <w:numId w:val="58"/>
        </w:numPr>
        <w:ind w:firstLineChars="0"/>
        <w:rPr>
          <w:ins w:id="3599" w:author="IEC960923" w:date="2013-05-06T17:44:00Z"/>
          <w:rFonts w:ascii="Arial Unicode MS" w:eastAsia="Arial Unicode MS" w:hAnsi="Arial Unicode MS" w:cs="Arial Unicode MS"/>
          <w:color w:val="1F497D"/>
        </w:rPr>
        <w:pPrChange w:id="3600" w:author="IEC960923" w:date="2013-05-08T13:02:00Z">
          <w:pPr>
            <w:pStyle w:val="ab"/>
            <w:widowControl/>
            <w:numPr>
              <w:numId w:val="58"/>
            </w:numPr>
            <w:ind w:left="425" w:firstLineChars="0" w:hanging="425"/>
          </w:pPr>
        </w:pPrChange>
      </w:pPr>
      <w:ins w:id="3601" w:author="IEC960923" w:date="2013-05-06T17:44:00Z">
        <w:r>
          <w:rPr>
            <w:rFonts w:ascii="Arial Unicode MS" w:eastAsia="Arial Unicode MS" w:hAnsi="Arial Unicode MS" w:cs="Arial Unicode MS" w:hint="eastAsia"/>
            <w:color w:val="1F497D"/>
          </w:rPr>
          <w:t>BTO &amp; Special------</w:t>
        </w:r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rPrChange w:id="3602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</w:rPr>
            </w:rPrChange>
          </w:rPr>
          <w:t>按</w:t>
        </w:r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03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線別、</w:t>
        </w:r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rPrChange w:id="3604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</w:rPr>
            </w:rPrChange>
          </w:rPr>
          <w:t>机型抽样;</w:t>
        </w:r>
      </w:ins>
      <w:ins w:id="3605" w:author="IEC960923" w:date="2013-05-08T12:57:00Z">
        <w:r w:rsidR="00943780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06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抽</w:t>
        </w:r>
      </w:ins>
      <w:ins w:id="3607" w:author="IEC960923" w:date="2013-05-08T13:00:00Z">
        <w:r w:rsidR="00A95463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08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檢</w:t>
        </w:r>
      </w:ins>
      <w:ins w:id="3609" w:author="IEC960923" w:date="2013-05-08T12:57:00Z">
        <w:r w:rsidR="00943780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10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率按Family設定(</w:t>
        </w:r>
        <w:proofErr w:type="spellStart"/>
        <w:r w:rsidR="00943780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11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QCRatio</w:t>
        </w:r>
        <w:proofErr w:type="spellEnd"/>
        <w:r w:rsidR="00943780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12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)</w:t>
        </w:r>
      </w:ins>
    </w:p>
    <w:p w:rsidR="005426D4" w:rsidRDefault="005426D4" w:rsidP="005426D4">
      <w:pPr>
        <w:pStyle w:val="ab"/>
        <w:ind w:left="990"/>
        <w:rPr>
          <w:ins w:id="3613" w:author="IEC960923" w:date="2013-05-06T17:44:00Z"/>
          <w:rFonts w:ascii="Arial Unicode MS" w:eastAsia="Arial Unicode MS" w:hAnsi="Arial Unicode MS" w:cs="Arial Unicode MS"/>
          <w:color w:val="1F497D"/>
        </w:rPr>
      </w:pPr>
      <w:ins w:id="3614" w:author="IEC960923" w:date="2013-05-06T17:44:00Z">
        <w:r>
          <w:rPr>
            <w:rFonts w:ascii="Arial Unicode MS" w:eastAsia="Arial Unicode MS" w:hAnsi="Arial Unicode MS" w:cs="Arial Unicode MS" w:hint="eastAsia"/>
            <w:color w:val="1F497D"/>
          </w:rPr>
          <w:t>BTO机型十二码中第7码为“字母” 例:PCAW61</w:t>
        </w:r>
        <w:r>
          <w:rPr>
            <w:rFonts w:ascii="Arial Unicode MS" w:eastAsia="Arial Unicode MS" w:hAnsi="Arial Unicode MS" w:cs="Arial Unicode MS" w:hint="eastAsia"/>
            <w:color w:val="1F497D"/>
            <w:highlight w:val="yellow"/>
          </w:rPr>
          <w:t>A</w:t>
        </w:r>
        <w:r>
          <w:rPr>
            <w:rFonts w:ascii="Arial Unicode MS" w:eastAsia="Arial Unicode MS" w:hAnsi="Arial Unicode MS" w:cs="Arial Unicode MS" w:hint="eastAsia"/>
            <w:color w:val="1F497D"/>
          </w:rPr>
          <w:t>AGB3Y</w:t>
        </w:r>
      </w:ins>
    </w:p>
    <w:p w:rsidR="005426D4" w:rsidRDefault="005426D4" w:rsidP="005426D4">
      <w:pPr>
        <w:pStyle w:val="ab"/>
        <w:ind w:left="990"/>
        <w:rPr>
          <w:ins w:id="3615" w:author="IEC960923" w:date="2013-05-06T17:44:00Z"/>
          <w:rFonts w:ascii="Arial Unicode MS" w:eastAsia="Arial Unicode MS" w:hAnsi="Arial Unicode MS" w:cs="Arial Unicode MS"/>
          <w:color w:val="1F497D"/>
        </w:rPr>
      </w:pPr>
      <w:ins w:id="3616" w:author="IEC960923" w:date="2013-05-06T17:44:00Z">
        <w:r>
          <w:rPr>
            <w:rFonts w:ascii="Arial Unicode MS" w:eastAsia="Arial Unicode MS" w:hAnsi="Arial Unicode MS" w:cs="Arial Unicode MS" w:hint="eastAsia"/>
            <w:color w:val="1F497D"/>
          </w:rPr>
          <w:t>Special机型十二码中第7码为”Y” 例:</w:t>
        </w:r>
        <w:r>
          <w:t xml:space="preserve"> </w:t>
        </w:r>
        <w:r>
          <w:rPr>
            <w:rFonts w:ascii="Arial Unicode MS" w:eastAsia="Arial Unicode MS" w:hAnsi="Arial Unicode MS" w:cs="Arial Unicode MS" w:hint="eastAsia"/>
            <w:color w:val="1F497D"/>
          </w:rPr>
          <w:t>PCAN21</w:t>
        </w:r>
        <w:r>
          <w:rPr>
            <w:rFonts w:ascii="Arial Unicode MS" w:eastAsia="Arial Unicode MS" w:hAnsi="Arial Unicode MS" w:cs="Arial Unicode MS" w:hint="eastAsia"/>
            <w:color w:val="1F497D"/>
            <w:highlight w:val="yellow"/>
          </w:rPr>
          <w:t>Y</w:t>
        </w:r>
        <w:r>
          <w:rPr>
            <w:rFonts w:ascii="Arial Unicode MS" w:eastAsia="Arial Unicode MS" w:hAnsi="Arial Unicode MS" w:cs="Arial Unicode MS" w:hint="eastAsia"/>
            <w:color w:val="1F497D"/>
          </w:rPr>
          <w:t>EI00Y</w:t>
        </w:r>
      </w:ins>
    </w:p>
    <w:p w:rsidR="005426D4" w:rsidRDefault="005426D4" w:rsidP="00A95463">
      <w:pPr>
        <w:pStyle w:val="ab"/>
        <w:widowControl/>
        <w:numPr>
          <w:ilvl w:val="1"/>
          <w:numId w:val="58"/>
        </w:numPr>
        <w:ind w:firstLineChars="0"/>
        <w:rPr>
          <w:ins w:id="3617" w:author="IEC960923" w:date="2013-05-06T17:44:00Z"/>
          <w:rFonts w:ascii="Arial Unicode MS" w:eastAsia="Arial Unicode MS" w:hAnsi="Arial Unicode MS" w:cs="Arial Unicode MS"/>
          <w:color w:val="1F497D"/>
        </w:rPr>
        <w:pPrChange w:id="3618" w:author="IEC960923" w:date="2013-05-08T13:02:00Z">
          <w:pPr>
            <w:pStyle w:val="ab"/>
            <w:widowControl/>
            <w:numPr>
              <w:numId w:val="58"/>
            </w:numPr>
            <w:ind w:left="425" w:firstLineChars="0" w:hanging="425"/>
          </w:pPr>
        </w:pPrChange>
      </w:pPr>
      <w:ins w:id="3619" w:author="IEC960923" w:date="2013-05-06T17:44:00Z">
        <w:r>
          <w:rPr>
            <w:rFonts w:ascii="Arial Unicode MS" w:eastAsia="Arial Unicode MS" w:hAnsi="Arial Unicode MS" w:cs="Arial Unicode MS" w:hint="eastAsia"/>
            <w:color w:val="1F497D"/>
          </w:rPr>
          <w:t>CTO 机型      -------</w:t>
        </w:r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rPrChange w:id="3620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</w:rPr>
            </w:rPrChange>
          </w:rPr>
          <w:t>按</w:t>
        </w:r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21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線別、</w:t>
        </w:r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rPrChange w:id="3622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</w:rPr>
            </w:rPrChange>
          </w:rPr>
          <w:t>国别抽样</w:t>
        </w:r>
      </w:ins>
      <w:ins w:id="3623" w:author="IEC960923" w:date="2013-05-08T12:58:00Z">
        <w:r w:rsidR="00943780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24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;</w:t>
        </w:r>
        <w:r w:rsidR="00943780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25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抽</w:t>
        </w:r>
      </w:ins>
      <w:ins w:id="3626" w:author="IEC960923" w:date="2013-05-08T13:00:00Z">
        <w:r w:rsidR="00A95463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27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highlight w:val="lightGray"/>
                <w:lang w:eastAsia="zh-TW"/>
              </w:rPr>
            </w:rPrChange>
          </w:rPr>
          <w:t>檢</w:t>
        </w:r>
      </w:ins>
      <w:ins w:id="3628" w:author="IEC960923" w:date="2013-05-08T12:58:00Z">
        <w:r w:rsidR="00943780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29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率按Family設定(</w:t>
        </w:r>
        <w:proofErr w:type="spellStart"/>
        <w:r w:rsidR="00943780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30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QCRatio</w:t>
        </w:r>
        <w:proofErr w:type="spellEnd"/>
        <w:r w:rsidR="00943780"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31" w:author="IEC960923" w:date="2013-05-08T13:00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)</w:t>
        </w:r>
      </w:ins>
      <w:ins w:id="3632" w:author="IEC960923" w:date="2013-05-06T17:44:00Z">
        <w:r>
          <w:rPr>
            <w:rFonts w:ascii="Arial Unicode MS" w:eastAsia="Arial Unicode MS" w:hAnsi="Arial Unicode MS" w:cs="Arial Unicode MS" w:hint="eastAsia"/>
            <w:color w:val="1F497D"/>
          </w:rPr>
          <w:t xml:space="preserve"> </w:t>
        </w:r>
      </w:ins>
    </w:p>
    <w:p w:rsidR="005426D4" w:rsidRDefault="005426D4" w:rsidP="005426D4">
      <w:pPr>
        <w:pStyle w:val="ab"/>
        <w:ind w:left="990"/>
        <w:rPr>
          <w:ins w:id="3633" w:author="IEC960923" w:date="2013-05-06T17:44:00Z"/>
          <w:rFonts w:ascii="Arial Unicode MS" w:eastAsia="Arial Unicode MS" w:hAnsi="Arial Unicode MS" w:cs="Arial Unicode MS"/>
          <w:color w:val="1F497D"/>
        </w:rPr>
      </w:pPr>
      <w:ins w:id="3634" w:author="IEC960923" w:date="2013-05-06T17:44:00Z">
        <w:r>
          <w:rPr>
            <w:rFonts w:ascii="Arial Unicode MS" w:eastAsia="Arial Unicode MS" w:hAnsi="Arial Unicode MS" w:cs="Arial Unicode MS" w:hint="eastAsia"/>
            <w:color w:val="1F497D"/>
          </w:rPr>
          <w:t>CTO机型十二码中第7码为”数字” 例:</w:t>
        </w:r>
        <w:r>
          <w:t xml:space="preserve"> </w:t>
        </w:r>
        <w:r>
          <w:rPr>
            <w:rFonts w:ascii="Arial Unicode MS" w:eastAsia="Arial Unicode MS" w:hAnsi="Arial Unicode MS" w:cs="Arial Unicode MS" w:hint="eastAsia"/>
            <w:color w:val="1F497D"/>
          </w:rPr>
          <w:t>PCAS02</w:t>
        </w:r>
        <w:r>
          <w:rPr>
            <w:rFonts w:ascii="Arial Unicode MS" w:eastAsia="Arial Unicode MS" w:hAnsi="Arial Unicode MS" w:cs="Arial Unicode MS" w:hint="eastAsia"/>
            <w:color w:val="1F497D"/>
            <w:highlight w:val="yellow"/>
          </w:rPr>
          <w:t>0</w:t>
        </w:r>
        <w:r>
          <w:rPr>
            <w:rFonts w:ascii="Arial Unicode MS" w:eastAsia="Arial Unicode MS" w:hAnsi="Arial Unicode MS" w:cs="Arial Unicode MS" w:hint="eastAsia"/>
            <w:color w:val="1F497D"/>
          </w:rPr>
          <w:t>W507Y;</w:t>
        </w:r>
      </w:ins>
    </w:p>
    <w:p w:rsidR="005426D4" w:rsidRDefault="005426D4">
      <w:pPr>
        <w:ind w:left="990" w:firstLine="420"/>
        <w:rPr>
          <w:ins w:id="3635" w:author="IEC960923" w:date="2013-05-08T13:02:00Z"/>
          <w:rFonts w:ascii="Arial Unicode MS" w:eastAsia="Arial Unicode MS" w:hAnsi="Arial Unicode MS" w:cs="Arial Unicode MS" w:hint="eastAsia"/>
          <w:color w:val="1F497D"/>
          <w:lang w:eastAsia="zh-TW"/>
        </w:rPr>
        <w:pPrChange w:id="3636" w:author="IEC960923" w:date="2013-05-06T17:44:00Z">
          <w:pPr/>
        </w:pPrChange>
      </w:pPr>
      <w:ins w:id="3637" w:author="IEC960923" w:date="2013-05-06T17:44:00Z">
        <w:r>
          <w:rPr>
            <w:rFonts w:ascii="Arial Unicode MS" w:eastAsia="Arial Unicode MS" w:hAnsi="Arial Unicode MS" w:cs="Arial Unicode MS" w:hint="eastAsia"/>
            <w:color w:val="1F497D"/>
          </w:rPr>
          <w:t>机型第10,11码为”国别码”  例: PCAS020W5</w:t>
        </w:r>
        <w:r>
          <w:rPr>
            <w:rFonts w:ascii="Arial Unicode MS" w:eastAsia="Arial Unicode MS" w:hAnsi="Arial Unicode MS" w:cs="Arial Unicode MS" w:hint="eastAsia"/>
            <w:color w:val="1F497D"/>
            <w:highlight w:val="green"/>
          </w:rPr>
          <w:t>07</w:t>
        </w:r>
        <w:r>
          <w:rPr>
            <w:rFonts w:ascii="Arial Unicode MS" w:eastAsia="Arial Unicode MS" w:hAnsi="Arial Unicode MS" w:cs="Arial Unicode MS" w:hint="eastAsia"/>
            <w:color w:val="1F497D"/>
          </w:rPr>
          <w:t>Y;</w:t>
        </w:r>
      </w:ins>
    </w:p>
    <w:p w:rsidR="00A95463" w:rsidRPr="00A95463" w:rsidRDefault="00A95463" w:rsidP="00A95463">
      <w:pPr>
        <w:pStyle w:val="ab"/>
        <w:numPr>
          <w:ilvl w:val="0"/>
          <w:numId w:val="58"/>
        </w:numPr>
        <w:ind w:firstLineChars="0"/>
        <w:rPr>
          <w:ins w:id="3638" w:author="IEC960923" w:date="2013-05-08T13:05:00Z"/>
          <w:rFonts w:ascii="Arial Unicode MS" w:eastAsia="Arial Unicode MS" w:hAnsi="Arial Unicode MS" w:cs="Arial Unicode MS" w:hint="eastAsia"/>
          <w:color w:val="1F497D"/>
          <w:highlight w:val="lightGray"/>
          <w:lang w:eastAsia="zh-TW"/>
          <w:rPrChange w:id="3639" w:author="IEC960923" w:date="2013-05-08T13:05:00Z">
            <w:rPr>
              <w:ins w:id="3640" w:author="IEC960923" w:date="2013-05-08T13:05:00Z"/>
              <w:rFonts w:ascii="Arial Unicode MS" w:eastAsia="Arial Unicode MS" w:hAnsi="Arial Unicode MS" w:cs="Arial Unicode MS" w:hint="eastAsia"/>
              <w:color w:val="1F497D"/>
              <w:lang w:eastAsia="zh-TW"/>
            </w:rPr>
          </w:rPrChange>
        </w:rPr>
        <w:pPrChange w:id="3641" w:author="IEC960923" w:date="2013-05-08T13:02:00Z">
          <w:pPr>
            <w:pStyle w:val="ab"/>
            <w:numPr>
              <w:ilvl w:val="1"/>
              <w:numId w:val="58"/>
            </w:numPr>
            <w:tabs>
              <w:tab w:val="num" w:pos="426"/>
            </w:tabs>
            <w:ind w:left="992" w:firstLineChars="0" w:hanging="567"/>
          </w:pPr>
        </w:pPrChange>
      </w:pPr>
      <w:ins w:id="3642" w:author="IEC960923" w:date="2013-05-08T13:03:00Z"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43" w:author="IEC960923" w:date="2013-05-08T13:05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lastRenderedPageBreak/>
          <w:t>抽檢週期：區分白班(</w:t>
        </w:r>
      </w:ins>
      <w:ins w:id="3644" w:author="IEC960923" w:date="2013-05-08T13:04:00Z"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45" w:author="IEC960923" w:date="2013-05-08T13:05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07:50:00.000~23:59:59.997</w:t>
        </w:r>
      </w:ins>
      <w:ins w:id="3646" w:author="IEC960923" w:date="2013-05-08T13:03:00Z"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47" w:author="IEC960923" w:date="2013-05-08T13:05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)、夜班</w:t>
        </w:r>
      </w:ins>
      <w:ins w:id="3648" w:author="IEC960923" w:date="2013-05-08T13:04:00Z"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49" w:author="IEC960923" w:date="2013-05-08T13:05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(</w:t>
        </w:r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50" w:author="IEC960923" w:date="2013-05-08T13:05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00:0</w:t>
        </w:r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51" w:author="IEC960923" w:date="2013-05-08T13:05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0:00.000~07:50:00.000)</w:t>
        </w:r>
      </w:ins>
    </w:p>
    <w:p w:rsidR="00A95463" w:rsidRPr="00A95463" w:rsidRDefault="00A95463" w:rsidP="00A95463">
      <w:pPr>
        <w:pStyle w:val="ab"/>
        <w:numPr>
          <w:ilvl w:val="0"/>
          <w:numId w:val="58"/>
        </w:numPr>
        <w:ind w:firstLineChars="0"/>
        <w:rPr>
          <w:ins w:id="3652" w:author="IEC960923" w:date="2013-05-08T13:02:00Z"/>
          <w:rFonts w:ascii="Arial Unicode MS" w:eastAsia="Arial Unicode MS" w:hAnsi="Arial Unicode MS" w:cs="Arial Unicode MS"/>
          <w:color w:val="1F497D"/>
          <w:highlight w:val="lightGray"/>
          <w:lang w:eastAsia="zh-TW"/>
          <w:rPrChange w:id="3653" w:author="IEC960923" w:date="2013-05-08T13:05:00Z">
            <w:rPr>
              <w:ins w:id="3654" w:author="IEC960923" w:date="2013-05-08T13:02:00Z"/>
              <w:rFonts w:ascii="Arial Unicode MS" w:eastAsia="Arial Unicode MS" w:hAnsi="Arial Unicode MS" w:cs="Arial Unicode MS"/>
              <w:color w:val="1F497D"/>
              <w:lang w:eastAsia="zh-TW"/>
            </w:rPr>
          </w:rPrChange>
        </w:rPr>
        <w:pPrChange w:id="3655" w:author="IEC960923" w:date="2013-05-08T13:02:00Z">
          <w:pPr>
            <w:pStyle w:val="ab"/>
            <w:numPr>
              <w:ilvl w:val="1"/>
              <w:numId w:val="58"/>
            </w:numPr>
            <w:tabs>
              <w:tab w:val="num" w:pos="426"/>
            </w:tabs>
            <w:ind w:left="992" w:firstLineChars="0" w:hanging="567"/>
          </w:pPr>
        </w:pPrChange>
      </w:pPr>
      <w:ins w:id="3656" w:author="IEC960923" w:date="2013-05-08T13:05:00Z"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57" w:author="IEC960923" w:date="2013-05-08T13:05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若抽檢率設定0，表示</w:t>
        </w:r>
        <w:proofErr w:type="gramStart"/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58" w:author="IEC960923" w:date="2013-05-08T13:05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不</w:t>
        </w:r>
        <w:proofErr w:type="gramEnd"/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59" w:author="IEC960923" w:date="2013-05-08T13:05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抽檢</w:t>
        </w:r>
        <w:r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</w:rPr>
          <w:t>(return PASS)</w:t>
        </w:r>
        <w:r w:rsidRPr="00A95463">
          <w:rPr>
            <w:rFonts w:ascii="Arial Unicode MS" w:eastAsia="Arial Unicode MS" w:hAnsi="Arial Unicode MS" w:cs="Arial Unicode MS" w:hint="eastAsia"/>
            <w:color w:val="1F497D"/>
            <w:highlight w:val="lightGray"/>
            <w:lang w:eastAsia="zh-TW"/>
            <w:rPrChange w:id="3660" w:author="IEC960923" w:date="2013-05-08T13:05:00Z">
              <w:rPr>
                <w:rFonts w:ascii="Arial Unicode MS" w:eastAsia="Arial Unicode MS" w:hAnsi="Arial Unicode MS" w:cs="Arial Unicode MS" w:hint="eastAsia"/>
                <w:color w:val="1F497D"/>
                <w:lang w:eastAsia="zh-TW"/>
              </w:rPr>
            </w:rPrChange>
          </w:rPr>
          <w:t>。</w:t>
        </w:r>
      </w:ins>
    </w:p>
    <w:p w:rsidR="005426D4" w:rsidRDefault="005426D4" w:rsidP="00810965">
      <w:pPr>
        <w:autoSpaceDE w:val="0"/>
        <w:autoSpaceDN w:val="0"/>
        <w:adjustRightInd w:val="0"/>
        <w:jc w:val="left"/>
        <w:rPr>
          <w:ins w:id="3661" w:author="IEC960923" w:date="2013-05-06T17:44:00Z"/>
          <w:lang w:eastAsia="zh-TW"/>
        </w:rPr>
      </w:pPr>
    </w:p>
    <w:p w:rsidR="00810965" w:rsidRDefault="00810965" w:rsidP="00810965">
      <w:pPr>
        <w:autoSpaceDE w:val="0"/>
        <w:autoSpaceDN w:val="0"/>
        <w:adjustRightInd w:val="0"/>
        <w:jc w:val="left"/>
        <w:rPr>
          <w:ins w:id="3662" w:author="IES11HV31" w:date="2013-04-22T16:39:00Z"/>
          <w:rFonts w:eastAsia="SimSun"/>
        </w:rPr>
      </w:pPr>
      <w:ins w:id="3663" w:author="IES11HV31" w:date="2013-04-22T16:38:00Z">
        <w:del w:id="3664" w:author="IEC960923" w:date="2013-05-08T12:58:00Z">
          <w:r w:rsidDel="00A95463">
            <w:rPr>
              <w:rFonts w:eastAsia="SimSun"/>
            </w:rPr>
            <w:br/>
          </w:r>
          <w:r w:rsidDel="00A95463">
            <w:rPr>
              <w:rFonts w:eastAsia="SimSun" w:hint="eastAsia"/>
            </w:rPr>
            <w:br/>
          </w:r>
          <w:r w:rsidDel="00A95463">
            <w:rPr>
              <w:rFonts w:eastAsia="SimSun"/>
            </w:rPr>
            <w:br/>
          </w:r>
          <w:r w:rsidDel="00A95463">
            <w:rPr>
              <w:rFonts w:eastAsia="SimSun" w:hint="eastAsia"/>
            </w:rPr>
            <w:br/>
          </w:r>
        </w:del>
        <w:r>
          <w:rPr>
            <w:rFonts w:eastAsia="SimSun" w:hint="eastAsia"/>
          </w:rPr>
          <w:t>2013-04-22</w:t>
        </w:r>
      </w:ins>
    </w:p>
    <w:p w:rsidR="00810965" w:rsidRPr="00AE1EEC" w:rsidRDefault="00810965" w:rsidP="00810965">
      <w:pPr>
        <w:autoSpaceDE w:val="0"/>
        <w:autoSpaceDN w:val="0"/>
        <w:adjustRightInd w:val="0"/>
        <w:jc w:val="left"/>
        <w:rPr>
          <w:ins w:id="3665" w:author="IES11HV31" w:date="2013-04-22T16:39:00Z"/>
          <w:rFonts w:ascii="Courier New" w:eastAsia="SimSun" w:hAnsi="Courier New" w:cs="Courier New"/>
          <w:noProof/>
          <w:color w:val="FF0000"/>
          <w:kern w:val="0"/>
          <w:sz w:val="20"/>
          <w:szCs w:val="20"/>
          <w:highlight w:val="green"/>
        </w:rPr>
      </w:pPr>
      <w:ins w:id="3666" w:author="IES11HV31" w:date="2013-04-22T16:39:00Z">
        <w:r w:rsidRPr="00AE1EEC"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</w:rPr>
          <w:t>过程描述：</w:t>
        </w:r>
        <w:r w:rsidRPr="00AE1EEC"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</w:rPr>
          <w:t>2</w:t>
        </w:r>
        <w:r w:rsidRPr="00AE1EEC"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</w:rPr>
          <w:t>：卡站</w:t>
        </w:r>
      </w:ins>
    </w:p>
    <w:p w:rsidR="00810965" w:rsidRDefault="00810965">
      <w:pPr>
        <w:pStyle w:val="ab"/>
        <w:autoSpaceDE w:val="0"/>
        <w:autoSpaceDN w:val="0"/>
        <w:adjustRightInd w:val="0"/>
        <w:ind w:leftChars="343" w:left="720" w:firstLineChars="300" w:firstLine="600"/>
        <w:jc w:val="left"/>
        <w:rPr>
          <w:ins w:id="3667" w:author="IES11HV31" w:date="2013-04-22T16:39:00Z"/>
          <w:rFonts w:ascii="Courier New" w:eastAsia="SimSun" w:hAnsi="Courier New" w:cs="Courier New"/>
          <w:noProof/>
          <w:color w:val="FF0000"/>
          <w:kern w:val="0"/>
          <w:sz w:val="20"/>
          <w:szCs w:val="20"/>
          <w:highlight w:val="green"/>
        </w:rPr>
        <w:pPrChange w:id="3668" w:author="IES11HV31" w:date="2013-04-22T16:39:00Z">
          <w:pPr>
            <w:pStyle w:val="ab"/>
            <w:autoSpaceDE w:val="0"/>
            <w:autoSpaceDN w:val="0"/>
            <w:adjustRightInd w:val="0"/>
            <w:ind w:left="720" w:firstLine="400"/>
            <w:jc w:val="left"/>
          </w:pPr>
        </w:pPrChange>
      </w:pPr>
      <w:ins w:id="3669" w:author="IES11HV31" w:date="2013-04-22T16:39:00Z">
        <w:r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</w:rPr>
          <w:t>增加：</w:t>
        </w:r>
      </w:ins>
    </w:p>
    <w:p w:rsidR="00810965" w:rsidRPr="00BA4E9B" w:rsidRDefault="00810965">
      <w:pPr>
        <w:ind w:leftChars="600" w:left="1260" w:firstLineChars="250" w:firstLine="525"/>
        <w:jc w:val="left"/>
        <w:rPr>
          <w:ins w:id="3670" w:author="IES11HV31" w:date="2013-04-22T16:39:00Z"/>
          <w:rFonts w:eastAsia="SimSun"/>
          <w:color w:val="FF0000"/>
          <w:highlight w:val="green"/>
        </w:rPr>
        <w:pPrChange w:id="3671" w:author="IES11HV31" w:date="2013-04-22T16:40:00Z">
          <w:pPr>
            <w:ind w:leftChars="600" w:left="1260"/>
            <w:jc w:val="left"/>
          </w:pPr>
        </w:pPrChange>
      </w:pPr>
      <w:ins w:id="3672" w:author="IES11HV31" w:date="2013-04-22T16:39:00Z">
        <w:r w:rsidRPr="00BA4E9B">
          <w:rPr>
            <w:rFonts w:eastAsia="SimSun" w:hint="eastAsia"/>
            <w:color w:val="FF0000"/>
            <w:highlight w:val="green"/>
          </w:rPr>
          <w:t>2013-04-22</w:t>
        </w:r>
      </w:ins>
    </w:p>
    <w:p w:rsidR="00810965" w:rsidRPr="00BA4E9B" w:rsidRDefault="00810965">
      <w:pPr>
        <w:ind w:leftChars="600" w:left="1260" w:firstLineChars="250" w:firstLine="525"/>
        <w:jc w:val="left"/>
        <w:rPr>
          <w:ins w:id="3673" w:author="IES11HV31" w:date="2013-04-22T16:39:00Z"/>
          <w:rFonts w:eastAsia="SimSun"/>
          <w:color w:val="FF0000"/>
          <w:highlight w:val="green"/>
        </w:rPr>
        <w:pPrChange w:id="3674" w:author="IES11HV31" w:date="2013-04-22T16:40:00Z">
          <w:pPr>
            <w:ind w:leftChars="600" w:left="1260"/>
            <w:jc w:val="left"/>
          </w:pPr>
        </w:pPrChange>
      </w:pPr>
      <w:ins w:id="3675" w:author="IES11HV31" w:date="2013-04-22T16:39:00Z">
        <w:r w:rsidRPr="00BA4E9B">
          <w:rPr>
            <w:rFonts w:eastAsia="SimSun" w:hint="eastAsia"/>
            <w:color w:val="FF0000"/>
            <w:highlight w:val="green"/>
          </w:rPr>
          <w:t xml:space="preserve">   </w:t>
        </w:r>
        <w:r w:rsidRPr="00BA4E9B">
          <w:rPr>
            <w:rFonts w:eastAsia="SimSun" w:hint="eastAsia"/>
            <w:color w:val="FF0000"/>
            <w:highlight w:val="green"/>
          </w:rPr>
          <w:t>增加对有安全螺丝机器的</w:t>
        </w:r>
        <w:r w:rsidRPr="00BA4E9B">
          <w:rPr>
            <w:rFonts w:eastAsia="SimSun" w:hint="eastAsia"/>
            <w:color w:val="FF0000"/>
            <w:highlight w:val="green"/>
          </w:rPr>
          <w:t>check</w:t>
        </w:r>
        <w:r>
          <w:rPr>
            <w:rFonts w:eastAsia="SimSun" w:hint="eastAsia"/>
            <w:color w:val="FF0000"/>
            <w:highlight w:val="green"/>
          </w:rPr>
          <w:t>。</w:t>
        </w:r>
      </w:ins>
    </w:p>
    <w:p w:rsidR="00810965" w:rsidRPr="00BA4E9B" w:rsidRDefault="00810965">
      <w:pPr>
        <w:autoSpaceDE w:val="0"/>
        <w:autoSpaceDN w:val="0"/>
        <w:adjustRightInd w:val="0"/>
        <w:ind w:leftChars="600" w:left="1260" w:firstLineChars="250" w:firstLine="525"/>
        <w:jc w:val="left"/>
        <w:rPr>
          <w:ins w:id="3676" w:author="IES11HV31" w:date="2013-04-22T16:39:00Z"/>
          <w:rFonts w:ascii="Courier New" w:hAnsi="Courier New" w:cs="Courier New"/>
          <w:noProof/>
          <w:kern w:val="0"/>
          <w:sz w:val="20"/>
          <w:szCs w:val="20"/>
          <w:highlight w:val="green"/>
        </w:rPr>
        <w:pPrChange w:id="3677" w:author="IES11HV31" w:date="2013-04-22T16:40:00Z">
          <w:pPr>
            <w:autoSpaceDE w:val="0"/>
            <w:autoSpaceDN w:val="0"/>
            <w:adjustRightInd w:val="0"/>
            <w:ind w:leftChars="600" w:left="1260"/>
            <w:jc w:val="left"/>
          </w:pPr>
        </w:pPrChange>
      </w:pPr>
      <w:ins w:id="3678" w:author="IES11HV31" w:date="2013-04-22T16:39:00Z">
        <w:r w:rsidRPr="00BA4E9B">
          <w:rPr>
            <w:rFonts w:eastAsia="SimSun"/>
            <w:color w:val="FF0000"/>
            <w:highlight w:val="green"/>
          </w:rPr>
          <w:t>I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green"/>
          </w:rPr>
          <w:t>if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exists(</w:t>
        </w:r>
        <w:r w:rsidRPr="00BA4E9B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green"/>
          </w:rPr>
          <w:t>select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1 </w:t>
        </w:r>
        <w:r w:rsidRPr="00BA4E9B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green"/>
          </w:rPr>
          <w:t>from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ModelInfo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</w:ins>
    </w:p>
    <w:p w:rsidR="00810965" w:rsidRPr="00BA4E9B" w:rsidRDefault="00810965">
      <w:pPr>
        <w:autoSpaceDE w:val="0"/>
        <w:autoSpaceDN w:val="0"/>
        <w:adjustRightInd w:val="0"/>
        <w:ind w:leftChars="600" w:left="1260" w:firstLineChars="250" w:firstLine="500"/>
        <w:jc w:val="left"/>
        <w:rPr>
          <w:ins w:id="3679" w:author="IES11HV31" w:date="2013-04-22T16:39:00Z"/>
          <w:rFonts w:ascii="Courier New" w:hAnsi="Courier New" w:cs="Courier New"/>
          <w:noProof/>
          <w:kern w:val="0"/>
          <w:sz w:val="20"/>
          <w:szCs w:val="20"/>
          <w:highlight w:val="green"/>
        </w:rPr>
        <w:pPrChange w:id="3680" w:author="IES11HV31" w:date="2013-04-22T16:40:00Z">
          <w:pPr>
            <w:autoSpaceDE w:val="0"/>
            <w:autoSpaceDN w:val="0"/>
            <w:adjustRightInd w:val="0"/>
            <w:ind w:leftChars="600" w:left="1260"/>
            <w:jc w:val="left"/>
          </w:pPr>
        </w:pPrChange>
      </w:pPr>
      <w:ins w:id="3681" w:author="IES11HV31" w:date="2013-04-22T16:39:00Z"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             </w:t>
        </w:r>
        <w:r w:rsidRPr="00BA4E9B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green"/>
          </w:rPr>
          <w:t>where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Name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=</w:t>
        </w:r>
        <w:r w:rsidRPr="00BA4E9B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'Infor'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</w:ins>
    </w:p>
    <w:p w:rsidR="00810965" w:rsidRPr="00BA4E9B" w:rsidRDefault="00810965">
      <w:pPr>
        <w:autoSpaceDE w:val="0"/>
        <w:autoSpaceDN w:val="0"/>
        <w:adjustRightInd w:val="0"/>
        <w:ind w:leftChars="600" w:left="1260" w:firstLineChars="250" w:firstLine="500"/>
        <w:jc w:val="left"/>
        <w:rPr>
          <w:ins w:id="3682" w:author="IES11HV31" w:date="2013-04-22T16:39:00Z"/>
          <w:rFonts w:ascii="Courier New" w:hAnsi="Courier New" w:cs="Courier New"/>
          <w:noProof/>
          <w:kern w:val="0"/>
          <w:sz w:val="20"/>
          <w:szCs w:val="20"/>
          <w:highlight w:val="green"/>
        </w:rPr>
        <w:pPrChange w:id="3683" w:author="IES11HV31" w:date="2013-04-22T16:40:00Z">
          <w:pPr>
            <w:autoSpaceDE w:val="0"/>
            <w:autoSpaceDN w:val="0"/>
            <w:adjustRightInd w:val="0"/>
            <w:ind w:leftChars="600" w:left="1260"/>
            <w:jc w:val="left"/>
          </w:pPr>
        </w:pPrChange>
      </w:pPr>
      <w:ins w:id="3684" w:author="IES11HV31" w:date="2013-04-22T16:39:00Z"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                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and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Value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like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'%</w:t>
        </w:r>
        <w:r w:rsidRPr="00BA4E9B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鎖安全螺絲</w:t>
        </w:r>
        <w:r w:rsidRPr="00BA4E9B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%'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</w:ins>
    </w:p>
    <w:p w:rsidR="00810965" w:rsidRPr="00BA4E9B" w:rsidRDefault="00810965">
      <w:pPr>
        <w:ind w:leftChars="600" w:left="1260" w:firstLineChars="250" w:firstLine="500"/>
        <w:jc w:val="left"/>
        <w:rPr>
          <w:ins w:id="3685" w:author="IES11HV31" w:date="2013-04-22T16:39:00Z"/>
          <w:rFonts w:ascii="Courier New" w:eastAsia="SimSun" w:hAnsi="Courier New" w:cs="Courier New"/>
          <w:noProof/>
          <w:color w:val="808080"/>
          <w:kern w:val="0"/>
          <w:sz w:val="20"/>
          <w:szCs w:val="20"/>
          <w:highlight w:val="green"/>
        </w:rPr>
        <w:pPrChange w:id="3686" w:author="IES11HV31" w:date="2013-04-22T16:40:00Z">
          <w:pPr>
            <w:ind w:leftChars="600" w:left="1260"/>
            <w:jc w:val="left"/>
          </w:pPr>
        </w:pPrChange>
      </w:pPr>
      <w:ins w:id="3687" w:author="IES11HV31" w:date="2013-04-22T16:39:00Z"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                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and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Model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=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@Model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)</w:t>
        </w:r>
      </w:ins>
    </w:p>
    <w:p w:rsidR="00810965" w:rsidRDefault="00810965">
      <w:pPr>
        <w:pStyle w:val="ab"/>
        <w:autoSpaceDE w:val="0"/>
        <w:autoSpaceDN w:val="0"/>
        <w:adjustRightInd w:val="0"/>
        <w:ind w:leftChars="943" w:left="1980" w:firstLineChars="300" w:firstLine="600"/>
        <w:jc w:val="left"/>
        <w:rPr>
          <w:ins w:id="3688" w:author="IES11HV31" w:date="2013-04-22T16:39:00Z"/>
          <w:rFonts w:ascii="Courier New" w:eastAsia="SimSun" w:hAnsi="Courier New" w:cs="Courier New"/>
          <w:noProof/>
          <w:color w:val="808080"/>
          <w:kern w:val="0"/>
          <w:sz w:val="20"/>
          <w:szCs w:val="20"/>
          <w:highlight w:val="green"/>
        </w:rPr>
        <w:pPrChange w:id="3689" w:author="IES11HV31" w:date="2013-04-22T16:40:00Z">
          <w:pPr>
            <w:pStyle w:val="ab"/>
            <w:autoSpaceDE w:val="0"/>
            <w:autoSpaceDN w:val="0"/>
            <w:adjustRightInd w:val="0"/>
            <w:ind w:leftChars="943" w:left="1980" w:firstLine="400"/>
            <w:jc w:val="left"/>
          </w:pPr>
        </w:pPrChange>
      </w:pPr>
      <w:ins w:id="3690" w:author="IES11HV31" w:date="2013-04-22T16:39:00Z">
        <w:r w:rsidRPr="00BA4E9B">
          <w:rPr>
            <w:rFonts w:ascii="Courier New" w:eastAsia="SimSun" w:hAnsi="Courier New" w:cs="Courier New" w:hint="eastAsia"/>
            <w:noProof/>
            <w:color w:val="808080"/>
            <w:kern w:val="0"/>
            <w:sz w:val="20"/>
            <w:szCs w:val="20"/>
            <w:highlight w:val="green"/>
          </w:rPr>
          <w:t>页面弹出对话框</w:t>
        </w:r>
        <w:r w:rsidRPr="00BA4E9B">
          <w:rPr>
            <w:rFonts w:ascii="Courier New" w:eastAsia="SimSun" w:hAnsi="Courier New" w:cs="Courier New" w:hint="eastAsia"/>
            <w:noProof/>
            <w:color w:val="808080"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eastAsia="SimSun" w:hAnsi="Courier New" w:cs="Courier New" w:hint="eastAsia"/>
            <w:noProof/>
            <w:color w:val="808080"/>
            <w:kern w:val="0"/>
            <w:sz w:val="20"/>
            <w:szCs w:val="20"/>
            <w:highlight w:val="green"/>
          </w:rPr>
          <w:t>提示</w:t>
        </w:r>
        <w:r w:rsidRPr="00BA4E9B">
          <w:rPr>
            <w:rFonts w:ascii="Courier New" w:eastAsia="SimSun" w:hAnsi="Courier New" w:cs="Courier New" w:hint="eastAsia"/>
            <w:noProof/>
            <w:color w:val="808080"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eastAsia="SimSun" w:hAnsi="Courier New" w:cs="Courier New" w:hint="eastAsia"/>
            <w:noProof/>
            <w:color w:val="808080"/>
            <w:kern w:val="0"/>
            <w:sz w:val="20"/>
            <w:szCs w:val="20"/>
            <w:highlight w:val="green"/>
          </w:rPr>
          <w:t>‘</w:t>
        </w:r>
        <w:r w:rsidRPr="00BA4E9B">
          <w:rPr>
            <w:rFonts w:ascii="Verdana" w:hAnsi="Verdana"/>
            <w:color w:val="000000"/>
            <w:sz w:val="20"/>
            <w:szCs w:val="20"/>
            <w:highlight w:val="green"/>
          </w:rPr>
          <w:t>请检查机器是否有锁安全螺丝</w:t>
        </w:r>
        <w:r w:rsidRPr="00BA4E9B">
          <w:rPr>
            <w:rFonts w:ascii="Verdana" w:eastAsia="SimSun" w:hAnsi="Verdana" w:hint="eastAsia"/>
            <w:color w:val="000000"/>
            <w:sz w:val="20"/>
            <w:szCs w:val="20"/>
            <w:highlight w:val="green"/>
          </w:rPr>
          <w:t>！</w:t>
        </w:r>
        <w:r w:rsidRPr="00BA4E9B">
          <w:rPr>
            <w:rFonts w:ascii="Courier New" w:eastAsia="SimSun" w:hAnsi="Courier New" w:cs="Courier New" w:hint="eastAsia"/>
            <w:noProof/>
            <w:color w:val="808080"/>
            <w:kern w:val="0"/>
            <w:sz w:val="20"/>
            <w:szCs w:val="20"/>
            <w:highlight w:val="green"/>
          </w:rPr>
          <w:t>’</w:t>
        </w:r>
      </w:ins>
    </w:p>
    <w:p w:rsidR="00810965" w:rsidRDefault="00810965">
      <w:pPr>
        <w:pStyle w:val="ab"/>
        <w:autoSpaceDE w:val="0"/>
        <w:autoSpaceDN w:val="0"/>
        <w:adjustRightInd w:val="0"/>
        <w:ind w:leftChars="943" w:left="1980" w:firstLineChars="300" w:firstLine="600"/>
        <w:jc w:val="left"/>
        <w:rPr>
          <w:ins w:id="3691" w:author="IES11HV31" w:date="2013-04-22T16:39:00Z"/>
          <w:rFonts w:ascii="Courier New" w:eastAsia="SimSun" w:hAnsi="Courier New" w:cs="Courier New"/>
          <w:noProof/>
          <w:color w:val="FF0000"/>
          <w:kern w:val="0"/>
          <w:sz w:val="20"/>
          <w:szCs w:val="20"/>
          <w:highlight w:val="green"/>
        </w:rPr>
        <w:pPrChange w:id="3692" w:author="IES11HV31" w:date="2013-04-22T16:40:00Z">
          <w:pPr>
            <w:pStyle w:val="ab"/>
            <w:autoSpaceDE w:val="0"/>
            <w:autoSpaceDN w:val="0"/>
            <w:adjustRightInd w:val="0"/>
            <w:ind w:leftChars="943" w:left="1980" w:firstLine="400"/>
            <w:jc w:val="left"/>
          </w:pPr>
        </w:pPrChange>
      </w:pPr>
      <w:ins w:id="3693" w:author="IES11HV31" w:date="2013-04-22T16:39:00Z">
        <w:r w:rsidRPr="00BA4E9B">
          <w:rPr>
            <w:rFonts w:ascii="Courier New" w:eastAsia="SimSun" w:hAnsi="Courier New" w:cs="Courier New" w:hint="eastAsia"/>
            <w:noProof/>
            <w:color w:val="808080"/>
            <w:kern w:val="0"/>
            <w:sz w:val="20"/>
            <w:szCs w:val="20"/>
            <w:highlight w:val="green"/>
          </w:rPr>
          <w:t>点击“确认</w:t>
        </w:r>
        <w:r>
          <w:rPr>
            <w:rFonts w:ascii="Courier New" w:eastAsia="SimSun" w:hAnsi="Courier New" w:cs="Courier New" w:hint="eastAsia"/>
            <w:noProof/>
            <w:color w:val="808080"/>
            <w:kern w:val="0"/>
            <w:sz w:val="20"/>
            <w:szCs w:val="20"/>
            <w:highlight w:val="green"/>
          </w:rPr>
          <w:t>”</w:t>
        </w:r>
        <w:r w:rsidRPr="00BA4E9B">
          <w:rPr>
            <w:rFonts w:ascii="Courier New" w:eastAsia="SimSun" w:hAnsi="Courier New" w:cs="Courier New" w:hint="eastAsia"/>
            <w:noProof/>
            <w:color w:val="808080"/>
            <w:kern w:val="0"/>
            <w:sz w:val="20"/>
            <w:szCs w:val="20"/>
            <w:highlight w:val="green"/>
          </w:rPr>
          <w:t>后，继续后面的流程。</w:t>
        </w:r>
      </w:ins>
    </w:p>
    <w:p w:rsidR="00810965" w:rsidRPr="00810965" w:rsidRDefault="00810965">
      <w:pPr>
        <w:ind w:firstLineChars="550" w:firstLine="1155"/>
        <w:jc w:val="left"/>
        <w:rPr>
          <w:ins w:id="3694" w:author="IES11HV31" w:date="2013-04-22T16:39:00Z"/>
          <w:rFonts w:eastAsia="SimSun"/>
          <w:highlight w:val="green"/>
          <w:rPrChange w:id="3695" w:author="IES11HV31" w:date="2013-04-22T16:40:00Z">
            <w:rPr>
              <w:ins w:id="3696" w:author="IES11HV31" w:date="2013-04-22T16:39:00Z"/>
              <w:rFonts w:eastAsia="SimSun"/>
            </w:rPr>
          </w:rPrChange>
        </w:rPr>
        <w:pPrChange w:id="3697" w:author="IES11HV31" w:date="2013-04-22T16:40:00Z">
          <w:pPr>
            <w:ind w:firstLineChars="500" w:firstLine="1050"/>
            <w:jc w:val="left"/>
          </w:pPr>
        </w:pPrChange>
      </w:pPr>
      <w:ins w:id="3698" w:author="IES11HV31" w:date="2013-04-22T16:39:00Z">
        <w:r w:rsidRPr="00810965">
          <w:rPr>
            <w:rFonts w:eastAsia="SimSun"/>
            <w:highlight w:val="green"/>
            <w:rPrChange w:id="3699" w:author="IES11HV31" w:date="2013-04-22T16:40:00Z">
              <w:rPr>
                <w:rFonts w:eastAsia="SimSun"/>
              </w:rPr>
            </w:rPrChange>
          </w:rPr>
          <w:t>4.get</w:t>
        </w:r>
        <w:r w:rsidRPr="00810965">
          <w:rPr>
            <w:rFonts w:eastAsia="SimSun" w:hint="eastAsia"/>
            <w:highlight w:val="green"/>
            <w:rPrChange w:id="3700" w:author="IES11HV31" w:date="2013-04-22T16:40:00Z">
              <w:rPr>
                <w:rFonts w:eastAsia="SimSun" w:hint="eastAsia"/>
              </w:rPr>
            </w:rPrChange>
          </w:rPr>
          <w:t>资产标签等相关信息</w:t>
        </w:r>
        <w:r w:rsidRPr="00810965">
          <w:rPr>
            <w:rFonts w:eastAsia="SimSun"/>
            <w:highlight w:val="green"/>
            <w:rPrChange w:id="3701" w:author="IES11HV31" w:date="2013-04-22T16:40:00Z">
              <w:rPr>
                <w:rFonts w:eastAsia="SimSun"/>
              </w:rPr>
            </w:rPrChange>
          </w:rPr>
          <w:t>,</w:t>
        </w:r>
        <w:r w:rsidRPr="00810965">
          <w:rPr>
            <w:rFonts w:eastAsia="SimSun" w:hint="eastAsia"/>
            <w:highlight w:val="green"/>
            <w:rPrChange w:id="3702" w:author="IES11HV31" w:date="2013-04-22T16:40:00Z">
              <w:rPr>
                <w:rFonts w:eastAsia="SimSun" w:hint="eastAsia"/>
              </w:rPr>
            </w:rPrChange>
          </w:rPr>
          <w:t>显示在表格里</w:t>
        </w:r>
      </w:ins>
    </w:p>
    <w:p w:rsidR="00810965" w:rsidRDefault="00810965">
      <w:pPr>
        <w:ind w:firstLineChars="550" w:firstLine="1155"/>
        <w:jc w:val="left"/>
        <w:rPr>
          <w:ins w:id="3703" w:author="IES11HV31" w:date="2013-04-22T16:39:00Z"/>
          <w:rFonts w:eastAsia="SimSun"/>
        </w:rPr>
        <w:pPrChange w:id="3704" w:author="IES11HV31" w:date="2013-04-22T16:40:00Z">
          <w:pPr>
            <w:ind w:firstLineChars="500" w:firstLine="1050"/>
            <w:jc w:val="left"/>
          </w:pPr>
        </w:pPrChange>
      </w:pPr>
      <w:ins w:id="3705" w:author="IES11HV31" w:date="2013-04-22T16:39:00Z">
        <w:r w:rsidRPr="00810965">
          <w:rPr>
            <w:rFonts w:eastAsia="SimSun"/>
            <w:highlight w:val="green"/>
            <w:rPrChange w:id="3706" w:author="IES11HV31" w:date="2013-04-22T16:40:00Z">
              <w:rPr>
                <w:rFonts w:eastAsia="SimSun"/>
              </w:rPr>
            </w:rPrChange>
          </w:rPr>
          <w:t xml:space="preserve">    </w:t>
        </w:r>
        <w:r w:rsidRPr="00810965">
          <w:rPr>
            <w:rFonts w:eastAsia="SimSun" w:hint="eastAsia"/>
            <w:highlight w:val="green"/>
            <w:rPrChange w:id="3707" w:author="IES11HV31" w:date="2013-04-22T16:40:00Z">
              <w:rPr>
                <w:rFonts w:eastAsia="SimSun" w:hint="eastAsia"/>
              </w:rPr>
            </w:rPrChange>
          </w:rPr>
          <w:t>修改：</w:t>
        </w:r>
      </w:ins>
    </w:p>
    <w:p w:rsidR="00810965" w:rsidRPr="00BA4E9B" w:rsidRDefault="00810965" w:rsidP="00810965">
      <w:pPr>
        <w:ind w:firstLineChars="900" w:firstLine="1800"/>
        <w:jc w:val="left"/>
        <w:rPr>
          <w:ins w:id="3708" w:author="IES11HV31" w:date="2013-04-22T16:39:00Z"/>
          <w:rFonts w:ascii="Courier New" w:hAnsi="Courier New" w:cs="Courier New"/>
          <w:strike/>
          <w:noProof/>
          <w:color w:val="FF0000"/>
          <w:kern w:val="0"/>
          <w:sz w:val="20"/>
          <w:szCs w:val="20"/>
          <w:highlight w:val="green"/>
        </w:rPr>
      </w:pPr>
      <w:ins w:id="3709" w:author="IES11HV31" w:date="2013-04-22T16:39:00Z">
        <w:r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</w:rPr>
          <w:t>17</w:t>
        </w:r>
        <w:r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</w:rPr>
          <w:t>）</w:t>
        </w:r>
        <w:r w:rsidRPr="00810965"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</w:rPr>
          <w:t>显示</w:t>
        </w:r>
        <w:r w:rsidRPr="00810965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Master Label</w:t>
        </w:r>
        <w:r w:rsidRPr="00810965"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</w:rPr>
          <w:t xml:space="preserve"> </w:t>
        </w:r>
        <w:r w:rsidRPr="00810965"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</w:rPr>
          <w:t>输入行</w:t>
        </w:r>
        <w:r w:rsidRPr="00BA4E9B">
          <w:rPr>
            <w:rFonts w:ascii="Courier New" w:eastAsia="SimSun" w:hAnsi="Courier New" w:cs="Courier New" w:hint="eastAsia"/>
            <w:strike/>
            <w:noProof/>
            <w:color w:val="FF0000"/>
            <w:kern w:val="0"/>
            <w:sz w:val="20"/>
            <w:szCs w:val="20"/>
            <w:highlight w:val="green"/>
            <w:shd w:val="pct15" w:color="auto" w:fill="FFFFFF"/>
          </w:rPr>
          <w:t>（</w:t>
        </w:r>
        <w:r w:rsidRPr="00810965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Model</w:t>
        </w:r>
        <w:r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</w:rPr>
          <w:t>Info</w:t>
        </w:r>
        <w:r w:rsidRPr="00810965"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</w:rPr>
          <w:t>中</w:t>
        </w:r>
        <w:r w:rsidRPr="00810965"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green"/>
            <w:shd w:val="pct15" w:color="auto" w:fill="FFFFFF"/>
          </w:rPr>
          <w:t>没有找到则不显示</w:t>
        </w:r>
        <w:r w:rsidRPr="00BA4E9B">
          <w:rPr>
            <w:rFonts w:ascii="Courier New" w:eastAsia="SimSun" w:hAnsi="Courier New" w:cs="Courier New" w:hint="eastAsia"/>
            <w:strike/>
            <w:noProof/>
            <w:color w:val="FF0000"/>
            <w:kern w:val="0"/>
            <w:sz w:val="20"/>
            <w:szCs w:val="20"/>
            <w:highlight w:val="green"/>
            <w:shd w:val="pct15" w:color="auto" w:fill="FFFFFF"/>
          </w:rPr>
          <w:t>）</w:t>
        </w:r>
      </w:ins>
    </w:p>
    <w:p w:rsidR="00810965" w:rsidRPr="00BA4E9B" w:rsidRDefault="00810965" w:rsidP="00810965">
      <w:pPr>
        <w:pStyle w:val="ab"/>
        <w:autoSpaceDE w:val="0"/>
        <w:autoSpaceDN w:val="0"/>
        <w:adjustRightInd w:val="0"/>
        <w:ind w:leftChars="943" w:left="1980" w:firstLineChars="0" w:firstLine="0"/>
        <w:jc w:val="left"/>
        <w:rPr>
          <w:ins w:id="3710" w:author="IES11HV31" w:date="2013-04-22T16:39:00Z"/>
          <w:rFonts w:ascii="Courier New" w:eastAsia="SimSun" w:hAnsi="Courier New" w:cs="Courier New"/>
          <w:strike/>
          <w:noProof/>
          <w:color w:val="000000" w:themeColor="text1"/>
          <w:kern w:val="0"/>
          <w:sz w:val="20"/>
          <w:szCs w:val="20"/>
        </w:rPr>
      </w:pPr>
      <w:ins w:id="3711" w:author="IES11HV31" w:date="2013-04-22T16:39:00Z">
        <w:r w:rsidRPr="00BA4E9B">
          <w:rPr>
            <w:rFonts w:ascii="Courier New" w:hAnsi="Courier New" w:cs="Courier New"/>
            <w:strike/>
            <w:noProof/>
            <w:color w:val="000000" w:themeColor="text1"/>
            <w:kern w:val="0"/>
            <w:sz w:val="20"/>
            <w:szCs w:val="20"/>
            <w:highlight w:val="green"/>
          </w:rPr>
          <w:t>select,'Master Label','Master Label', Component</w:t>
        </w:r>
        <w:r w:rsidRPr="00BA4E9B">
          <w:rPr>
            <w:rFonts w:ascii="Courier New" w:eastAsia="SimSun" w:hAnsi="Courier New" w:cs="Courier New" w:hint="eastAsia"/>
            <w:strike/>
            <w:noProof/>
            <w:color w:val="000000" w:themeColor="text1"/>
            <w:kern w:val="0"/>
            <w:sz w:val="20"/>
            <w:szCs w:val="20"/>
            <w:highlight w:val="green"/>
          </w:rPr>
          <w:t xml:space="preserve">  as </w:t>
        </w:r>
        <w:r w:rsidRPr="00BA4E9B">
          <w:rPr>
            <w:rFonts w:ascii="Courier New" w:eastAsia="SimSun" w:hAnsi="Courier New" w:cs="Courier New" w:hint="eastAsia"/>
            <w:strike/>
            <w:noProof/>
            <w:color w:val="FF0000"/>
            <w:kern w:val="0"/>
            <w:sz w:val="20"/>
            <w:szCs w:val="20"/>
            <w:highlight w:val="green"/>
          </w:rPr>
          <w:t>PartNo</w:t>
        </w:r>
        <w:r w:rsidRPr="00BA4E9B">
          <w:rPr>
            <w:rFonts w:ascii="Courier New" w:eastAsia="SimSun" w:hAnsi="Courier New" w:cs="Courier New" w:hint="eastAsia"/>
            <w:strike/>
            <w:noProof/>
            <w:color w:val="000000" w:themeColor="text1"/>
            <w:kern w:val="0"/>
            <w:sz w:val="20"/>
            <w:szCs w:val="20"/>
            <w:highlight w:val="green"/>
          </w:rPr>
          <w:t>,</w:t>
        </w:r>
        <w:r w:rsidRPr="00BA4E9B">
          <w:rPr>
            <w:rFonts w:ascii="Courier New" w:hAnsi="Courier New" w:cs="Courier New"/>
            <w:strike/>
            <w:noProof/>
            <w:color w:val="000000" w:themeColor="text1"/>
            <w:kern w:val="0"/>
            <w:sz w:val="20"/>
            <w:szCs w:val="20"/>
            <w:highlight w:val="green"/>
          </w:rPr>
          <w:t>Qty from ModelBOM (nolock) where Material=</w:t>
        </w:r>
        <w:r w:rsidRPr="00BA4E9B">
          <w:rPr>
            <w:rFonts w:ascii="Courier New" w:eastAsia="SimSun" w:hAnsi="Courier New" w:cs="Courier New" w:hint="eastAsia"/>
            <w:strike/>
            <w:noProof/>
            <w:color w:val="000000" w:themeColor="text1"/>
            <w:kern w:val="0"/>
            <w:sz w:val="20"/>
            <w:szCs w:val="20"/>
            <w:highlight w:val="green"/>
          </w:rPr>
          <w:t>Model#</w:t>
        </w:r>
        <w:r w:rsidRPr="00BA4E9B">
          <w:rPr>
            <w:rFonts w:ascii="Courier New" w:hAnsi="Courier New" w:cs="Courier New"/>
            <w:strike/>
            <w:noProof/>
            <w:color w:val="000000" w:themeColor="text1"/>
            <w:kern w:val="0"/>
            <w:sz w:val="20"/>
            <w:szCs w:val="20"/>
            <w:highlight w:val="green"/>
          </w:rPr>
          <w:t xml:space="preserve"> and Component </w:t>
        </w:r>
        <w:r w:rsidRPr="00BA4E9B">
          <w:rPr>
            <w:rFonts w:ascii="Courier New" w:eastAsia="SimSun" w:hAnsi="Courier New" w:cs="Courier New" w:hint="eastAsia"/>
            <w:strike/>
            <w:noProof/>
            <w:color w:val="000000" w:themeColor="text1"/>
            <w:kern w:val="0"/>
            <w:sz w:val="20"/>
            <w:szCs w:val="20"/>
            <w:highlight w:val="green"/>
          </w:rPr>
          <w:t>=</w:t>
        </w:r>
        <w:r w:rsidRPr="00BA4E9B">
          <w:rPr>
            <w:rFonts w:ascii="Courier New" w:hAnsi="Courier New" w:cs="Courier New"/>
            <w:strike/>
            <w:noProof/>
            <w:color w:val="000000" w:themeColor="text1"/>
            <w:kern w:val="0"/>
            <w:sz w:val="20"/>
            <w:szCs w:val="20"/>
            <w:highlight w:val="green"/>
          </w:rPr>
          <w:t xml:space="preserve"> ('60NOMSTLBL01')</w:t>
        </w:r>
      </w:ins>
    </w:p>
    <w:p w:rsidR="00810965" w:rsidRPr="00BA4E9B" w:rsidRDefault="00810965" w:rsidP="00810965">
      <w:pPr>
        <w:autoSpaceDE w:val="0"/>
        <w:autoSpaceDN w:val="0"/>
        <w:adjustRightInd w:val="0"/>
        <w:ind w:leftChars="1000" w:left="2100"/>
        <w:jc w:val="left"/>
        <w:rPr>
          <w:ins w:id="3712" w:author="IES11HV31" w:date="2013-04-22T16:39:00Z"/>
          <w:rFonts w:ascii="Courier New" w:hAnsi="Courier New" w:cs="Courier New"/>
          <w:noProof/>
          <w:kern w:val="0"/>
          <w:sz w:val="20"/>
          <w:szCs w:val="20"/>
          <w:highlight w:val="green"/>
        </w:rPr>
      </w:pPr>
      <w:ins w:id="3713" w:author="IES11HV31" w:date="2013-04-22T16:39:00Z">
        <w:r w:rsidRPr="00BA4E9B">
          <w:rPr>
            <w:rFonts w:eastAsia="SimSun"/>
            <w:color w:val="FF0000"/>
            <w:highlight w:val="green"/>
          </w:rPr>
          <w:t>I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green"/>
          </w:rPr>
          <w:t>if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exists(</w:t>
        </w:r>
        <w:r w:rsidRPr="00BA4E9B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green"/>
          </w:rPr>
          <w:t>select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1 </w:t>
        </w:r>
        <w:r w:rsidRPr="00BA4E9B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green"/>
          </w:rPr>
          <w:t>from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ModelInfo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</w:ins>
    </w:p>
    <w:p w:rsidR="00810965" w:rsidRPr="00BA4E9B" w:rsidRDefault="00810965" w:rsidP="00810965">
      <w:pPr>
        <w:autoSpaceDE w:val="0"/>
        <w:autoSpaceDN w:val="0"/>
        <w:adjustRightInd w:val="0"/>
        <w:ind w:leftChars="1000" w:left="2100"/>
        <w:jc w:val="left"/>
        <w:rPr>
          <w:ins w:id="3714" w:author="IES11HV31" w:date="2013-04-22T16:39:00Z"/>
          <w:rFonts w:ascii="Courier New" w:hAnsi="Courier New" w:cs="Courier New"/>
          <w:noProof/>
          <w:kern w:val="0"/>
          <w:sz w:val="20"/>
          <w:szCs w:val="20"/>
          <w:highlight w:val="green"/>
        </w:rPr>
      </w:pPr>
      <w:ins w:id="3715" w:author="IES11HV31" w:date="2013-04-22T16:39:00Z"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             </w:t>
        </w:r>
        <w:r w:rsidRPr="00BA4E9B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green"/>
          </w:rPr>
          <w:t>where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Name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=</w:t>
        </w:r>
        <w:r w:rsidRPr="00BA4E9B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'Infor'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</w:ins>
    </w:p>
    <w:p w:rsidR="00810965" w:rsidRPr="00BA4E9B" w:rsidRDefault="00810965" w:rsidP="00810965">
      <w:pPr>
        <w:autoSpaceDE w:val="0"/>
        <w:autoSpaceDN w:val="0"/>
        <w:adjustRightInd w:val="0"/>
        <w:ind w:leftChars="1000" w:left="2100"/>
        <w:jc w:val="left"/>
        <w:rPr>
          <w:ins w:id="3716" w:author="IES11HV31" w:date="2013-04-22T16:39:00Z"/>
          <w:rFonts w:ascii="Courier New" w:hAnsi="Courier New" w:cs="Courier New"/>
          <w:noProof/>
          <w:kern w:val="0"/>
          <w:sz w:val="20"/>
          <w:szCs w:val="20"/>
          <w:highlight w:val="green"/>
        </w:rPr>
      </w:pPr>
      <w:ins w:id="3717" w:author="IES11HV31" w:date="2013-04-22T16:39:00Z"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                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and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Value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like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'%</w:t>
        </w:r>
        <w:r w:rsidRPr="00BA4E9B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鎖安全螺絲</w:t>
        </w:r>
        <w:r w:rsidRPr="00BA4E9B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%'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</w:ins>
    </w:p>
    <w:p w:rsidR="00810965" w:rsidRPr="00BA4E9B" w:rsidRDefault="00810965" w:rsidP="00810965">
      <w:pPr>
        <w:ind w:leftChars="1000" w:left="2100"/>
        <w:jc w:val="left"/>
        <w:rPr>
          <w:ins w:id="3718" w:author="IES11HV31" w:date="2013-04-22T16:39:00Z"/>
          <w:rFonts w:ascii="Courier New" w:eastAsia="SimSun" w:hAnsi="Courier New" w:cs="Courier New"/>
          <w:noProof/>
          <w:color w:val="808080"/>
          <w:kern w:val="0"/>
          <w:sz w:val="20"/>
          <w:szCs w:val="20"/>
          <w:highlight w:val="green"/>
        </w:rPr>
      </w:pPr>
      <w:ins w:id="3719" w:author="IES11HV31" w:date="2013-04-22T16:39:00Z"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                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and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Model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=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@Model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)</w:t>
        </w:r>
      </w:ins>
    </w:p>
    <w:p w:rsidR="00810965" w:rsidRPr="00BA4E9B" w:rsidRDefault="00810965" w:rsidP="00810965">
      <w:pPr>
        <w:ind w:leftChars="1000" w:left="2100" w:firstLineChars="150" w:firstLine="300"/>
        <w:jc w:val="left"/>
        <w:rPr>
          <w:ins w:id="3720" w:author="IES11HV31" w:date="2013-04-22T16:39:00Z"/>
          <w:rFonts w:ascii="Courier New" w:eastAsia="SimSun" w:hAnsi="Courier New" w:cs="Courier New"/>
          <w:noProof/>
          <w:color w:val="808080"/>
          <w:kern w:val="0"/>
          <w:sz w:val="20"/>
          <w:szCs w:val="20"/>
          <w:highlight w:val="green"/>
        </w:rPr>
      </w:pPr>
      <w:ins w:id="3721" w:author="IES11HV31" w:date="2013-04-22T16:39:00Z">
        <w:r w:rsidRPr="00BA4E9B">
          <w:rPr>
            <w:rFonts w:ascii="Courier New" w:eastAsia="SimSun" w:hAnsi="Courier New" w:cs="Courier New" w:hint="eastAsia"/>
            <w:noProof/>
            <w:color w:val="808080"/>
            <w:kern w:val="0"/>
            <w:sz w:val="20"/>
            <w:szCs w:val="20"/>
            <w:highlight w:val="green"/>
          </w:rPr>
          <w:t>begin</w:t>
        </w:r>
      </w:ins>
    </w:p>
    <w:p w:rsidR="00810965" w:rsidRDefault="00810965" w:rsidP="00810965">
      <w:pPr>
        <w:pStyle w:val="ab"/>
        <w:autoSpaceDE w:val="0"/>
        <w:autoSpaceDN w:val="0"/>
        <w:adjustRightInd w:val="0"/>
        <w:ind w:leftChars="1420" w:left="3082" w:hangingChars="50" w:hanging="100"/>
        <w:jc w:val="left"/>
        <w:rPr>
          <w:ins w:id="3722" w:author="IES11HV31" w:date="2013-04-22T16:39:00Z"/>
          <w:rFonts w:ascii="Courier New" w:eastAsia="SimSun" w:hAnsi="Courier New" w:cs="Courier New"/>
          <w:noProof/>
          <w:kern w:val="0"/>
          <w:sz w:val="20"/>
          <w:szCs w:val="20"/>
          <w:highlight w:val="green"/>
        </w:rPr>
      </w:pPr>
      <w:ins w:id="3723" w:author="IES11HV31" w:date="2013-04-22T16:39:00Z">
        <w:r w:rsidRPr="00BA4E9B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green"/>
          </w:rPr>
          <w:t>select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Name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,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'PCID'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,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Valu</w:t>
        </w:r>
        <w:r w:rsidRPr="00810965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e</w:t>
        </w:r>
        <w:r w:rsidRPr="00810965">
          <w:rPr>
            <w:rFonts w:ascii="Courier New" w:eastAsia="SimSun" w:hAnsi="Courier New" w:cs="Courier New" w:hint="eastAsia"/>
            <w:noProof/>
            <w:color w:val="008080"/>
            <w:kern w:val="0"/>
            <w:sz w:val="20"/>
            <w:szCs w:val="20"/>
            <w:highlight w:val="green"/>
          </w:rPr>
          <w:t>,</w:t>
        </w:r>
        <w:r w:rsidRPr="00810965">
          <w:rPr>
            <w:rFonts w:ascii="Courier New" w:hAnsi="Courier New" w:cs="Courier New"/>
            <w:noProof/>
            <w:color w:val="000000" w:themeColor="text1"/>
            <w:kern w:val="0"/>
            <w:sz w:val="20"/>
            <w:szCs w:val="20"/>
            <w:highlight w:val="green"/>
          </w:rPr>
          <w:t>Qty</w:t>
        </w:r>
        <w:r w:rsidRPr="00810965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</w:ins>
    </w:p>
    <w:p w:rsidR="00810965" w:rsidRDefault="00810965" w:rsidP="00810965">
      <w:pPr>
        <w:pStyle w:val="ab"/>
        <w:autoSpaceDE w:val="0"/>
        <w:autoSpaceDN w:val="0"/>
        <w:adjustRightInd w:val="0"/>
        <w:ind w:leftChars="1420" w:left="3082" w:hangingChars="50" w:hanging="100"/>
        <w:jc w:val="left"/>
        <w:rPr>
          <w:ins w:id="3724" w:author="IES11HV31" w:date="2013-04-22T16:39:00Z"/>
          <w:rFonts w:ascii="Courier New" w:eastAsia="SimSun" w:hAnsi="Courier New" w:cs="Courier New"/>
          <w:noProof/>
          <w:kern w:val="0"/>
          <w:sz w:val="20"/>
          <w:szCs w:val="20"/>
          <w:highlight w:val="green"/>
        </w:rPr>
      </w:pPr>
      <w:ins w:id="3725" w:author="IES11HV31" w:date="2013-04-22T16:39:00Z">
        <w:r w:rsidRPr="00BA4E9B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green"/>
          </w:rPr>
          <w:t>from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ModelInfo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</w:ins>
    </w:p>
    <w:p w:rsidR="00810965" w:rsidRDefault="00810965" w:rsidP="00810965">
      <w:pPr>
        <w:pStyle w:val="ab"/>
        <w:autoSpaceDE w:val="0"/>
        <w:autoSpaceDN w:val="0"/>
        <w:adjustRightInd w:val="0"/>
        <w:ind w:leftChars="1420" w:left="3082" w:hangingChars="50" w:hanging="100"/>
        <w:jc w:val="left"/>
        <w:rPr>
          <w:ins w:id="3726" w:author="IES11HV31" w:date="2013-04-22T16:39:00Z"/>
          <w:rFonts w:ascii="Courier New" w:eastAsia="SimSun" w:hAnsi="Courier New" w:cs="Courier New"/>
          <w:noProof/>
          <w:kern w:val="0"/>
          <w:sz w:val="20"/>
          <w:szCs w:val="20"/>
          <w:highlight w:val="green"/>
        </w:rPr>
      </w:pPr>
      <w:ins w:id="3727" w:author="IES11HV31" w:date="2013-04-22T16:39:00Z">
        <w:r w:rsidRPr="00BA4E9B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green"/>
          </w:rPr>
          <w:t>where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Model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=</w:t>
        </w:r>
        <w:r w:rsidRPr="00BA4E9B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'PCAR5102U00Y'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</w:ins>
    </w:p>
    <w:p w:rsidR="00810965" w:rsidRDefault="00810965" w:rsidP="00810965">
      <w:pPr>
        <w:pStyle w:val="ab"/>
        <w:autoSpaceDE w:val="0"/>
        <w:autoSpaceDN w:val="0"/>
        <w:adjustRightInd w:val="0"/>
        <w:ind w:leftChars="943" w:left="1980" w:firstLine="400"/>
        <w:jc w:val="left"/>
        <w:rPr>
          <w:ins w:id="3728" w:author="IES11HV31" w:date="2013-04-22T16:40:00Z"/>
          <w:rFonts w:ascii="Courier New" w:eastAsia="SimSun" w:hAnsi="Courier New" w:cs="Courier New"/>
          <w:noProof/>
          <w:color w:val="FF0000"/>
          <w:kern w:val="0"/>
          <w:sz w:val="20"/>
          <w:szCs w:val="20"/>
          <w:highlight w:val="green"/>
        </w:rPr>
      </w:pPr>
      <w:ins w:id="3729" w:author="IES11HV31" w:date="2013-04-22T16:39:00Z"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and</w:t>
        </w:r>
        <w:r w:rsidRPr="00BA4E9B">
          <w:rPr>
            <w:rFonts w:ascii="Courier New" w:hAnsi="Courier New" w:cs="Courier New"/>
            <w:noProof/>
            <w:kern w:val="0"/>
            <w:sz w:val="20"/>
            <w:szCs w:val="20"/>
            <w:highlight w:val="green"/>
          </w:rPr>
          <w:t xml:space="preserve"> </w:t>
        </w:r>
        <w:r w:rsidRPr="00BA4E9B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green"/>
          </w:rPr>
          <w:t>Name</w:t>
        </w:r>
        <w:r w:rsidRPr="00BA4E9B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green"/>
          </w:rPr>
          <w:t>=</w:t>
        </w:r>
        <w:r w:rsidRPr="00BA4E9B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green"/>
          </w:rPr>
          <w:t>'PCID'</w:t>
        </w:r>
      </w:ins>
    </w:p>
    <w:p w:rsidR="00810965" w:rsidRPr="00BA4E9B" w:rsidRDefault="00810965" w:rsidP="00810965">
      <w:pPr>
        <w:pStyle w:val="ab"/>
        <w:autoSpaceDE w:val="0"/>
        <w:autoSpaceDN w:val="0"/>
        <w:adjustRightInd w:val="0"/>
        <w:ind w:leftChars="943" w:left="1980" w:firstLine="400"/>
        <w:jc w:val="left"/>
        <w:rPr>
          <w:ins w:id="3730" w:author="IES11HV31" w:date="2013-04-22T16:39:00Z"/>
          <w:rFonts w:ascii="Courier New" w:eastAsia="SimSun" w:hAnsi="Courier New" w:cs="Courier New"/>
          <w:noProof/>
          <w:color w:val="000000" w:themeColor="text1"/>
          <w:kern w:val="0"/>
          <w:sz w:val="20"/>
          <w:szCs w:val="20"/>
        </w:rPr>
      </w:pPr>
      <w:ins w:id="3731" w:author="IES11HV31" w:date="2013-04-22T16:39:00Z">
        <w:r w:rsidRPr="00BA4E9B">
          <w:rPr>
            <w:rFonts w:ascii="Courier New" w:eastAsia="SimSun" w:hAnsi="Courier New" w:cs="Courier New" w:hint="eastAsia"/>
            <w:noProof/>
            <w:color w:val="0000FF"/>
            <w:kern w:val="0"/>
            <w:sz w:val="20"/>
            <w:szCs w:val="20"/>
            <w:highlight w:val="green"/>
          </w:rPr>
          <w:t>end</w:t>
        </w:r>
      </w:ins>
    </w:p>
    <w:p w:rsidR="00BA4E9B" w:rsidRDefault="00BA4E9B">
      <w:pPr>
        <w:rPr>
          <w:ins w:id="3732" w:author="IEC960923" w:date="2013-04-30T14:39:00Z"/>
          <w:lang w:eastAsia="zh-TW"/>
        </w:rPr>
        <w:pPrChange w:id="3733" w:author="Gao, Guan-Wei (高貫偉 ITC)" w:date="2012-04-17T13:49:00Z">
          <w:pPr>
            <w:pStyle w:val="1"/>
            <w:jc w:val="left"/>
          </w:pPr>
        </w:pPrChange>
      </w:pPr>
    </w:p>
    <w:p w:rsidR="00080975" w:rsidRPr="00080975" w:rsidRDefault="00080975" w:rsidP="00080975">
      <w:pPr>
        <w:autoSpaceDE w:val="0"/>
        <w:autoSpaceDN w:val="0"/>
        <w:adjustRightInd w:val="0"/>
        <w:jc w:val="left"/>
        <w:rPr>
          <w:ins w:id="3734" w:author="IEC960923" w:date="2013-04-30T14:39:00Z"/>
          <w:lang w:eastAsia="zh-TW"/>
          <w:rPrChange w:id="3735" w:author="IEC960923" w:date="2013-04-30T14:39:00Z">
            <w:rPr>
              <w:ins w:id="3736" w:author="IEC960923" w:date="2013-04-30T14:39:00Z"/>
              <w:rFonts w:eastAsia="SimSun"/>
            </w:rPr>
          </w:rPrChange>
        </w:rPr>
      </w:pPr>
      <w:ins w:id="3737" w:author="IEC960923" w:date="2013-04-30T14:39:00Z">
        <w:r>
          <w:rPr>
            <w:rFonts w:eastAsia="SimSun" w:hint="eastAsia"/>
          </w:rPr>
          <w:t>2013-04-</w:t>
        </w:r>
        <w:r>
          <w:rPr>
            <w:rFonts w:hint="eastAsia"/>
            <w:lang w:eastAsia="zh-TW"/>
          </w:rPr>
          <w:t>30</w:t>
        </w:r>
      </w:ins>
    </w:p>
    <w:p w:rsidR="00080975" w:rsidRPr="00080975" w:rsidRDefault="00080975" w:rsidP="00080975">
      <w:pPr>
        <w:autoSpaceDE w:val="0"/>
        <w:autoSpaceDN w:val="0"/>
        <w:adjustRightInd w:val="0"/>
        <w:jc w:val="left"/>
        <w:rPr>
          <w:ins w:id="3738" w:author="IEC960923" w:date="2013-04-30T14:39:00Z"/>
          <w:rFonts w:ascii="Courier New" w:eastAsia="SimSun" w:hAnsi="Courier New" w:cs="Courier New"/>
          <w:noProof/>
          <w:color w:val="FF0000"/>
          <w:kern w:val="0"/>
          <w:sz w:val="20"/>
          <w:szCs w:val="20"/>
          <w:highlight w:val="cyan"/>
          <w:rPrChange w:id="3739" w:author="IEC960923" w:date="2013-04-30T14:39:00Z">
            <w:rPr>
              <w:ins w:id="3740" w:author="IEC960923" w:date="2013-04-30T14:39:00Z"/>
              <w:rFonts w:ascii="Courier New" w:eastAsia="SimSun" w:hAnsi="Courier New" w:cs="Courier New"/>
              <w:noProof/>
              <w:color w:val="FF0000"/>
              <w:kern w:val="0"/>
              <w:sz w:val="20"/>
              <w:szCs w:val="20"/>
              <w:highlight w:val="green"/>
            </w:rPr>
          </w:rPrChange>
        </w:rPr>
      </w:pPr>
      <w:ins w:id="3741" w:author="IEC960923" w:date="2013-04-30T14:39:00Z">
        <w:r w:rsidRPr="00080975"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cyan"/>
            <w:rPrChange w:id="3742" w:author="IEC960923" w:date="2013-04-30T14:39:00Z">
              <w:rPr>
                <w:rFonts w:ascii="Courier New" w:eastAsia="SimSun" w:hAnsi="Courier New" w:cs="Courier New" w:hint="eastAsia"/>
                <w:b/>
                <w:bCs/>
                <w:noProof/>
                <w:color w:val="FF0000"/>
                <w:kern w:val="0"/>
                <w:sz w:val="20"/>
                <w:szCs w:val="20"/>
                <w:highlight w:val="green"/>
              </w:rPr>
            </w:rPrChange>
          </w:rPr>
          <w:t>过程描述：</w:t>
        </w:r>
        <w:r w:rsidRPr="00080975">
          <w:rPr>
            <w:rFonts w:ascii="Courier New" w:eastAsia="SimSun" w:hAnsi="Courier New" w:cs="Courier New"/>
            <w:noProof/>
            <w:color w:val="FF0000"/>
            <w:kern w:val="0"/>
            <w:sz w:val="20"/>
            <w:szCs w:val="20"/>
            <w:highlight w:val="cyan"/>
            <w:rPrChange w:id="3743" w:author="IEC960923" w:date="2013-04-30T14:39:00Z">
              <w:rPr>
                <w:rFonts w:ascii="Courier New" w:eastAsia="SimSun" w:hAnsi="Courier New" w:cs="Courier New"/>
                <w:b/>
                <w:bCs/>
                <w:noProof/>
                <w:color w:val="FF0000"/>
                <w:kern w:val="0"/>
                <w:sz w:val="20"/>
                <w:szCs w:val="20"/>
                <w:highlight w:val="green"/>
              </w:rPr>
            </w:rPrChange>
          </w:rPr>
          <w:t>2</w:t>
        </w:r>
        <w:r w:rsidRPr="00080975"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cyan"/>
            <w:rPrChange w:id="3744" w:author="IEC960923" w:date="2013-04-30T14:39:00Z">
              <w:rPr>
                <w:rFonts w:ascii="Courier New" w:eastAsia="SimSun" w:hAnsi="Courier New" w:cs="Courier New" w:hint="eastAsia"/>
                <w:b/>
                <w:bCs/>
                <w:noProof/>
                <w:color w:val="FF0000"/>
                <w:kern w:val="0"/>
                <w:sz w:val="20"/>
                <w:szCs w:val="20"/>
                <w:highlight w:val="green"/>
              </w:rPr>
            </w:rPrChange>
          </w:rPr>
          <w:t>：卡站</w:t>
        </w:r>
      </w:ins>
    </w:p>
    <w:p w:rsidR="00080975" w:rsidRPr="00080975" w:rsidRDefault="00080975">
      <w:pPr>
        <w:pStyle w:val="ab"/>
        <w:autoSpaceDE w:val="0"/>
        <w:autoSpaceDN w:val="0"/>
        <w:adjustRightInd w:val="0"/>
        <w:ind w:leftChars="343" w:left="720" w:firstLineChars="300" w:firstLine="600"/>
        <w:jc w:val="left"/>
        <w:rPr>
          <w:ins w:id="3745" w:author="IEC960923" w:date="2013-04-30T14:39:00Z"/>
          <w:rFonts w:ascii="Courier New" w:eastAsia="SimSun" w:hAnsi="Courier New" w:cs="Courier New"/>
          <w:noProof/>
          <w:color w:val="FF0000"/>
          <w:kern w:val="0"/>
          <w:sz w:val="20"/>
          <w:szCs w:val="20"/>
          <w:highlight w:val="cyan"/>
          <w:rPrChange w:id="3746" w:author="IEC960923" w:date="2013-04-30T14:39:00Z">
            <w:rPr>
              <w:ins w:id="3747" w:author="IEC960923" w:date="2013-04-30T14:39:00Z"/>
              <w:rFonts w:ascii="Courier New" w:eastAsia="SimSun" w:hAnsi="Courier New" w:cs="Courier New"/>
              <w:noProof/>
              <w:color w:val="FF0000"/>
              <w:kern w:val="0"/>
              <w:sz w:val="20"/>
              <w:szCs w:val="20"/>
              <w:highlight w:val="green"/>
            </w:rPr>
          </w:rPrChange>
        </w:rPr>
        <w:pPrChange w:id="3748" w:author="IEC960923" w:date="2013-05-06T18:00:00Z">
          <w:pPr>
            <w:pStyle w:val="ab"/>
            <w:autoSpaceDE w:val="0"/>
            <w:autoSpaceDN w:val="0"/>
            <w:adjustRightInd w:val="0"/>
            <w:ind w:leftChars="343" w:left="720" w:firstLineChars="300" w:firstLine="602"/>
            <w:jc w:val="left"/>
          </w:pPr>
        </w:pPrChange>
      </w:pPr>
      <w:ins w:id="3749" w:author="IEC960923" w:date="2013-04-30T14:39:00Z">
        <w:r w:rsidRPr="00080975">
          <w:rPr>
            <w:rFonts w:ascii="Courier New" w:eastAsia="SimSun" w:hAnsi="Courier New" w:cs="Courier New" w:hint="eastAsia"/>
            <w:noProof/>
            <w:color w:val="FF0000"/>
            <w:kern w:val="0"/>
            <w:sz w:val="20"/>
            <w:szCs w:val="20"/>
            <w:highlight w:val="cyan"/>
            <w:rPrChange w:id="3750" w:author="IEC960923" w:date="2013-04-30T14:39:00Z">
              <w:rPr>
                <w:rFonts w:ascii="Courier New" w:eastAsia="SimSun" w:hAnsi="Courier New" w:cs="Courier New" w:hint="eastAsia"/>
                <w:b/>
                <w:bCs/>
                <w:noProof/>
                <w:color w:val="FF0000"/>
                <w:kern w:val="0"/>
                <w:sz w:val="20"/>
                <w:szCs w:val="20"/>
                <w:highlight w:val="green"/>
              </w:rPr>
            </w:rPrChange>
          </w:rPr>
          <w:t>增加：</w:t>
        </w:r>
      </w:ins>
    </w:p>
    <w:p w:rsidR="00080975" w:rsidRPr="00080975" w:rsidRDefault="00080975">
      <w:pPr>
        <w:ind w:leftChars="600" w:left="1260" w:firstLineChars="250" w:firstLine="525"/>
        <w:jc w:val="left"/>
        <w:rPr>
          <w:ins w:id="3751" w:author="IEC960923" w:date="2013-04-30T14:39:00Z"/>
          <w:color w:val="FF0000"/>
          <w:highlight w:val="cyan"/>
          <w:lang w:eastAsia="zh-TW"/>
          <w:rPrChange w:id="3752" w:author="IEC960923" w:date="2013-04-30T14:39:00Z">
            <w:rPr>
              <w:ins w:id="3753" w:author="IEC960923" w:date="2013-04-30T14:39:00Z"/>
              <w:color w:val="FF0000"/>
              <w:highlight w:val="green"/>
              <w:lang w:eastAsia="zh-TW"/>
            </w:rPr>
          </w:rPrChange>
        </w:rPr>
        <w:pPrChange w:id="3754" w:author="IEC960923" w:date="2013-05-06T18:00:00Z">
          <w:pPr>
            <w:ind w:leftChars="600" w:left="1260" w:firstLineChars="250" w:firstLine="1104"/>
            <w:jc w:val="left"/>
          </w:pPr>
        </w:pPrChange>
      </w:pPr>
      <w:ins w:id="3755" w:author="IEC960923" w:date="2013-04-30T14:39:00Z">
        <w:r w:rsidRPr="00080975">
          <w:rPr>
            <w:rFonts w:eastAsia="SimSun"/>
            <w:color w:val="FF0000"/>
            <w:highlight w:val="cyan"/>
            <w:rPrChange w:id="3756" w:author="IEC960923" w:date="2013-04-30T14:39:00Z">
              <w:rPr>
                <w:rFonts w:eastAsia="SimSun"/>
                <w:b/>
                <w:bCs/>
                <w:color w:val="FF0000"/>
                <w:kern w:val="44"/>
                <w:sz w:val="44"/>
                <w:szCs w:val="44"/>
                <w:highlight w:val="green"/>
              </w:rPr>
            </w:rPrChange>
          </w:rPr>
          <w:t>2013-04-</w:t>
        </w:r>
        <w:r w:rsidRPr="00080975">
          <w:rPr>
            <w:color w:val="FF0000"/>
            <w:highlight w:val="cyan"/>
            <w:lang w:eastAsia="zh-TW"/>
            <w:rPrChange w:id="3757" w:author="IEC960923" w:date="2013-04-30T14:39:00Z">
              <w:rPr>
                <w:b/>
                <w:bCs/>
                <w:color w:val="FF0000"/>
                <w:kern w:val="44"/>
                <w:sz w:val="44"/>
                <w:szCs w:val="44"/>
                <w:highlight w:val="green"/>
                <w:lang w:eastAsia="zh-TW"/>
              </w:rPr>
            </w:rPrChange>
          </w:rPr>
          <w:t>30</w:t>
        </w:r>
      </w:ins>
    </w:p>
    <w:p w:rsidR="00080975" w:rsidRDefault="00080975">
      <w:pPr>
        <w:ind w:leftChars="600" w:left="1260" w:firstLineChars="250" w:firstLine="525"/>
        <w:jc w:val="left"/>
        <w:rPr>
          <w:ins w:id="3758" w:author="IEC960923" w:date="2013-04-30T14:39:00Z"/>
          <w:rFonts w:cstheme="minorHAnsi"/>
          <w:color w:val="FF0000"/>
          <w:highlight w:val="cyan"/>
          <w:lang w:eastAsia="zh-TW"/>
        </w:rPr>
        <w:pPrChange w:id="3759" w:author="IEC960923" w:date="2013-05-06T18:00:00Z">
          <w:pPr>
            <w:ind w:leftChars="600" w:left="1260" w:firstLineChars="250" w:firstLine="1104"/>
            <w:jc w:val="left"/>
          </w:pPr>
        </w:pPrChange>
      </w:pPr>
      <w:ins w:id="3760" w:author="IEC960923" w:date="2013-04-30T14:39:00Z">
        <w:r w:rsidRPr="00080975">
          <w:rPr>
            <w:rFonts w:eastAsia="SimSun" w:cstheme="minorHAnsi" w:hint="eastAsia"/>
            <w:color w:val="FF0000"/>
            <w:highlight w:val="cyan"/>
            <w:rPrChange w:id="3761" w:author="IEC960923" w:date="2013-04-30T14:39:00Z">
              <w:rPr>
                <w:rFonts w:eastAsia="SimSun" w:cstheme="minorHAnsi" w:hint="eastAsia"/>
                <w:b/>
                <w:bCs/>
                <w:color w:val="FF0000"/>
                <w:kern w:val="44"/>
                <w:sz w:val="44"/>
                <w:szCs w:val="44"/>
                <w:highlight w:val="cyan"/>
              </w:rPr>
            </w:rPrChange>
          </w:rPr>
          <w:t>增加</w:t>
        </w:r>
        <w:proofErr w:type="spellStart"/>
        <w:r w:rsidRPr="00080975">
          <w:rPr>
            <w:rFonts w:cstheme="minorHAnsi"/>
            <w:color w:val="FF0000"/>
            <w:highlight w:val="cyan"/>
            <w:lang w:eastAsia="zh-TW"/>
            <w:rPrChange w:id="3762" w:author="IEC960923" w:date="2013-04-30T14:39:00Z">
              <w:rPr>
                <w:rFonts w:cstheme="minorHAnsi"/>
                <w:b/>
                <w:bCs/>
                <w:color w:val="FF0000"/>
                <w:kern w:val="44"/>
                <w:sz w:val="44"/>
                <w:szCs w:val="44"/>
                <w:highlight w:val="cyan"/>
                <w:lang w:eastAsia="zh-TW"/>
              </w:rPr>
            </w:rPrChange>
          </w:rPr>
          <w:t>ProductLog</w:t>
        </w:r>
        <w:proofErr w:type="spellEnd"/>
        <w:r w:rsidRPr="00080975">
          <w:rPr>
            <w:rFonts w:cstheme="minorHAnsi"/>
            <w:color w:val="FF0000"/>
            <w:highlight w:val="cyan"/>
            <w:lang w:eastAsia="zh-TW"/>
            <w:rPrChange w:id="3763" w:author="IEC960923" w:date="2013-04-30T14:39:00Z">
              <w:rPr>
                <w:rFonts w:cstheme="minorHAnsi"/>
                <w:b/>
                <w:bCs/>
                <w:color w:val="FF0000"/>
                <w:kern w:val="44"/>
                <w:sz w:val="44"/>
                <w:szCs w:val="44"/>
                <w:highlight w:val="cyan"/>
                <w:lang w:eastAsia="zh-TW"/>
              </w:rPr>
            </w:rPrChange>
          </w:rPr>
          <w:t xml:space="preserve"> 6P</w:t>
        </w:r>
        <w:r w:rsidRPr="00080975">
          <w:rPr>
            <w:rFonts w:cstheme="minorHAnsi" w:hint="eastAsia"/>
            <w:color w:val="FF0000"/>
            <w:highlight w:val="cyan"/>
            <w:lang w:eastAsia="zh-TW"/>
            <w:rPrChange w:id="3764" w:author="IEC960923" w:date="2013-04-30T14:39:00Z">
              <w:rPr>
                <w:rFonts w:cstheme="minorHAnsi" w:hint="eastAsia"/>
                <w:b/>
                <w:bCs/>
                <w:color w:val="FF0000"/>
                <w:kern w:val="44"/>
                <w:sz w:val="44"/>
                <w:szCs w:val="44"/>
                <w:highlight w:val="cyan"/>
                <w:lang w:eastAsia="zh-TW"/>
              </w:rPr>
            </w:rPrChange>
          </w:rPr>
          <w:t>站檢查</w:t>
        </w:r>
        <w:r w:rsidRPr="00080975">
          <w:rPr>
            <w:rFonts w:cstheme="minorHAnsi"/>
            <w:color w:val="FF0000"/>
            <w:highlight w:val="cyan"/>
            <w:shd w:val="pct15" w:color="auto" w:fill="FFFFFF"/>
            <w:lang w:eastAsia="zh-TW"/>
            <w:rPrChange w:id="3765" w:author="IEC960923" w:date="2013-04-30T14:39:00Z">
              <w:rPr>
                <w:rFonts w:cstheme="minorHAnsi"/>
                <w:b/>
                <w:bCs/>
                <w:color w:val="FF0000"/>
                <w:kern w:val="44"/>
                <w:sz w:val="44"/>
                <w:szCs w:val="44"/>
                <w:highlight w:val="cyan"/>
                <w:shd w:val="pct15" w:color="auto" w:fill="FFFFFF"/>
                <w:lang w:eastAsia="zh-TW"/>
              </w:rPr>
            </w:rPrChange>
          </w:rPr>
          <w:t>(for ICC only)</w:t>
        </w:r>
        <w:r w:rsidRPr="00080975">
          <w:rPr>
            <w:rFonts w:cstheme="minorHAnsi" w:hint="eastAsia"/>
            <w:color w:val="FF0000"/>
            <w:highlight w:val="cyan"/>
            <w:lang w:eastAsia="zh-TW"/>
            <w:rPrChange w:id="3766" w:author="IEC960923" w:date="2013-04-30T14:39:00Z">
              <w:rPr>
                <w:rFonts w:cstheme="minorHAnsi" w:hint="eastAsia"/>
                <w:b/>
                <w:bCs/>
                <w:color w:val="FF0000"/>
                <w:kern w:val="44"/>
                <w:sz w:val="44"/>
                <w:szCs w:val="44"/>
                <w:highlight w:val="cyan"/>
                <w:lang w:eastAsia="zh-TW"/>
              </w:rPr>
            </w:rPrChange>
          </w:rPr>
          <w:t>。</w:t>
        </w:r>
      </w:ins>
    </w:p>
    <w:p w:rsidR="00080975" w:rsidRPr="007C51D1" w:rsidRDefault="00080975">
      <w:pPr>
        <w:pStyle w:val="ab"/>
        <w:numPr>
          <w:ilvl w:val="0"/>
          <w:numId w:val="56"/>
        </w:numPr>
        <w:ind w:leftChars="600" w:left="1620" w:firstLineChars="0"/>
        <w:jc w:val="left"/>
        <w:rPr>
          <w:ins w:id="3767" w:author="IEC960923" w:date="2013-04-30T14:39:00Z"/>
          <w:highlight w:val="cyan"/>
          <w:lang w:val="es-ES" w:eastAsia="zh-TW"/>
        </w:rPr>
        <w:pPrChange w:id="3768" w:author="IEC960923" w:date="2013-05-06T17:43:00Z">
          <w:pPr>
            <w:pStyle w:val="ab"/>
            <w:numPr>
              <w:numId w:val="55"/>
            </w:numPr>
            <w:ind w:left="360" w:firstLineChars="0" w:hanging="360"/>
            <w:jc w:val="left"/>
          </w:pPr>
        </w:pPrChange>
      </w:pPr>
      <w:ins w:id="3769" w:author="IEC960923" w:date="2013-04-30T14:39:00Z">
        <w:r w:rsidRPr="007C51D1">
          <w:rPr>
            <w:rFonts w:cstheme="minorHAnsi"/>
            <w:sz w:val="22"/>
            <w:highlight w:val="cyan"/>
            <w:lang w:eastAsia="zh-TW"/>
          </w:rPr>
          <w:t>獲取廠別</w:t>
        </w:r>
        <w:r w:rsidRPr="007C51D1">
          <w:rPr>
            <w:rFonts w:cstheme="minorHAnsi"/>
            <w:sz w:val="22"/>
            <w:highlight w:val="cyan"/>
            <w:lang w:eastAsia="zh-TW"/>
          </w:rPr>
          <w:t>@Plant</w:t>
        </w:r>
        <w:r w:rsidRPr="007C51D1">
          <w:rPr>
            <w:rFonts w:cstheme="minorHAnsi"/>
            <w:sz w:val="22"/>
            <w:highlight w:val="cyan"/>
            <w:lang w:eastAsia="zh-TW"/>
          </w:rPr>
          <w:t>，参见</w:t>
        </w:r>
        <w:r w:rsidRPr="007C51D1">
          <w:rPr>
            <w:rFonts w:cstheme="minorHAnsi"/>
            <w:sz w:val="22"/>
            <w:highlight w:val="cyan"/>
            <w:lang w:eastAsia="zh-TW"/>
          </w:rPr>
          <w:t>[CI-MES12-SPEC-000-UC Common Rule.doc] 2.8</w:t>
        </w:r>
      </w:ins>
    </w:p>
    <w:p w:rsidR="00080975" w:rsidRPr="007C51D1" w:rsidRDefault="00080975">
      <w:pPr>
        <w:pStyle w:val="ab"/>
        <w:numPr>
          <w:ilvl w:val="0"/>
          <w:numId w:val="56"/>
        </w:numPr>
        <w:ind w:leftChars="600" w:left="1620" w:firstLineChars="0"/>
        <w:jc w:val="left"/>
        <w:rPr>
          <w:ins w:id="3770" w:author="IEC960923" w:date="2013-04-30T14:39:00Z"/>
          <w:highlight w:val="cyan"/>
          <w:lang w:val="es-ES" w:eastAsia="zh-TW"/>
        </w:rPr>
        <w:pPrChange w:id="3771" w:author="IEC960923" w:date="2013-05-06T17:43:00Z">
          <w:pPr>
            <w:pStyle w:val="ab"/>
            <w:numPr>
              <w:numId w:val="55"/>
            </w:numPr>
            <w:ind w:left="360" w:firstLineChars="0" w:hanging="360"/>
            <w:jc w:val="left"/>
          </w:pPr>
        </w:pPrChange>
      </w:pPr>
      <w:ins w:id="3772" w:author="IEC960923" w:date="2013-04-30T14:39:00Z">
        <w:r w:rsidRPr="007C51D1">
          <w:rPr>
            <w:rFonts w:cstheme="minorHAnsi" w:hint="eastAsia"/>
            <w:sz w:val="22"/>
            <w:highlight w:val="cyan"/>
            <w:lang w:eastAsia="zh-TW"/>
          </w:rPr>
          <w:t>若</w:t>
        </w:r>
        <w:r w:rsidRPr="007C51D1">
          <w:rPr>
            <w:rFonts w:cstheme="minorHAnsi" w:hint="eastAsia"/>
            <w:sz w:val="22"/>
            <w:highlight w:val="cyan"/>
            <w:lang w:val="es-ES" w:eastAsia="zh-TW"/>
          </w:rPr>
          <w:t>@Plant=</w:t>
        </w:r>
        <w:proofErr w:type="gramStart"/>
        <w:r w:rsidRPr="007C51D1">
          <w:rPr>
            <w:rFonts w:cstheme="minorHAnsi"/>
            <w:sz w:val="22"/>
            <w:highlight w:val="cyan"/>
            <w:lang w:val="es-ES" w:eastAsia="zh-TW"/>
          </w:rPr>
          <w:t>’</w:t>
        </w:r>
        <w:proofErr w:type="gramEnd"/>
        <w:r w:rsidRPr="007C51D1">
          <w:rPr>
            <w:rFonts w:cstheme="minorHAnsi" w:hint="eastAsia"/>
            <w:sz w:val="22"/>
            <w:highlight w:val="cyan"/>
            <w:lang w:val="es-ES" w:eastAsia="zh-TW"/>
          </w:rPr>
          <w:t>ICC</w:t>
        </w:r>
        <w:proofErr w:type="gramStart"/>
        <w:r w:rsidRPr="007C51D1">
          <w:rPr>
            <w:rFonts w:cstheme="minorHAnsi"/>
            <w:sz w:val="22"/>
            <w:highlight w:val="cyan"/>
            <w:lang w:val="es-ES" w:eastAsia="zh-TW"/>
          </w:rPr>
          <w:t>’</w:t>
        </w:r>
        <w:proofErr w:type="gramEnd"/>
        <w:r w:rsidRPr="007C51D1">
          <w:rPr>
            <w:rFonts w:cstheme="minorHAnsi" w:hint="eastAsia"/>
            <w:sz w:val="22"/>
            <w:highlight w:val="cyan"/>
            <w:lang w:val="es-ES" w:eastAsia="zh-TW"/>
          </w:rPr>
          <w:t>(</w:t>
        </w:r>
        <w:r w:rsidRPr="007C51D1">
          <w:rPr>
            <w:rFonts w:cstheme="minorHAnsi" w:hint="eastAsia"/>
            <w:sz w:val="22"/>
            <w:highlight w:val="cyan"/>
            <w:lang w:val="es-ES" w:eastAsia="zh-TW"/>
          </w:rPr>
          <w:t>重慶廠</w:t>
        </w:r>
        <w:r w:rsidRPr="007C51D1">
          <w:rPr>
            <w:rFonts w:cstheme="minorHAnsi" w:hint="eastAsia"/>
            <w:sz w:val="22"/>
            <w:highlight w:val="cyan"/>
            <w:lang w:val="es-ES" w:eastAsia="zh-TW"/>
          </w:rPr>
          <w:t>)</w:t>
        </w:r>
        <w:r w:rsidRPr="007C51D1">
          <w:rPr>
            <w:rFonts w:cstheme="minorHAnsi" w:hint="eastAsia"/>
            <w:sz w:val="22"/>
            <w:highlight w:val="cyan"/>
            <w:lang w:val="es-ES" w:eastAsia="zh-TW"/>
          </w:rPr>
          <w:t>，才做以下檢查：</w:t>
        </w:r>
      </w:ins>
    </w:p>
    <w:p w:rsidR="00080975" w:rsidRPr="007C51D1" w:rsidRDefault="00080975">
      <w:pPr>
        <w:pStyle w:val="ab"/>
        <w:ind w:leftChars="771" w:left="1619" w:firstLineChars="0" w:firstLine="0"/>
        <w:jc w:val="left"/>
        <w:rPr>
          <w:ins w:id="3773" w:author="IEC960923" w:date="2013-04-30T14:39:00Z"/>
          <w:rFonts w:ascii="Courier New" w:hAnsi="Courier New" w:cs="Courier New"/>
          <w:noProof/>
          <w:color w:val="808080"/>
          <w:kern w:val="0"/>
          <w:sz w:val="20"/>
          <w:szCs w:val="20"/>
          <w:highlight w:val="cyan"/>
          <w:lang w:val="es-ES" w:eastAsia="zh-TW"/>
        </w:rPr>
        <w:pPrChange w:id="3774" w:author="IEC960923" w:date="2013-04-30T14:39:00Z">
          <w:pPr>
            <w:pStyle w:val="ab"/>
            <w:ind w:left="360" w:firstLineChars="0" w:firstLine="0"/>
            <w:jc w:val="left"/>
          </w:pPr>
        </w:pPrChange>
      </w:pPr>
      <w:ins w:id="3775" w:author="IEC960923" w:date="2013-04-30T14:39:00Z">
        <w:r w:rsidRPr="007C51D1">
          <w:rPr>
            <w:rFonts w:hint="eastAsia"/>
            <w:highlight w:val="cyan"/>
            <w:lang w:val="es-ES" w:eastAsia="zh-TW"/>
          </w:rPr>
          <w:t>獲取</w:t>
        </w:r>
        <w:r w:rsidRPr="007C51D1">
          <w:rPr>
            <w:rFonts w:hint="eastAsia"/>
            <w:highlight w:val="cyan"/>
            <w:lang w:val="es-ES" w:eastAsia="zh-TW"/>
          </w:rPr>
          <w:t>ProductLog</w:t>
        </w:r>
        <w:r w:rsidRPr="007C51D1">
          <w:rPr>
            <w:rFonts w:hint="eastAsia"/>
            <w:highlight w:val="cyan"/>
            <w:lang w:val="es-ES" w:eastAsia="zh-TW"/>
          </w:rPr>
          <w:t>，</w:t>
        </w:r>
        <w:r w:rsidRPr="007C51D1">
          <w:rPr>
            <w:rFonts w:hint="eastAsia"/>
            <w:highlight w:val="cyan"/>
            <w:lang w:val="es-ES" w:eastAsia="zh-TW"/>
          </w:rPr>
          <w:t>6P Log</w:t>
        </w:r>
        <w:r w:rsidRPr="007C51D1">
          <w:rPr>
            <w:rFonts w:hint="eastAsia"/>
            <w:highlight w:val="cyan"/>
            <w:lang w:val="es-ES" w:eastAsia="zh-TW"/>
          </w:rPr>
          <w:t>的成功時間，若為空紀錄，則報錯</w:t>
        </w:r>
        <w:r w:rsidRPr="007C51D1">
          <w:rPr>
            <w:rFonts w:ascii="Courier New" w:eastAsia="SimSun" w:hAnsi="Courier New" w:cs="Courier New" w:hint="eastAsia"/>
            <w:noProof/>
            <w:color w:val="808080"/>
            <w:kern w:val="0"/>
            <w:sz w:val="20"/>
            <w:szCs w:val="20"/>
            <w:highlight w:val="cyan"/>
            <w:lang w:val="es-ES"/>
          </w:rPr>
          <w:t>‘</w:t>
        </w:r>
        <w:r w:rsidRPr="007C51D1">
          <w:rPr>
            <w:rFonts w:hint="eastAsia"/>
            <w:highlight w:val="cyan"/>
            <w:lang w:val="es-ES" w:eastAsia="zh-TW"/>
          </w:rPr>
          <w:t>請先</w:t>
        </w:r>
        <w:r w:rsidRPr="007C51D1">
          <w:rPr>
            <w:highlight w:val="cyan"/>
            <w:lang w:val="es-ES" w:eastAsia="zh-TW"/>
          </w:rPr>
          <w:t xml:space="preserve"> Image down</w:t>
        </w:r>
        <w:r w:rsidRPr="007C51D1">
          <w:rPr>
            <w:rFonts w:hint="eastAsia"/>
            <w:highlight w:val="cyan"/>
            <w:lang w:val="es-ES" w:eastAsia="zh-TW"/>
          </w:rPr>
          <w:t>’，点击“确认”后，继续后面的流程。</w:t>
        </w:r>
      </w:ins>
    </w:p>
    <w:p w:rsidR="00080975" w:rsidRPr="007C51D1" w:rsidRDefault="00080975">
      <w:pPr>
        <w:autoSpaceDE w:val="0"/>
        <w:autoSpaceDN w:val="0"/>
        <w:adjustRightInd w:val="0"/>
        <w:ind w:leftChars="600" w:left="1260" w:firstLineChars="200" w:firstLine="400"/>
        <w:jc w:val="left"/>
        <w:rPr>
          <w:ins w:id="3776" w:author="IEC960923" w:date="2013-04-30T14:39:00Z"/>
          <w:rFonts w:ascii="Courier New" w:hAnsi="Courier New" w:cs="Courier New"/>
          <w:noProof/>
          <w:kern w:val="0"/>
          <w:sz w:val="20"/>
          <w:szCs w:val="20"/>
          <w:highlight w:val="cyan"/>
        </w:rPr>
        <w:pPrChange w:id="3777" w:author="IEC960923" w:date="2013-04-30T14:39:00Z">
          <w:pPr>
            <w:autoSpaceDE w:val="0"/>
            <w:autoSpaceDN w:val="0"/>
            <w:adjustRightInd w:val="0"/>
            <w:ind w:firstLineChars="200" w:firstLine="400"/>
            <w:jc w:val="left"/>
          </w:pPr>
        </w:pPrChange>
      </w:pPr>
      <w:ins w:id="3778" w:author="IEC960923" w:date="2013-04-30T14:39:00Z">
        <w:r w:rsidRPr="007C51D1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cyan"/>
          </w:rPr>
          <w:lastRenderedPageBreak/>
          <w:t>if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  <w:r w:rsidRPr="007C51D1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cyan"/>
          </w:rPr>
          <w:t>not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  <w:r w:rsidRPr="007C51D1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cyan"/>
          </w:rPr>
          <w:t>exists(</w:t>
        </w:r>
        <w:r w:rsidRPr="007C51D1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cyan"/>
          </w:rPr>
          <w:t>select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  <w:r w:rsidRPr="007C51D1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cyan"/>
          </w:rPr>
          <w:t>*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  <w:r w:rsidRPr="007C51D1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cyan"/>
          </w:rPr>
          <w:t>from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  <w:r w:rsidRPr="007C51D1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cyan"/>
          </w:rPr>
          <w:t>ProductLog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</w:ins>
    </w:p>
    <w:p w:rsidR="00080975" w:rsidRPr="007C51D1" w:rsidRDefault="00080975">
      <w:pPr>
        <w:autoSpaceDE w:val="0"/>
        <w:autoSpaceDN w:val="0"/>
        <w:adjustRightInd w:val="0"/>
        <w:ind w:leftChars="600" w:left="1260"/>
        <w:jc w:val="left"/>
        <w:rPr>
          <w:ins w:id="3779" w:author="IEC960923" w:date="2013-04-30T14:39:00Z"/>
          <w:rFonts w:ascii="Courier New" w:hAnsi="Courier New" w:cs="Courier New"/>
          <w:noProof/>
          <w:kern w:val="0"/>
          <w:sz w:val="20"/>
          <w:szCs w:val="20"/>
          <w:highlight w:val="cyan"/>
        </w:rPr>
        <w:pPrChange w:id="3780" w:author="IEC960923" w:date="2013-04-30T14:39:00Z">
          <w:pPr>
            <w:autoSpaceDE w:val="0"/>
            <w:autoSpaceDN w:val="0"/>
            <w:adjustRightInd w:val="0"/>
            <w:jc w:val="left"/>
          </w:pPr>
        </w:pPrChange>
      </w:pPr>
      <w:ins w:id="3781" w:author="IEC960923" w:date="2013-04-30T14:39:00Z"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             </w:t>
        </w:r>
        <w:r w:rsidRPr="007C51D1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cyan"/>
          </w:rPr>
          <w:t>where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  <w:r w:rsidRPr="007C51D1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cyan"/>
          </w:rPr>
          <w:t>ProductID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  <w:r w:rsidRPr="007C51D1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cyan"/>
          </w:rPr>
          <w:t>=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  <w:r w:rsidRPr="007C51D1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cyan"/>
          </w:rPr>
          <w:t>@ProductID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  <w:r w:rsidRPr="007C51D1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cyan"/>
          </w:rPr>
          <w:t>and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</w:ins>
    </w:p>
    <w:p w:rsidR="00080975" w:rsidRPr="00080975" w:rsidRDefault="00080975">
      <w:pPr>
        <w:ind w:leftChars="600" w:left="1260" w:firstLine="500"/>
        <w:jc w:val="left"/>
        <w:rPr>
          <w:ins w:id="3782" w:author="IEC960923" w:date="2013-04-30T14:39:00Z"/>
          <w:color w:val="FF0000"/>
          <w:highlight w:val="cyan"/>
          <w:lang w:eastAsia="zh-TW"/>
          <w:rPrChange w:id="3783" w:author="IEC960923" w:date="2013-04-30T14:39:00Z">
            <w:rPr>
              <w:ins w:id="3784" w:author="IEC960923" w:date="2013-04-30T14:39:00Z"/>
              <w:rFonts w:eastAsia="SimSun"/>
              <w:color w:val="FF0000"/>
              <w:highlight w:val="green"/>
            </w:rPr>
          </w:rPrChange>
        </w:rPr>
        <w:pPrChange w:id="3785" w:author="IEC960923" w:date="2013-04-30T14:39:00Z">
          <w:pPr>
            <w:ind w:leftChars="600" w:left="1260" w:firstLineChars="250" w:firstLine="500"/>
            <w:jc w:val="left"/>
          </w:pPr>
        </w:pPrChange>
      </w:pPr>
      <w:ins w:id="3786" w:author="IEC960923" w:date="2013-04-30T14:39:00Z"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                   </w:t>
        </w:r>
        <w:r w:rsidRPr="007C51D1">
          <w:rPr>
            <w:rFonts w:ascii="Courier New" w:hAnsi="Courier New" w:cs="Courier New"/>
            <w:noProof/>
            <w:color w:val="008080"/>
            <w:kern w:val="0"/>
            <w:sz w:val="20"/>
            <w:szCs w:val="20"/>
            <w:highlight w:val="cyan"/>
          </w:rPr>
          <w:t>Station</w:t>
        </w:r>
        <w:r w:rsidRPr="007C51D1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cyan"/>
          </w:rPr>
          <w:t>=</w:t>
        </w:r>
        <w:r w:rsidRPr="007C51D1">
          <w:rPr>
            <w:rFonts w:ascii="Courier New" w:hAnsi="Courier New" w:cs="Courier New"/>
            <w:noProof/>
            <w:color w:val="FF0000"/>
            <w:kern w:val="0"/>
            <w:sz w:val="20"/>
            <w:szCs w:val="20"/>
            <w:highlight w:val="cyan"/>
          </w:rPr>
          <w:t>'6P'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  <w:r w:rsidRPr="007C51D1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cyan"/>
          </w:rPr>
          <w:t>and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 xml:space="preserve"> </w:t>
        </w:r>
        <w:r w:rsidRPr="007C51D1">
          <w:rPr>
            <w:rFonts w:ascii="Courier New" w:hAnsi="Courier New" w:cs="Courier New"/>
            <w:noProof/>
            <w:color w:val="0000FF"/>
            <w:kern w:val="0"/>
            <w:sz w:val="20"/>
            <w:szCs w:val="20"/>
            <w:highlight w:val="cyan"/>
          </w:rPr>
          <w:t>Status</w:t>
        </w:r>
        <w:r w:rsidRPr="007C51D1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cyan"/>
          </w:rPr>
          <w:t>=</w:t>
        </w:r>
        <w:r w:rsidRPr="007C51D1">
          <w:rPr>
            <w:rFonts w:ascii="Courier New" w:hAnsi="Courier New" w:cs="Courier New"/>
            <w:noProof/>
            <w:kern w:val="0"/>
            <w:sz w:val="20"/>
            <w:szCs w:val="20"/>
            <w:highlight w:val="cyan"/>
          </w:rPr>
          <w:t>1</w:t>
        </w:r>
        <w:r w:rsidRPr="007C51D1">
          <w:rPr>
            <w:rFonts w:ascii="Courier New" w:hAnsi="Courier New" w:cs="Courier New"/>
            <w:noProof/>
            <w:color w:val="808080"/>
            <w:kern w:val="0"/>
            <w:sz w:val="20"/>
            <w:szCs w:val="20"/>
            <w:highlight w:val="cyan"/>
          </w:rPr>
          <w:t>)</w:t>
        </w:r>
      </w:ins>
    </w:p>
    <w:p w:rsidR="00080975" w:rsidRPr="00080975" w:rsidRDefault="00080975">
      <w:pPr>
        <w:rPr>
          <w:lang w:eastAsia="zh-TW"/>
          <w:rPrChange w:id="3787" w:author="IEC960923" w:date="2013-04-30T14:39:00Z">
            <w:rPr>
              <w:rFonts w:eastAsia="SimSun"/>
            </w:rPr>
          </w:rPrChange>
        </w:rPr>
        <w:pPrChange w:id="3788" w:author="Gao, Guan-Wei (高貫偉 ITC)" w:date="2012-04-17T13:49:00Z">
          <w:pPr>
            <w:pStyle w:val="1"/>
            <w:jc w:val="left"/>
          </w:pPr>
        </w:pPrChange>
      </w:pPr>
    </w:p>
    <w:sectPr w:rsidR="00080975" w:rsidRPr="00080975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4D7F" w:rsidRDefault="005D4D7F" w:rsidP="00F84835">
      <w:r>
        <w:separator/>
      </w:r>
    </w:p>
  </w:endnote>
  <w:endnote w:type="continuationSeparator" w:id="0">
    <w:p w:rsidR="005D4D7F" w:rsidRDefault="005D4D7F" w:rsidP="00F84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6D4" w:rsidRDefault="005426D4">
    <w:pPr>
      <w:pStyle w:val="a6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EndPr/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14ABD">
              <w:rPr>
                <w:b/>
                <w:noProof/>
              </w:rPr>
              <w:t>23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F14ABD">
              <w:rPr>
                <w:b/>
                <w:noProof/>
              </w:rPr>
              <w:t>24</w:t>
            </w:r>
            <w:r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5426D4" w:rsidRDefault="005426D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4D7F" w:rsidRDefault="005D4D7F" w:rsidP="00F84835">
      <w:r>
        <w:separator/>
      </w:r>
    </w:p>
  </w:footnote>
  <w:footnote w:type="continuationSeparator" w:id="0">
    <w:p w:rsidR="005D4D7F" w:rsidRDefault="005D4D7F" w:rsidP="00F848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6D4" w:rsidRDefault="005426D4">
    <w:pPr>
      <w:pStyle w:val="a4"/>
    </w:pPr>
  </w:p>
  <w:tbl>
    <w:tblPr>
      <w:tblW w:w="0" w:type="auto"/>
      <w:tblInd w:w="468" w:type="dxa"/>
      <w:tblLayout w:type="fixed"/>
      <w:tblLook w:val="0000" w:firstRow="0" w:lastRow="0" w:firstColumn="0" w:lastColumn="0" w:noHBand="0" w:noVBand="0"/>
    </w:tblPr>
    <w:tblGrid>
      <w:gridCol w:w="8522"/>
    </w:tblGrid>
    <w:tr w:rsidR="005426D4" w:rsidTr="00817C97">
      <w:trPr>
        <w:cantSplit/>
        <w:trHeight w:val="233"/>
      </w:trPr>
      <w:tc>
        <w:tcPr>
          <w:tcW w:w="8522" w:type="dxa"/>
        </w:tcPr>
        <w:p w:rsidR="005426D4" w:rsidRDefault="005426D4" w:rsidP="00490DFE">
          <w:pPr>
            <w:pStyle w:val="a4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r w:rsidRPr="009C1113">
            <w:rPr>
              <w:b/>
              <w:sz w:val="28"/>
            </w:rPr>
            <w:t>iMES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SimSun" w:hAnsi="Calibri" w:cs="Times New Roman" w:hint="eastAsia"/>
              <w:b/>
              <w:sz w:val="28"/>
            </w:rPr>
            <w:t>&gt;&gt;</w:t>
          </w:r>
        </w:p>
      </w:tc>
    </w:tr>
    <w:tr w:rsidR="005426D4" w:rsidTr="00817C97">
      <w:trPr>
        <w:cantSplit/>
        <w:trHeight w:val="232"/>
      </w:trPr>
      <w:tc>
        <w:tcPr>
          <w:tcW w:w="8522" w:type="dxa"/>
        </w:tcPr>
        <w:p w:rsidR="005426D4" w:rsidRDefault="005426D4" w:rsidP="00A73AD5">
          <w:pPr>
            <w:pStyle w:val="a4"/>
            <w:pBdr>
              <w:bottom w:val="none" w:sz="0" w:space="0" w:color="auto"/>
            </w:pBdr>
            <w:jc w:val="both"/>
            <w:rPr>
              <w:rFonts w:ascii="Calibri" w:eastAsia="SimSun" w:hAnsi="Calibri" w:cs="Times New Roman"/>
              <w:b/>
              <w:noProof/>
              <w:sz w:val="20"/>
            </w:rPr>
          </w:pPr>
          <w:r>
            <w:rPr>
              <w:rFonts w:ascii="Calibri" w:eastAsia="SimSun" w:hAnsi="Calibri" w:cs="Times New Roman" w:hint="eastAsia"/>
              <w:b/>
              <w:sz w:val="28"/>
            </w:rPr>
            <w:t>SCI No</w:t>
          </w:r>
          <w:r>
            <w:rPr>
              <w:rFonts w:ascii="SimSun" w:eastAsia="SimSun" w:hAnsi="SimSun" w:cs="SimSun" w:hint="eastAsia"/>
              <w:b/>
              <w:sz w:val="28"/>
            </w:rPr>
            <w:t>：</w:t>
          </w:r>
          <w:r w:rsidRPr="00DC277B">
            <w:rPr>
              <w:rFonts w:ascii="Arial" w:hAnsi="Arial" w:cs="Arial"/>
              <w:b/>
              <w:bCs/>
            </w:rPr>
            <w:t>CI-ME</w:t>
          </w:r>
          <w:r>
            <w:rPr>
              <w:rFonts w:ascii="Arial" w:hAnsi="Arial" w:cs="Arial" w:hint="eastAsia"/>
              <w:b/>
              <w:bCs/>
            </w:rPr>
            <w:t>S</w:t>
          </w:r>
          <w:r>
            <w:rPr>
              <w:rFonts w:ascii="SimSun" w:eastAsia="SimSun" w:hAnsi="SimSun" w:cs="Arial" w:hint="eastAsia"/>
              <w:b/>
              <w:bCs/>
            </w:rPr>
            <w:t>12</w:t>
          </w:r>
          <w:r w:rsidRPr="00DC277B">
            <w:rPr>
              <w:rFonts w:ascii="Arial" w:hAnsi="Arial" w:cs="Arial"/>
              <w:b/>
              <w:bCs/>
            </w:rPr>
            <w:t>-SPEC-</w:t>
          </w:r>
          <w:r>
            <w:rPr>
              <w:rFonts w:ascii="Arial" w:hAnsi="Arial" w:cs="Arial" w:hint="eastAsia"/>
              <w:b/>
              <w:bCs/>
            </w:rPr>
            <w:t>FA-</w:t>
          </w:r>
          <w:r>
            <w:rPr>
              <w:rFonts w:ascii="SimSun" w:eastAsia="SimSun" w:hAnsi="SimSun" w:cs="Arial" w:hint="eastAsia"/>
              <w:b/>
              <w:bCs/>
            </w:rPr>
            <w:t xml:space="preserve">UC </w:t>
          </w:r>
          <w:r>
            <w:rPr>
              <w:rFonts w:ascii="Arial" w:hAnsi="Arial" w:cs="Arial" w:hint="eastAsia"/>
              <w:b/>
              <w:bCs/>
            </w:rPr>
            <w:t>AFT MVS</w:t>
          </w:r>
          <w:r w:rsidRPr="00DC277B">
            <w:rPr>
              <w:rFonts w:ascii="Arial" w:hAnsi="Arial" w:cs="Arial"/>
              <w:b/>
              <w:bCs/>
            </w:rPr>
            <w:t>.docx</w:t>
          </w:r>
        </w:p>
      </w:tc>
    </w:tr>
  </w:tbl>
  <w:p w:rsidR="005426D4" w:rsidRDefault="005426D4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E5573"/>
    <w:multiLevelType w:val="hybridMultilevel"/>
    <w:tmpl w:val="73028C52"/>
    <w:lvl w:ilvl="0" w:tplc="4F3ABE0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E42692"/>
    <w:multiLevelType w:val="hybridMultilevel"/>
    <w:tmpl w:val="5706E3A8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">
    <w:nsid w:val="03B67FBF"/>
    <w:multiLevelType w:val="hybridMultilevel"/>
    <w:tmpl w:val="B32C1F94"/>
    <w:lvl w:ilvl="0" w:tplc="23526F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9D860F4"/>
    <w:multiLevelType w:val="hybridMultilevel"/>
    <w:tmpl w:val="0A92E20E"/>
    <w:lvl w:ilvl="0" w:tplc="1832B7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A1D2F7F"/>
    <w:multiLevelType w:val="hybridMultilevel"/>
    <w:tmpl w:val="26E6C4D6"/>
    <w:lvl w:ilvl="0" w:tplc="FECED4EE">
      <w:start w:val="1"/>
      <w:numFmt w:val="lowerLetter"/>
      <w:lvlText w:val="%1."/>
      <w:lvlJc w:val="left"/>
      <w:pPr>
        <w:ind w:left="99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2B0AEA"/>
    <w:multiLevelType w:val="hybridMultilevel"/>
    <w:tmpl w:val="B6DA577C"/>
    <w:lvl w:ilvl="0" w:tplc="C4C0833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C4E39BA"/>
    <w:multiLevelType w:val="hybridMultilevel"/>
    <w:tmpl w:val="9618BC80"/>
    <w:lvl w:ilvl="0" w:tplc="D654D4EE">
      <w:start w:val="1"/>
      <w:numFmt w:val="decimal"/>
      <w:lvlText w:val="(%1)."/>
      <w:lvlJc w:val="left"/>
      <w:pPr>
        <w:ind w:left="336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1940FE6"/>
    <w:multiLevelType w:val="hybridMultilevel"/>
    <w:tmpl w:val="8C7037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135C6996"/>
    <w:multiLevelType w:val="hybridMultilevel"/>
    <w:tmpl w:val="BC9E76E8"/>
    <w:lvl w:ilvl="0" w:tplc="9DD2F312">
      <w:start w:val="1"/>
      <w:numFmt w:val="decimal"/>
      <w:lvlText w:val="%1）"/>
      <w:lvlJc w:val="left"/>
      <w:pPr>
        <w:ind w:left="144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>
    <w:nsid w:val="14175B8F"/>
    <w:multiLevelType w:val="hybridMultilevel"/>
    <w:tmpl w:val="71E4A8E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15227007"/>
    <w:multiLevelType w:val="hybridMultilevel"/>
    <w:tmpl w:val="4A3657DE"/>
    <w:lvl w:ilvl="0" w:tplc="41EC80B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9D544E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279EF"/>
    <w:multiLevelType w:val="hybridMultilevel"/>
    <w:tmpl w:val="0C626D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14B0583"/>
    <w:multiLevelType w:val="hybridMultilevel"/>
    <w:tmpl w:val="97F649BA"/>
    <w:lvl w:ilvl="0" w:tplc="18283C80">
      <w:start w:val="1"/>
      <w:numFmt w:val="lowerLetter"/>
      <w:lvlText w:val="%1."/>
      <w:lvlJc w:val="left"/>
      <w:pPr>
        <w:ind w:left="1368" w:hanging="480"/>
      </w:pPr>
      <w:rPr>
        <w:rFonts w:hint="default"/>
      </w:rPr>
    </w:lvl>
    <w:lvl w:ilvl="1" w:tplc="75245D12" w:tentative="1">
      <w:start w:val="1"/>
      <w:numFmt w:val="bullet"/>
      <w:lvlText w:val=""/>
      <w:lvlJc w:val="left"/>
      <w:pPr>
        <w:ind w:left="1848" w:hanging="480"/>
      </w:pPr>
      <w:rPr>
        <w:rFonts w:ascii="Wingdings" w:hAnsi="Wingdings" w:hint="default"/>
      </w:rPr>
    </w:lvl>
    <w:lvl w:ilvl="2" w:tplc="EAE042EE" w:tentative="1">
      <w:start w:val="1"/>
      <w:numFmt w:val="bullet"/>
      <w:lvlText w:val=""/>
      <w:lvlJc w:val="left"/>
      <w:pPr>
        <w:ind w:left="2328" w:hanging="480"/>
      </w:pPr>
      <w:rPr>
        <w:rFonts w:ascii="Wingdings" w:hAnsi="Wingdings" w:hint="default"/>
      </w:rPr>
    </w:lvl>
    <w:lvl w:ilvl="3" w:tplc="13420BCE" w:tentative="1">
      <w:start w:val="1"/>
      <w:numFmt w:val="bullet"/>
      <w:lvlText w:val=""/>
      <w:lvlJc w:val="left"/>
      <w:pPr>
        <w:ind w:left="2808" w:hanging="480"/>
      </w:pPr>
      <w:rPr>
        <w:rFonts w:ascii="Wingdings" w:hAnsi="Wingdings" w:hint="default"/>
      </w:rPr>
    </w:lvl>
    <w:lvl w:ilvl="4" w:tplc="531CDDEA" w:tentative="1">
      <w:start w:val="1"/>
      <w:numFmt w:val="bullet"/>
      <w:lvlText w:val=""/>
      <w:lvlJc w:val="left"/>
      <w:pPr>
        <w:ind w:left="3288" w:hanging="480"/>
      </w:pPr>
      <w:rPr>
        <w:rFonts w:ascii="Wingdings" w:hAnsi="Wingdings" w:hint="default"/>
      </w:rPr>
    </w:lvl>
    <w:lvl w:ilvl="5" w:tplc="EBD4AB1A" w:tentative="1">
      <w:start w:val="1"/>
      <w:numFmt w:val="bullet"/>
      <w:lvlText w:val=""/>
      <w:lvlJc w:val="left"/>
      <w:pPr>
        <w:ind w:left="3768" w:hanging="480"/>
      </w:pPr>
      <w:rPr>
        <w:rFonts w:ascii="Wingdings" w:hAnsi="Wingdings" w:hint="default"/>
      </w:rPr>
    </w:lvl>
    <w:lvl w:ilvl="6" w:tplc="8F6A5B20" w:tentative="1">
      <w:start w:val="1"/>
      <w:numFmt w:val="bullet"/>
      <w:lvlText w:val=""/>
      <w:lvlJc w:val="left"/>
      <w:pPr>
        <w:ind w:left="4248" w:hanging="480"/>
      </w:pPr>
      <w:rPr>
        <w:rFonts w:ascii="Wingdings" w:hAnsi="Wingdings" w:hint="default"/>
      </w:rPr>
    </w:lvl>
    <w:lvl w:ilvl="7" w:tplc="50EE45F6" w:tentative="1">
      <w:start w:val="1"/>
      <w:numFmt w:val="bullet"/>
      <w:lvlText w:val=""/>
      <w:lvlJc w:val="left"/>
      <w:pPr>
        <w:ind w:left="4728" w:hanging="480"/>
      </w:pPr>
      <w:rPr>
        <w:rFonts w:ascii="Wingdings" w:hAnsi="Wingdings" w:hint="default"/>
      </w:rPr>
    </w:lvl>
    <w:lvl w:ilvl="8" w:tplc="5B1C9640" w:tentative="1">
      <w:start w:val="1"/>
      <w:numFmt w:val="bullet"/>
      <w:lvlText w:val=""/>
      <w:lvlJc w:val="left"/>
      <w:pPr>
        <w:ind w:left="5208" w:hanging="480"/>
      </w:pPr>
      <w:rPr>
        <w:rFonts w:ascii="Wingdings" w:hAnsi="Wingdings" w:hint="default"/>
      </w:rPr>
    </w:lvl>
  </w:abstractNum>
  <w:abstractNum w:abstractNumId="14">
    <w:nsid w:val="24191A5C"/>
    <w:multiLevelType w:val="hybridMultilevel"/>
    <w:tmpl w:val="CB32CC80"/>
    <w:lvl w:ilvl="0" w:tplc="24FC1DBC">
      <w:start w:val="4"/>
      <w:numFmt w:val="decimal"/>
      <w:lvlText w:val="%1）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03" w:tentative="1">
      <w:start w:val="1"/>
      <w:numFmt w:val="lowerLetter"/>
      <w:lvlText w:val="%2)"/>
      <w:lvlJc w:val="left"/>
      <w:pPr>
        <w:ind w:left="1200" w:hanging="420"/>
      </w:pPr>
    </w:lvl>
    <w:lvl w:ilvl="2" w:tplc="04090005" w:tentative="1">
      <w:start w:val="1"/>
      <w:numFmt w:val="lowerRoman"/>
      <w:lvlText w:val="%3."/>
      <w:lvlJc w:val="right"/>
      <w:pPr>
        <w:ind w:left="1620" w:hanging="420"/>
      </w:pPr>
    </w:lvl>
    <w:lvl w:ilvl="3" w:tplc="04090001" w:tentative="1">
      <w:start w:val="1"/>
      <w:numFmt w:val="decimal"/>
      <w:lvlText w:val="%4."/>
      <w:lvlJc w:val="left"/>
      <w:pPr>
        <w:ind w:left="2040" w:hanging="420"/>
      </w:pPr>
    </w:lvl>
    <w:lvl w:ilvl="4" w:tplc="04090003" w:tentative="1">
      <w:start w:val="1"/>
      <w:numFmt w:val="lowerLetter"/>
      <w:lvlText w:val="%5)"/>
      <w:lvlJc w:val="left"/>
      <w:pPr>
        <w:ind w:left="2460" w:hanging="420"/>
      </w:pPr>
    </w:lvl>
    <w:lvl w:ilvl="5" w:tplc="04090005" w:tentative="1">
      <w:start w:val="1"/>
      <w:numFmt w:val="lowerRoman"/>
      <w:lvlText w:val="%6."/>
      <w:lvlJc w:val="right"/>
      <w:pPr>
        <w:ind w:left="2880" w:hanging="420"/>
      </w:pPr>
    </w:lvl>
    <w:lvl w:ilvl="6" w:tplc="04090001" w:tentative="1">
      <w:start w:val="1"/>
      <w:numFmt w:val="decimal"/>
      <w:lvlText w:val="%7."/>
      <w:lvlJc w:val="left"/>
      <w:pPr>
        <w:ind w:left="3300" w:hanging="420"/>
      </w:pPr>
    </w:lvl>
    <w:lvl w:ilvl="7" w:tplc="04090003" w:tentative="1">
      <w:start w:val="1"/>
      <w:numFmt w:val="lowerLetter"/>
      <w:lvlText w:val="%8)"/>
      <w:lvlJc w:val="left"/>
      <w:pPr>
        <w:ind w:left="3720" w:hanging="420"/>
      </w:pPr>
    </w:lvl>
    <w:lvl w:ilvl="8" w:tplc="04090005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>
    <w:nsid w:val="24852B04"/>
    <w:multiLevelType w:val="hybridMultilevel"/>
    <w:tmpl w:val="A1524E08"/>
    <w:lvl w:ilvl="0" w:tplc="71ECC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7702646"/>
    <w:multiLevelType w:val="hybridMultilevel"/>
    <w:tmpl w:val="B6DA577C"/>
    <w:lvl w:ilvl="0" w:tplc="C4C0833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E14700F"/>
    <w:multiLevelType w:val="hybridMultilevel"/>
    <w:tmpl w:val="7F881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1A4DE4"/>
    <w:multiLevelType w:val="hybridMultilevel"/>
    <w:tmpl w:val="020CF52A"/>
    <w:lvl w:ilvl="0" w:tplc="9D44DCC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>
    <w:nsid w:val="3504214A"/>
    <w:multiLevelType w:val="hybridMultilevel"/>
    <w:tmpl w:val="3FDAFCCC"/>
    <w:lvl w:ilvl="0" w:tplc="8858041E">
      <w:start w:val="1"/>
      <w:numFmt w:val="upperLetter"/>
      <w:lvlText w:val="%1."/>
      <w:lvlJc w:val="left"/>
      <w:pPr>
        <w:ind w:left="480" w:hanging="480"/>
      </w:pPr>
    </w:lvl>
    <w:lvl w:ilvl="1" w:tplc="4DA880C6">
      <w:start w:val="1"/>
      <w:numFmt w:val="upperLetter"/>
      <w:lvlText w:val="%2."/>
      <w:lvlJc w:val="left"/>
      <w:pPr>
        <w:ind w:left="960" w:hanging="480"/>
      </w:pPr>
    </w:lvl>
    <w:lvl w:ilvl="2" w:tplc="9550C7B2" w:tentative="1">
      <w:start w:val="1"/>
      <w:numFmt w:val="lowerRoman"/>
      <w:lvlText w:val="%3."/>
      <w:lvlJc w:val="right"/>
      <w:pPr>
        <w:ind w:left="1440" w:hanging="480"/>
      </w:pPr>
    </w:lvl>
    <w:lvl w:ilvl="3" w:tplc="8A40504A" w:tentative="1">
      <w:start w:val="1"/>
      <w:numFmt w:val="decimal"/>
      <w:lvlText w:val="%4."/>
      <w:lvlJc w:val="left"/>
      <w:pPr>
        <w:ind w:left="1920" w:hanging="480"/>
      </w:pPr>
    </w:lvl>
    <w:lvl w:ilvl="4" w:tplc="81646730" w:tentative="1">
      <w:start w:val="1"/>
      <w:numFmt w:val="ideographTraditional"/>
      <w:lvlText w:val="%5、"/>
      <w:lvlJc w:val="left"/>
      <w:pPr>
        <w:ind w:left="2400" w:hanging="480"/>
      </w:pPr>
    </w:lvl>
    <w:lvl w:ilvl="5" w:tplc="028638CC" w:tentative="1">
      <w:start w:val="1"/>
      <w:numFmt w:val="lowerRoman"/>
      <w:lvlText w:val="%6."/>
      <w:lvlJc w:val="right"/>
      <w:pPr>
        <w:ind w:left="2880" w:hanging="480"/>
      </w:pPr>
    </w:lvl>
    <w:lvl w:ilvl="6" w:tplc="33BC0F84" w:tentative="1">
      <w:start w:val="1"/>
      <w:numFmt w:val="decimal"/>
      <w:lvlText w:val="%7."/>
      <w:lvlJc w:val="left"/>
      <w:pPr>
        <w:ind w:left="3360" w:hanging="480"/>
      </w:pPr>
    </w:lvl>
    <w:lvl w:ilvl="7" w:tplc="7D8E4792" w:tentative="1">
      <w:start w:val="1"/>
      <w:numFmt w:val="ideographTraditional"/>
      <w:lvlText w:val="%8、"/>
      <w:lvlJc w:val="left"/>
      <w:pPr>
        <w:ind w:left="3840" w:hanging="480"/>
      </w:pPr>
    </w:lvl>
    <w:lvl w:ilvl="8" w:tplc="443633B0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8C650BC"/>
    <w:multiLevelType w:val="hybridMultilevel"/>
    <w:tmpl w:val="144AA9EC"/>
    <w:lvl w:ilvl="0" w:tplc="04090011">
      <w:start w:val="1"/>
      <w:numFmt w:val="decimal"/>
      <w:lvlText w:val="%1."/>
      <w:lvlJc w:val="left"/>
      <w:pPr>
        <w:ind w:left="840" w:hanging="420"/>
      </w:pPr>
    </w:lvl>
    <w:lvl w:ilvl="1" w:tplc="04090011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393D0927"/>
    <w:multiLevelType w:val="hybridMultilevel"/>
    <w:tmpl w:val="DFBA9FCC"/>
    <w:lvl w:ilvl="0" w:tplc="0409000F">
      <w:start w:val="1"/>
      <w:numFmt w:val="decimal"/>
      <w:lvlText w:val="%1)"/>
      <w:lvlJc w:val="left"/>
      <w:pPr>
        <w:ind w:left="88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68" w:hanging="480"/>
      </w:pPr>
    </w:lvl>
    <w:lvl w:ilvl="2" w:tplc="0409001B" w:tentative="1">
      <w:start w:val="1"/>
      <w:numFmt w:val="lowerRoman"/>
      <w:lvlText w:val="%3."/>
      <w:lvlJc w:val="right"/>
      <w:pPr>
        <w:ind w:left="1848" w:hanging="480"/>
      </w:pPr>
    </w:lvl>
    <w:lvl w:ilvl="3" w:tplc="0409000F" w:tentative="1">
      <w:start w:val="1"/>
      <w:numFmt w:val="decimal"/>
      <w:lvlText w:val="%4."/>
      <w:lvlJc w:val="left"/>
      <w:pPr>
        <w:ind w:left="23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08" w:hanging="480"/>
      </w:pPr>
    </w:lvl>
    <w:lvl w:ilvl="5" w:tplc="0409001B" w:tentative="1">
      <w:start w:val="1"/>
      <w:numFmt w:val="lowerRoman"/>
      <w:lvlText w:val="%6."/>
      <w:lvlJc w:val="right"/>
      <w:pPr>
        <w:ind w:left="3288" w:hanging="480"/>
      </w:pPr>
    </w:lvl>
    <w:lvl w:ilvl="6" w:tplc="0409000F" w:tentative="1">
      <w:start w:val="1"/>
      <w:numFmt w:val="decimal"/>
      <w:lvlText w:val="%7."/>
      <w:lvlJc w:val="left"/>
      <w:pPr>
        <w:ind w:left="37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48" w:hanging="480"/>
      </w:pPr>
    </w:lvl>
    <w:lvl w:ilvl="8" w:tplc="0409001B" w:tentative="1">
      <w:start w:val="1"/>
      <w:numFmt w:val="lowerRoman"/>
      <w:lvlText w:val="%9."/>
      <w:lvlJc w:val="right"/>
      <w:pPr>
        <w:ind w:left="4728" w:hanging="480"/>
      </w:pPr>
    </w:lvl>
  </w:abstractNum>
  <w:abstractNum w:abstractNumId="23">
    <w:nsid w:val="39954A4F"/>
    <w:multiLevelType w:val="hybridMultilevel"/>
    <w:tmpl w:val="B526020A"/>
    <w:lvl w:ilvl="0" w:tplc="590459FA">
      <w:start w:val="1"/>
      <w:numFmt w:val="lowerLetter"/>
      <w:lvlText w:val="%1."/>
      <w:lvlJc w:val="left"/>
      <w:pPr>
        <w:ind w:left="1368" w:hanging="480"/>
      </w:pPr>
      <w:rPr>
        <w:rFonts w:hint="default"/>
      </w:rPr>
    </w:lvl>
    <w:lvl w:ilvl="1" w:tplc="04090019" w:tentative="1">
      <w:start w:val="1"/>
      <w:numFmt w:val="bullet"/>
      <w:lvlText w:val=""/>
      <w:lvlJc w:val="left"/>
      <w:pPr>
        <w:ind w:left="1848" w:hanging="48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2328" w:hanging="48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2808" w:hanging="48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3288" w:hanging="48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3768" w:hanging="48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4248" w:hanging="48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4728" w:hanging="48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5208" w:hanging="480"/>
      </w:pPr>
      <w:rPr>
        <w:rFonts w:ascii="Wingdings" w:hAnsi="Wingdings" w:hint="default"/>
      </w:rPr>
    </w:lvl>
  </w:abstractNum>
  <w:abstractNum w:abstractNumId="24">
    <w:nsid w:val="3AFF772A"/>
    <w:multiLevelType w:val="hybridMultilevel"/>
    <w:tmpl w:val="48E6F674"/>
    <w:lvl w:ilvl="0" w:tplc="24FC1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05" w:tentative="1">
      <w:start w:val="1"/>
      <w:numFmt w:val="lowerRoman"/>
      <w:lvlText w:val="%3."/>
      <w:lvlJc w:val="right"/>
      <w:pPr>
        <w:ind w:left="1440" w:hanging="480"/>
      </w:pPr>
    </w:lvl>
    <w:lvl w:ilvl="3" w:tplc="04090001" w:tentative="1">
      <w:start w:val="1"/>
      <w:numFmt w:val="decimal"/>
      <w:lvlText w:val="%4."/>
      <w:lvlJc w:val="left"/>
      <w:pPr>
        <w:ind w:left="1920" w:hanging="480"/>
      </w:pPr>
    </w:lvl>
    <w:lvl w:ilvl="4" w:tplc="04090003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05" w:tentative="1">
      <w:start w:val="1"/>
      <w:numFmt w:val="lowerRoman"/>
      <w:lvlText w:val="%6."/>
      <w:lvlJc w:val="right"/>
      <w:pPr>
        <w:ind w:left="2880" w:hanging="480"/>
      </w:pPr>
    </w:lvl>
    <w:lvl w:ilvl="6" w:tplc="04090001" w:tentative="1">
      <w:start w:val="1"/>
      <w:numFmt w:val="decimal"/>
      <w:lvlText w:val="%7."/>
      <w:lvlJc w:val="left"/>
      <w:pPr>
        <w:ind w:left="3360" w:hanging="480"/>
      </w:pPr>
    </w:lvl>
    <w:lvl w:ilvl="7" w:tplc="04090003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05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3F5B3949"/>
    <w:multiLevelType w:val="hybridMultilevel"/>
    <w:tmpl w:val="90FA376A"/>
    <w:lvl w:ilvl="0" w:tplc="9A7CF0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1FC15B3"/>
    <w:multiLevelType w:val="hybridMultilevel"/>
    <w:tmpl w:val="511C0486"/>
    <w:lvl w:ilvl="0" w:tplc="753CDBDC">
      <w:start w:val="1"/>
      <w:numFmt w:val="bullet"/>
      <w:lvlText w:val=""/>
      <w:lvlJc w:val="left"/>
      <w:pPr>
        <w:ind w:left="132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423F1AF5"/>
    <w:multiLevelType w:val="hybridMultilevel"/>
    <w:tmpl w:val="FF506810"/>
    <w:lvl w:ilvl="0" w:tplc="04090009">
      <w:start w:val="1"/>
      <w:numFmt w:val="bullet"/>
      <w:lvlText w:val=""/>
      <w:lvlJc w:val="left"/>
      <w:pPr>
        <w:ind w:left="690" w:hanging="48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"/>
      <w:lvlJc w:val="left"/>
      <w:pPr>
        <w:ind w:left="1170" w:hanging="48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650" w:hanging="48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2130" w:hanging="48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610" w:hanging="48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3090" w:hanging="48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3570" w:hanging="48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4050" w:hanging="48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4530" w:hanging="480"/>
      </w:pPr>
      <w:rPr>
        <w:rFonts w:ascii="Wingdings" w:hAnsi="Wingdings" w:hint="default"/>
      </w:rPr>
    </w:lvl>
  </w:abstractNum>
  <w:abstractNum w:abstractNumId="28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9">
    <w:nsid w:val="43474087"/>
    <w:multiLevelType w:val="hybridMultilevel"/>
    <w:tmpl w:val="9DBCD38C"/>
    <w:lvl w:ilvl="0" w:tplc="47AE7006">
      <w:start w:val="1"/>
      <w:numFmt w:val="decimal"/>
      <w:lvlText w:val="%1."/>
      <w:lvlJc w:val="left"/>
      <w:pPr>
        <w:ind w:left="690" w:hanging="480"/>
      </w:pPr>
    </w:lvl>
    <w:lvl w:ilvl="1" w:tplc="2E9EE1BC" w:tentative="1">
      <w:start w:val="1"/>
      <w:numFmt w:val="ideographTraditional"/>
      <w:lvlText w:val="%2、"/>
      <w:lvlJc w:val="left"/>
      <w:pPr>
        <w:ind w:left="1170" w:hanging="480"/>
      </w:pPr>
    </w:lvl>
    <w:lvl w:ilvl="2" w:tplc="93385DDC" w:tentative="1">
      <w:start w:val="1"/>
      <w:numFmt w:val="lowerRoman"/>
      <w:lvlText w:val="%3."/>
      <w:lvlJc w:val="right"/>
      <w:pPr>
        <w:ind w:left="1650" w:hanging="480"/>
      </w:pPr>
    </w:lvl>
    <w:lvl w:ilvl="3" w:tplc="45EA8180" w:tentative="1">
      <w:start w:val="1"/>
      <w:numFmt w:val="decimal"/>
      <w:lvlText w:val="%4."/>
      <w:lvlJc w:val="left"/>
      <w:pPr>
        <w:ind w:left="2130" w:hanging="480"/>
      </w:pPr>
    </w:lvl>
    <w:lvl w:ilvl="4" w:tplc="77C2E8F0" w:tentative="1">
      <w:start w:val="1"/>
      <w:numFmt w:val="ideographTraditional"/>
      <w:lvlText w:val="%5、"/>
      <w:lvlJc w:val="left"/>
      <w:pPr>
        <w:ind w:left="2610" w:hanging="480"/>
      </w:pPr>
    </w:lvl>
    <w:lvl w:ilvl="5" w:tplc="F0A6CE88" w:tentative="1">
      <w:start w:val="1"/>
      <w:numFmt w:val="lowerRoman"/>
      <w:lvlText w:val="%6."/>
      <w:lvlJc w:val="right"/>
      <w:pPr>
        <w:ind w:left="3090" w:hanging="480"/>
      </w:pPr>
    </w:lvl>
    <w:lvl w:ilvl="6" w:tplc="F0B27FAA" w:tentative="1">
      <w:start w:val="1"/>
      <w:numFmt w:val="decimal"/>
      <w:lvlText w:val="%7."/>
      <w:lvlJc w:val="left"/>
      <w:pPr>
        <w:ind w:left="3570" w:hanging="480"/>
      </w:pPr>
    </w:lvl>
    <w:lvl w:ilvl="7" w:tplc="32BCAD9C" w:tentative="1">
      <w:start w:val="1"/>
      <w:numFmt w:val="ideographTraditional"/>
      <w:lvlText w:val="%8、"/>
      <w:lvlJc w:val="left"/>
      <w:pPr>
        <w:ind w:left="4050" w:hanging="480"/>
      </w:pPr>
    </w:lvl>
    <w:lvl w:ilvl="8" w:tplc="B8BECB6A" w:tentative="1">
      <w:start w:val="1"/>
      <w:numFmt w:val="lowerRoman"/>
      <w:lvlText w:val="%9."/>
      <w:lvlJc w:val="right"/>
      <w:pPr>
        <w:ind w:left="4530" w:hanging="480"/>
      </w:pPr>
    </w:lvl>
  </w:abstractNum>
  <w:abstractNum w:abstractNumId="30">
    <w:nsid w:val="444C4CE0"/>
    <w:multiLevelType w:val="hybridMultilevel"/>
    <w:tmpl w:val="F4B43C48"/>
    <w:lvl w:ilvl="0" w:tplc="0409000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44897C22"/>
    <w:multiLevelType w:val="hybridMultilevel"/>
    <w:tmpl w:val="0442C2BA"/>
    <w:lvl w:ilvl="0" w:tplc="EF32049A">
      <w:start w:val="1"/>
      <w:numFmt w:val="decimal"/>
      <w:lvlText w:val="%1）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497A0B2C"/>
    <w:multiLevelType w:val="hybridMultilevel"/>
    <w:tmpl w:val="77A6A06E"/>
    <w:lvl w:ilvl="0" w:tplc="9DD2F312">
      <w:start w:val="1"/>
      <w:numFmt w:val="decimal"/>
      <w:lvlText w:val="%1."/>
      <w:lvlJc w:val="left"/>
      <w:pPr>
        <w:ind w:left="117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50" w:hanging="480"/>
      </w:pPr>
    </w:lvl>
    <w:lvl w:ilvl="2" w:tplc="0409001B" w:tentative="1">
      <w:start w:val="1"/>
      <w:numFmt w:val="lowerRoman"/>
      <w:lvlText w:val="%3."/>
      <w:lvlJc w:val="right"/>
      <w:pPr>
        <w:ind w:left="2130" w:hanging="480"/>
      </w:pPr>
    </w:lvl>
    <w:lvl w:ilvl="3" w:tplc="0409000F" w:tentative="1">
      <w:start w:val="1"/>
      <w:numFmt w:val="decimal"/>
      <w:lvlText w:val="%4."/>
      <w:lvlJc w:val="left"/>
      <w:pPr>
        <w:ind w:left="26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0" w:hanging="480"/>
      </w:pPr>
    </w:lvl>
    <w:lvl w:ilvl="5" w:tplc="0409001B" w:tentative="1">
      <w:start w:val="1"/>
      <w:numFmt w:val="lowerRoman"/>
      <w:lvlText w:val="%6."/>
      <w:lvlJc w:val="right"/>
      <w:pPr>
        <w:ind w:left="3570" w:hanging="480"/>
      </w:pPr>
    </w:lvl>
    <w:lvl w:ilvl="6" w:tplc="0409000F" w:tentative="1">
      <w:start w:val="1"/>
      <w:numFmt w:val="decimal"/>
      <w:lvlText w:val="%7."/>
      <w:lvlJc w:val="left"/>
      <w:pPr>
        <w:ind w:left="40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0" w:hanging="480"/>
      </w:pPr>
    </w:lvl>
    <w:lvl w:ilvl="8" w:tplc="0409001B" w:tentative="1">
      <w:start w:val="1"/>
      <w:numFmt w:val="lowerRoman"/>
      <w:lvlText w:val="%9."/>
      <w:lvlJc w:val="right"/>
      <w:pPr>
        <w:ind w:left="5010" w:hanging="480"/>
      </w:pPr>
    </w:lvl>
  </w:abstractNum>
  <w:abstractNum w:abstractNumId="33">
    <w:nsid w:val="4C3A0817"/>
    <w:multiLevelType w:val="hybridMultilevel"/>
    <w:tmpl w:val="46940884"/>
    <w:lvl w:ilvl="0" w:tplc="0409000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4">
    <w:nsid w:val="4C621C76"/>
    <w:multiLevelType w:val="hybridMultilevel"/>
    <w:tmpl w:val="C9AA1ED2"/>
    <w:lvl w:ilvl="0" w:tplc="590459F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4CEE05C4"/>
    <w:multiLevelType w:val="hybridMultilevel"/>
    <w:tmpl w:val="A2261C42"/>
    <w:lvl w:ilvl="0" w:tplc="E56618B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4DC2418A"/>
    <w:multiLevelType w:val="hybridMultilevel"/>
    <w:tmpl w:val="70F4DDE8"/>
    <w:lvl w:ilvl="0" w:tplc="30E2D9CE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F1764C8"/>
    <w:multiLevelType w:val="hybridMultilevel"/>
    <w:tmpl w:val="3F74A186"/>
    <w:lvl w:ilvl="0" w:tplc="ECB8F3C0">
      <w:start w:val="1"/>
      <w:numFmt w:val="decimal"/>
      <w:lvlText w:val="%1."/>
      <w:lvlJc w:val="left"/>
      <w:pPr>
        <w:ind w:left="142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05" w:hanging="480"/>
      </w:pPr>
    </w:lvl>
    <w:lvl w:ilvl="2" w:tplc="0409001B" w:tentative="1">
      <w:start w:val="1"/>
      <w:numFmt w:val="lowerRoman"/>
      <w:lvlText w:val="%3."/>
      <w:lvlJc w:val="right"/>
      <w:pPr>
        <w:ind w:left="2385" w:hanging="480"/>
      </w:pPr>
    </w:lvl>
    <w:lvl w:ilvl="3" w:tplc="0409000F" w:tentative="1">
      <w:start w:val="1"/>
      <w:numFmt w:val="decimal"/>
      <w:lvlText w:val="%4."/>
      <w:lvlJc w:val="left"/>
      <w:pPr>
        <w:ind w:left="28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45" w:hanging="480"/>
      </w:pPr>
    </w:lvl>
    <w:lvl w:ilvl="5" w:tplc="0409001B" w:tentative="1">
      <w:start w:val="1"/>
      <w:numFmt w:val="lowerRoman"/>
      <w:lvlText w:val="%6."/>
      <w:lvlJc w:val="right"/>
      <w:pPr>
        <w:ind w:left="3825" w:hanging="480"/>
      </w:pPr>
    </w:lvl>
    <w:lvl w:ilvl="6" w:tplc="0409000F" w:tentative="1">
      <w:start w:val="1"/>
      <w:numFmt w:val="decimal"/>
      <w:lvlText w:val="%7."/>
      <w:lvlJc w:val="left"/>
      <w:pPr>
        <w:ind w:left="43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85" w:hanging="480"/>
      </w:pPr>
    </w:lvl>
    <w:lvl w:ilvl="8" w:tplc="0409001B" w:tentative="1">
      <w:start w:val="1"/>
      <w:numFmt w:val="lowerRoman"/>
      <w:lvlText w:val="%9."/>
      <w:lvlJc w:val="right"/>
      <w:pPr>
        <w:ind w:left="5265" w:hanging="480"/>
      </w:pPr>
    </w:lvl>
  </w:abstractNum>
  <w:abstractNum w:abstractNumId="38">
    <w:nsid w:val="520F51D2"/>
    <w:multiLevelType w:val="hybridMultilevel"/>
    <w:tmpl w:val="5CDE36A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>
    <w:nsid w:val="54A805AD"/>
    <w:multiLevelType w:val="hybridMultilevel"/>
    <w:tmpl w:val="B6DA577C"/>
    <w:lvl w:ilvl="0" w:tplc="C4C0833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5D137B10"/>
    <w:multiLevelType w:val="hybridMultilevel"/>
    <w:tmpl w:val="F98E8676"/>
    <w:lvl w:ilvl="0" w:tplc="DF1244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3FCB9A0" w:tentative="1">
      <w:start w:val="1"/>
      <w:numFmt w:val="ideographTraditional"/>
      <w:lvlText w:val="%2、"/>
      <w:lvlJc w:val="left"/>
      <w:pPr>
        <w:ind w:left="960" w:hanging="480"/>
      </w:pPr>
    </w:lvl>
    <w:lvl w:ilvl="2" w:tplc="B5BEDBE6" w:tentative="1">
      <w:start w:val="1"/>
      <w:numFmt w:val="lowerRoman"/>
      <w:lvlText w:val="%3."/>
      <w:lvlJc w:val="right"/>
      <w:pPr>
        <w:ind w:left="1440" w:hanging="480"/>
      </w:pPr>
    </w:lvl>
    <w:lvl w:ilvl="3" w:tplc="8F8ED1EC" w:tentative="1">
      <w:start w:val="1"/>
      <w:numFmt w:val="decimal"/>
      <w:lvlText w:val="%4."/>
      <w:lvlJc w:val="left"/>
      <w:pPr>
        <w:ind w:left="1920" w:hanging="480"/>
      </w:pPr>
    </w:lvl>
    <w:lvl w:ilvl="4" w:tplc="FE9AF376" w:tentative="1">
      <w:start w:val="1"/>
      <w:numFmt w:val="ideographTraditional"/>
      <w:lvlText w:val="%5、"/>
      <w:lvlJc w:val="left"/>
      <w:pPr>
        <w:ind w:left="2400" w:hanging="480"/>
      </w:pPr>
    </w:lvl>
    <w:lvl w:ilvl="5" w:tplc="86668FFE" w:tentative="1">
      <w:start w:val="1"/>
      <w:numFmt w:val="lowerRoman"/>
      <w:lvlText w:val="%6."/>
      <w:lvlJc w:val="right"/>
      <w:pPr>
        <w:ind w:left="2880" w:hanging="480"/>
      </w:pPr>
    </w:lvl>
    <w:lvl w:ilvl="6" w:tplc="ABFA3C8A" w:tentative="1">
      <w:start w:val="1"/>
      <w:numFmt w:val="decimal"/>
      <w:lvlText w:val="%7."/>
      <w:lvlJc w:val="left"/>
      <w:pPr>
        <w:ind w:left="3360" w:hanging="480"/>
      </w:pPr>
    </w:lvl>
    <w:lvl w:ilvl="7" w:tplc="0306489A" w:tentative="1">
      <w:start w:val="1"/>
      <w:numFmt w:val="ideographTraditional"/>
      <w:lvlText w:val="%8、"/>
      <w:lvlJc w:val="left"/>
      <w:pPr>
        <w:ind w:left="3840" w:hanging="480"/>
      </w:pPr>
    </w:lvl>
    <w:lvl w:ilvl="8" w:tplc="C92E65BC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5F4C24B5"/>
    <w:multiLevelType w:val="hybridMultilevel"/>
    <w:tmpl w:val="B96E58C0"/>
    <w:lvl w:ilvl="0" w:tplc="F310695A">
      <w:start w:val="1"/>
      <w:numFmt w:val="decimal"/>
      <w:lvlText w:val="%1."/>
      <w:lvlJc w:val="left"/>
      <w:pPr>
        <w:ind w:left="88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63" w:hanging="480"/>
      </w:pPr>
    </w:lvl>
    <w:lvl w:ilvl="2" w:tplc="0409001B" w:tentative="1">
      <w:start w:val="1"/>
      <w:numFmt w:val="lowerRoman"/>
      <w:lvlText w:val="%3."/>
      <w:lvlJc w:val="right"/>
      <w:pPr>
        <w:ind w:left="1843" w:hanging="480"/>
      </w:pPr>
    </w:lvl>
    <w:lvl w:ilvl="3" w:tplc="0409000F" w:tentative="1">
      <w:start w:val="1"/>
      <w:numFmt w:val="decimal"/>
      <w:lvlText w:val="%4."/>
      <w:lvlJc w:val="left"/>
      <w:pPr>
        <w:ind w:left="23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03" w:hanging="480"/>
      </w:pPr>
    </w:lvl>
    <w:lvl w:ilvl="5" w:tplc="0409001B" w:tentative="1">
      <w:start w:val="1"/>
      <w:numFmt w:val="lowerRoman"/>
      <w:lvlText w:val="%6."/>
      <w:lvlJc w:val="right"/>
      <w:pPr>
        <w:ind w:left="3283" w:hanging="480"/>
      </w:pPr>
    </w:lvl>
    <w:lvl w:ilvl="6" w:tplc="0409000F" w:tentative="1">
      <w:start w:val="1"/>
      <w:numFmt w:val="decimal"/>
      <w:lvlText w:val="%7."/>
      <w:lvlJc w:val="left"/>
      <w:pPr>
        <w:ind w:left="37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43" w:hanging="480"/>
      </w:pPr>
    </w:lvl>
    <w:lvl w:ilvl="8" w:tplc="0409001B" w:tentative="1">
      <w:start w:val="1"/>
      <w:numFmt w:val="lowerRoman"/>
      <w:lvlText w:val="%9."/>
      <w:lvlJc w:val="right"/>
      <w:pPr>
        <w:ind w:left="4723" w:hanging="480"/>
      </w:pPr>
    </w:lvl>
  </w:abstractNum>
  <w:abstractNum w:abstractNumId="42">
    <w:nsid w:val="609501BF"/>
    <w:multiLevelType w:val="hybridMultilevel"/>
    <w:tmpl w:val="BAB41A5C"/>
    <w:lvl w:ilvl="0" w:tplc="0409000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>
    <w:nsid w:val="6523306A"/>
    <w:multiLevelType w:val="hybridMultilevel"/>
    <w:tmpl w:val="BD4CC81E"/>
    <w:lvl w:ilvl="0" w:tplc="24FC1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55" w:hanging="375"/>
      </w:pPr>
      <w:rPr>
        <w:rFonts w:eastAsia="SimSu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>
    <w:nsid w:val="67A43B44"/>
    <w:multiLevelType w:val="hybridMultilevel"/>
    <w:tmpl w:val="CB32CC80"/>
    <w:lvl w:ilvl="0" w:tplc="843440B8">
      <w:start w:val="4"/>
      <w:numFmt w:val="decimal"/>
      <w:lvlText w:val="%1）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C39A6A98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5">
    <w:nsid w:val="6DB17003"/>
    <w:multiLevelType w:val="hybridMultilevel"/>
    <w:tmpl w:val="799CB754"/>
    <w:lvl w:ilvl="0" w:tplc="71ECC8FA">
      <w:start w:val="1"/>
      <w:numFmt w:val="bullet"/>
      <w:lvlText w:val=""/>
      <w:lvlJc w:val="left"/>
      <w:pPr>
        <w:ind w:left="795" w:hanging="48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"/>
      <w:lvlJc w:val="left"/>
      <w:pPr>
        <w:ind w:left="1275" w:hanging="48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755" w:hanging="48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2235" w:hanging="48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715" w:hanging="48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3195" w:hanging="48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3675" w:hanging="48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4155" w:hanging="48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4635" w:hanging="480"/>
      </w:pPr>
      <w:rPr>
        <w:rFonts w:ascii="Wingdings" w:hAnsi="Wingdings" w:hint="default"/>
      </w:rPr>
    </w:lvl>
  </w:abstractNum>
  <w:abstractNum w:abstractNumId="46">
    <w:nsid w:val="6F2E7708"/>
    <w:multiLevelType w:val="hybridMultilevel"/>
    <w:tmpl w:val="5C407898"/>
    <w:lvl w:ilvl="0" w:tplc="04090001">
      <w:start w:val="1"/>
      <w:numFmt w:val="bullet"/>
      <w:lvlText w:val=""/>
      <w:lvlJc w:val="left"/>
      <w:pPr>
        <w:ind w:left="116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3" w:hanging="420"/>
      </w:pPr>
      <w:rPr>
        <w:rFonts w:ascii="Wingdings" w:hAnsi="Wingdings" w:hint="default"/>
      </w:rPr>
    </w:lvl>
  </w:abstractNum>
  <w:abstractNum w:abstractNumId="47">
    <w:nsid w:val="6F50181E"/>
    <w:multiLevelType w:val="hybridMultilevel"/>
    <w:tmpl w:val="2E3291E2"/>
    <w:lvl w:ilvl="0" w:tplc="0409000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05" w:tentative="1">
      <w:start w:val="1"/>
      <w:numFmt w:val="lowerRoman"/>
      <w:lvlText w:val="%3."/>
      <w:lvlJc w:val="right"/>
      <w:pPr>
        <w:ind w:left="1440" w:hanging="480"/>
      </w:pPr>
    </w:lvl>
    <w:lvl w:ilvl="3" w:tplc="04090001" w:tentative="1">
      <w:start w:val="1"/>
      <w:numFmt w:val="decimal"/>
      <w:lvlText w:val="%4."/>
      <w:lvlJc w:val="left"/>
      <w:pPr>
        <w:ind w:left="1920" w:hanging="480"/>
      </w:pPr>
    </w:lvl>
    <w:lvl w:ilvl="4" w:tplc="04090003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05" w:tentative="1">
      <w:start w:val="1"/>
      <w:numFmt w:val="lowerRoman"/>
      <w:lvlText w:val="%6."/>
      <w:lvlJc w:val="right"/>
      <w:pPr>
        <w:ind w:left="2880" w:hanging="480"/>
      </w:pPr>
    </w:lvl>
    <w:lvl w:ilvl="6" w:tplc="04090001" w:tentative="1">
      <w:start w:val="1"/>
      <w:numFmt w:val="decimal"/>
      <w:lvlText w:val="%7."/>
      <w:lvlJc w:val="left"/>
      <w:pPr>
        <w:ind w:left="3360" w:hanging="480"/>
      </w:pPr>
    </w:lvl>
    <w:lvl w:ilvl="7" w:tplc="04090003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05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>
    <w:nsid w:val="6F683992"/>
    <w:multiLevelType w:val="hybridMultilevel"/>
    <w:tmpl w:val="4EBCE0C8"/>
    <w:lvl w:ilvl="0" w:tplc="999217D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>
    <w:nsid w:val="71495825"/>
    <w:multiLevelType w:val="hybridMultilevel"/>
    <w:tmpl w:val="9618BC80"/>
    <w:lvl w:ilvl="0" w:tplc="D654D4EE">
      <w:start w:val="1"/>
      <w:numFmt w:val="decimal"/>
      <w:lvlText w:val="(%1)."/>
      <w:lvlJc w:val="left"/>
      <w:pPr>
        <w:ind w:left="336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5186B88"/>
    <w:multiLevelType w:val="hybridMultilevel"/>
    <w:tmpl w:val="FCA6FAA8"/>
    <w:lvl w:ilvl="0" w:tplc="1A4E6A1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>
    <w:nsid w:val="78D43ECB"/>
    <w:multiLevelType w:val="hybridMultilevel"/>
    <w:tmpl w:val="3A286144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>
    <w:nsid w:val="79837B9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3">
    <w:nsid w:val="7A0A33A8"/>
    <w:multiLevelType w:val="hybridMultilevel"/>
    <w:tmpl w:val="80D05034"/>
    <w:lvl w:ilvl="0" w:tplc="25C2CC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4">
    <w:nsid w:val="7F1B0477"/>
    <w:multiLevelType w:val="hybridMultilevel"/>
    <w:tmpl w:val="F99C9412"/>
    <w:lvl w:ilvl="0" w:tplc="BE80E2C4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21E4978E" w:tentative="1">
      <w:start w:val="1"/>
      <w:numFmt w:val="ideographTraditional"/>
      <w:lvlText w:val="%2、"/>
      <w:lvlJc w:val="left"/>
      <w:pPr>
        <w:ind w:left="1800" w:hanging="480"/>
      </w:pPr>
    </w:lvl>
    <w:lvl w:ilvl="2" w:tplc="A6CC5C58" w:tentative="1">
      <w:start w:val="1"/>
      <w:numFmt w:val="lowerRoman"/>
      <w:lvlText w:val="%3."/>
      <w:lvlJc w:val="right"/>
      <w:pPr>
        <w:ind w:left="2280" w:hanging="480"/>
      </w:pPr>
    </w:lvl>
    <w:lvl w:ilvl="3" w:tplc="2AFA4386" w:tentative="1">
      <w:start w:val="1"/>
      <w:numFmt w:val="decimal"/>
      <w:lvlText w:val="%4."/>
      <w:lvlJc w:val="left"/>
      <w:pPr>
        <w:ind w:left="2760" w:hanging="480"/>
      </w:pPr>
    </w:lvl>
    <w:lvl w:ilvl="4" w:tplc="024A119E" w:tentative="1">
      <w:start w:val="1"/>
      <w:numFmt w:val="ideographTraditional"/>
      <w:lvlText w:val="%5、"/>
      <w:lvlJc w:val="left"/>
      <w:pPr>
        <w:ind w:left="3240" w:hanging="480"/>
      </w:pPr>
    </w:lvl>
    <w:lvl w:ilvl="5" w:tplc="25DE02F6" w:tentative="1">
      <w:start w:val="1"/>
      <w:numFmt w:val="lowerRoman"/>
      <w:lvlText w:val="%6."/>
      <w:lvlJc w:val="right"/>
      <w:pPr>
        <w:ind w:left="3720" w:hanging="480"/>
      </w:pPr>
    </w:lvl>
    <w:lvl w:ilvl="6" w:tplc="ED2E95FE" w:tentative="1">
      <w:start w:val="1"/>
      <w:numFmt w:val="decimal"/>
      <w:lvlText w:val="%7."/>
      <w:lvlJc w:val="left"/>
      <w:pPr>
        <w:ind w:left="4200" w:hanging="480"/>
      </w:pPr>
    </w:lvl>
    <w:lvl w:ilvl="7" w:tplc="C950A62A" w:tentative="1">
      <w:start w:val="1"/>
      <w:numFmt w:val="ideographTraditional"/>
      <w:lvlText w:val="%8、"/>
      <w:lvlJc w:val="left"/>
      <w:pPr>
        <w:ind w:left="4680" w:hanging="480"/>
      </w:pPr>
    </w:lvl>
    <w:lvl w:ilvl="8" w:tplc="33F0C47E" w:tentative="1">
      <w:start w:val="1"/>
      <w:numFmt w:val="lowerRoman"/>
      <w:lvlText w:val="%9."/>
      <w:lvlJc w:val="right"/>
      <w:pPr>
        <w:ind w:left="5160" w:hanging="480"/>
      </w:pPr>
    </w:lvl>
  </w:abstractNum>
  <w:num w:numId="1">
    <w:abstractNumId w:val="28"/>
  </w:num>
  <w:num w:numId="2">
    <w:abstractNumId w:val="15"/>
  </w:num>
  <w:num w:numId="3">
    <w:abstractNumId w:val="28"/>
  </w:num>
  <w:num w:numId="4">
    <w:abstractNumId w:val="28"/>
  </w:num>
  <w:num w:numId="5">
    <w:abstractNumId w:val="9"/>
  </w:num>
  <w:num w:numId="6">
    <w:abstractNumId w:val="28"/>
  </w:num>
  <w:num w:numId="7">
    <w:abstractNumId w:val="53"/>
  </w:num>
  <w:num w:numId="8">
    <w:abstractNumId w:val="38"/>
  </w:num>
  <w:num w:numId="9">
    <w:abstractNumId w:val="3"/>
  </w:num>
  <w:num w:numId="10">
    <w:abstractNumId w:val="21"/>
  </w:num>
  <w:num w:numId="11">
    <w:abstractNumId w:val="24"/>
  </w:num>
  <w:num w:numId="12">
    <w:abstractNumId w:val="18"/>
  </w:num>
  <w:num w:numId="13">
    <w:abstractNumId w:val="34"/>
  </w:num>
  <w:num w:numId="14">
    <w:abstractNumId w:val="43"/>
  </w:num>
  <w:num w:numId="15">
    <w:abstractNumId w:val="11"/>
  </w:num>
  <w:num w:numId="16">
    <w:abstractNumId w:val="47"/>
  </w:num>
  <w:num w:numId="17">
    <w:abstractNumId w:val="51"/>
  </w:num>
  <w:num w:numId="18">
    <w:abstractNumId w:val="35"/>
  </w:num>
  <w:num w:numId="19">
    <w:abstractNumId w:val="50"/>
  </w:num>
  <w:num w:numId="20">
    <w:abstractNumId w:val="42"/>
  </w:num>
  <w:num w:numId="21">
    <w:abstractNumId w:val="40"/>
  </w:num>
  <w:num w:numId="22">
    <w:abstractNumId w:val="2"/>
  </w:num>
  <w:num w:numId="23">
    <w:abstractNumId w:val="30"/>
  </w:num>
  <w:num w:numId="24">
    <w:abstractNumId w:val="48"/>
  </w:num>
  <w:num w:numId="25">
    <w:abstractNumId w:val="33"/>
  </w:num>
  <w:num w:numId="26">
    <w:abstractNumId w:val="14"/>
  </w:num>
  <w:num w:numId="27">
    <w:abstractNumId w:val="1"/>
  </w:num>
  <w:num w:numId="28">
    <w:abstractNumId w:val="29"/>
  </w:num>
  <w:num w:numId="29">
    <w:abstractNumId w:val="27"/>
  </w:num>
  <w:num w:numId="30">
    <w:abstractNumId w:val="32"/>
  </w:num>
  <w:num w:numId="31">
    <w:abstractNumId w:val="54"/>
  </w:num>
  <w:num w:numId="32">
    <w:abstractNumId w:val="26"/>
  </w:num>
  <w:num w:numId="33">
    <w:abstractNumId w:val="10"/>
  </w:num>
  <w:num w:numId="34">
    <w:abstractNumId w:val="45"/>
  </w:num>
  <w:num w:numId="35">
    <w:abstractNumId w:val="22"/>
  </w:num>
  <w:num w:numId="36">
    <w:abstractNumId w:val="23"/>
  </w:num>
  <w:num w:numId="37">
    <w:abstractNumId w:val="13"/>
  </w:num>
  <w:num w:numId="38">
    <w:abstractNumId w:val="20"/>
  </w:num>
  <w:num w:numId="39">
    <w:abstractNumId w:val="37"/>
  </w:num>
  <w:num w:numId="40">
    <w:abstractNumId w:val="19"/>
  </w:num>
  <w:num w:numId="41">
    <w:abstractNumId w:val="12"/>
  </w:num>
  <w:num w:numId="42">
    <w:abstractNumId w:val="41"/>
  </w:num>
  <w:num w:numId="43">
    <w:abstractNumId w:val="44"/>
  </w:num>
  <w:num w:numId="44">
    <w:abstractNumId w:val="31"/>
  </w:num>
  <w:num w:numId="45">
    <w:abstractNumId w:val="8"/>
  </w:num>
  <w:num w:numId="46">
    <w:abstractNumId w:val="46"/>
  </w:num>
  <w:num w:numId="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36"/>
  </w:num>
  <w:num w:numId="51">
    <w:abstractNumId w:val="0"/>
  </w:num>
  <w:num w:numId="52">
    <w:abstractNumId w:val="7"/>
  </w:num>
  <w:num w:numId="53">
    <w:abstractNumId w:val="25"/>
  </w:num>
  <w:num w:numId="54">
    <w:abstractNumId w:val="17"/>
  </w:num>
  <w:num w:numId="55">
    <w:abstractNumId w:val="39"/>
  </w:num>
  <w:num w:numId="56">
    <w:abstractNumId w:val="5"/>
  </w:num>
  <w:num w:numId="57">
    <w:abstractNumId w:val="4"/>
  </w:num>
  <w:num w:numId="58">
    <w:abstractNumId w:val="52"/>
  </w:num>
  <w:num w:numId="59">
    <w:abstractNumId w:val="1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84835"/>
    <w:rsid w:val="000013B4"/>
    <w:rsid w:val="0000505D"/>
    <w:rsid w:val="00007076"/>
    <w:rsid w:val="00007953"/>
    <w:rsid w:val="0000797D"/>
    <w:rsid w:val="00007ACE"/>
    <w:rsid w:val="00007C79"/>
    <w:rsid w:val="000105D6"/>
    <w:rsid w:val="00010806"/>
    <w:rsid w:val="00017416"/>
    <w:rsid w:val="000176D6"/>
    <w:rsid w:val="00017B6F"/>
    <w:rsid w:val="000214CF"/>
    <w:rsid w:val="000219B7"/>
    <w:rsid w:val="000229D3"/>
    <w:rsid w:val="00022BFF"/>
    <w:rsid w:val="000234FC"/>
    <w:rsid w:val="00026266"/>
    <w:rsid w:val="00026547"/>
    <w:rsid w:val="0002668C"/>
    <w:rsid w:val="00026993"/>
    <w:rsid w:val="000313E9"/>
    <w:rsid w:val="000325E6"/>
    <w:rsid w:val="00033610"/>
    <w:rsid w:val="0003436B"/>
    <w:rsid w:val="00035266"/>
    <w:rsid w:val="000360DA"/>
    <w:rsid w:val="00040145"/>
    <w:rsid w:val="000406F3"/>
    <w:rsid w:val="00042BC5"/>
    <w:rsid w:val="000431B3"/>
    <w:rsid w:val="000450D9"/>
    <w:rsid w:val="00045286"/>
    <w:rsid w:val="000505C4"/>
    <w:rsid w:val="00053539"/>
    <w:rsid w:val="000538A1"/>
    <w:rsid w:val="00053C7C"/>
    <w:rsid w:val="00053DD5"/>
    <w:rsid w:val="00055960"/>
    <w:rsid w:val="000611DD"/>
    <w:rsid w:val="000614DD"/>
    <w:rsid w:val="00061FE0"/>
    <w:rsid w:val="00065721"/>
    <w:rsid w:val="00070BFE"/>
    <w:rsid w:val="0007280B"/>
    <w:rsid w:val="000736F2"/>
    <w:rsid w:val="00073BBE"/>
    <w:rsid w:val="00076914"/>
    <w:rsid w:val="00076FD2"/>
    <w:rsid w:val="000771B9"/>
    <w:rsid w:val="00080975"/>
    <w:rsid w:val="0008184E"/>
    <w:rsid w:val="00082077"/>
    <w:rsid w:val="00082509"/>
    <w:rsid w:val="00082ED1"/>
    <w:rsid w:val="0008340D"/>
    <w:rsid w:val="00083877"/>
    <w:rsid w:val="000851E4"/>
    <w:rsid w:val="00091FDE"/>
    <w:rsid w:val="00094729"/>
    <w:rsid w:val="0009672E"/>
    <w:rsid w:val="000968A8"/>
    <w:rsid w:val="00097F4A"/>
    <w:rsid w:val="000A0A0C"/>
    <w:rsid w:val="000A1155"/>
    <w:rsid w:val="000A15D7"/>
    <w:rsid w:val="000A1CEC"/>
    <w:rsid w:val="000A2298"/>
    <w:rsid w:val="000A257C"/>
    <w:rsid w:val="000A314B"/>
    <w:rsid w:val="000A4A0A"/>
    <w:rsid w:val="000A59FE"/>
    <w:rsid w:val="000A614B"/>
    <w:rsid w:val="000A7428"/>
    <w:rsid w:val="000A7C39"/>
    <w:rsid w:val="000B0AB0"/>
    <w:rsid w:val="000B2366"/>
    <w:rsid w:val="000B2835"/>
    <w:rsid w:val="000B5BC2"/>
    <w:rsid w:val="000B6745"/>
    <w:rsid w:val="000B7E68"/>
    <w:rsid w:val="000C01CB"/>
    <w:rsid w:val="000C11E8"/>
    <w:rsid w:val="000C4847"/>
    <w:rsid w:val="000C6ED5"/>
    <w:rsid w:val="000D0988"/>
    <w:rsid w:val="000D0E8C"/>
    <w:rsid w:val="000D3913"/>
    <w:rsid w:val="000D4145"/>
    <w:rsid w:val="000D4A00"/>
    <w:rsid w:val="000D51AC"/>
    <w:rsid w:val="000D64F3"/>
    <w:rsid w:val="000D65E6"/>
    <w:rsid w:val="000E4D01"/>
    <w:rsid w:val="000E70A9"/>
    <w:rsid w:val="000F1ABF"/>
    <w:rsid w:val="000F34B9"/>
    <w:rsid w:val="000F361E"/>
    <w:rsid w:val="000F6BFA"/>
    <w:rsid w:val="0010643F"/>
    <w:rsid w:val="00112340"/>
    <w:rsid w:val="001139F8"/>
    <w:rsid w:val="0011461B"/>
    <w:rsid w:val="00116B00"/>
    <w:rsid w:val="0012140C"/>
    <w:rsid w:val="001254C1"/>
    <w:rsid w:val="0013059B"/>
    <w:rsid w:val="00130C12"/>
    <w:rsid w:val="0013475D"/>
    <w:rsid w:val="00134768"/>
    <w:rsid w:val="001358A3"/>
    <w:rsid w:val="00136E63"/>
    <w:rsid w:val="001374BF"/>
    <w:rsid w:val="00140CB2"/>
    <w:rsid w:val="0014180F"/>
    <w:rsid w:val="00142E33"/>
    <w:rsid w:val="00143974"/>
    <w:rsid w:val="00143DA0"/>
    <w:rsid w:val="0014517D"/>
    <w:rsid w:val="001454C0"/>
    <w:rsid w:val="001455AC"/>
    <w:rsid w:val="00147921"/>
    <w:rsid w:val="0015198B"/>
    <w:rsid w:val="001523D9"/>
    <w:rsid w:val="00152F9A"/>
    <w:rsid w:val="001548B0"/>
    <w:rsid w:val="00154A93"/>
    <w:rsid w:val="00154B96"/>
    <w:rsid w:val="00154FE2"/>
    <w:rsid w:val="00156BE7"/>
    <w:rsid w:val="00156F09"/>
    <w:rsid w:val="001616B5"/>
    <w:rsid w:val="001638F2"/>
    <w:rsid w:val="00163B51"/>
    <w:rsid w:val="001665AE"/>
    <w:rsid w:val="00171FEF"/>
    <w:rsid w:val="00173D46"/>
    <w:rsid w:val="00173F0F"/>
    <w:rsid w:val="00174C02"/>
    <w:rsid w:val="00177D7C"/>
    <w:rsid w:val="00177F86"/>
    <w:rsid w:val="00180A3D"/>
    <w:rsid w:val="00182141"/>
    <w:rsid w:val="00182A3B"/>
    <w:rsid w:val="001845AA"/>
    <w:rsid w:val="00184B53"/>
    <w:rsid w:val="00186859"/>
    <w:rsid w:val="00190246"/>
    <w:rsid w:val="001964AB"/>
    <w:rsid w:val="001A136B"/>
    <w:rsid w:val="001A3729"/>
    <w:rsid w:val="001A3A17"/>
    <w:rsid w:val="001A5301"/>
    <w:rsid w:val="001B005C"/>
    <w:rsid w:val="001B0818"/>
    <w:rsid w:val="001B1494"/>
    <w:rsid w:val="001B1AAB"/>
    <w:rsid w:val="001B34D8"/>
    <w:rsid w:val="001B36BA"/>
    <w:rsid w:val="001B40E1"/>
    <w:rsid w:val="001B4396"/>
    <w:rsid w:val="001B4710"/>
    <w:rsid w:val="001B5764"/>
    <w:rsid w:val="001B66EF"/>
    <w:rsid w:val="001B7139"/>
    <w:rsid w:val="001C02CF"/>
    <w:rsid w:val="001C04BB"/>
    <w:rsid w:val="001C05A9"/>
    <w:rsid w:val="001C0BE5"/>
    <w:rsid w:val="001C1096"/>
    <w:rsid w:val="001C5ED7"/>
    <w:rsid w:val="001D0C33"/>
    <w:rsid w:val="001D254C"/>
    <w:rsid w:val="001D6AD1"/>
    <w:rsid w:val="001D76F8"/>
    <w:rsid w:val="001E1463"/>
    <w:rsid w:val="001E32C9"/>
    <w:rsid w:val="001E35EA"/>
    <w:rsid w:val="001F256E"/>
    <w:rsid w:val="001F5E91"/>
    <w:rsid w:val="001F66A3"/>
    <w:rsid w:val="001F6CF7"/>
    <w:rsid w:val="002006F6"/>
    <w:rsid w:val="00202EB7"/>
    <w:rsid w:val="00204206"/>
    <w:rsid w:val="0020694C"/>
    <w:rsid w:val="00207EF5"/>
    <w:rsid w:val="00211FEA"/>
    <w:rsid w:val="00213744"/>
    <w:rsid w:val="00213835"/>
    <w:rsid w:val="00213C02"/>
    <w:rsid w:val="00215F69"/>
    <w:rsid w:val="00220F7D"/>
    <w:rsid w:val="002226CE"/>
    <w:rsid w:val="00230067"/>
    <w:rsid w:val="00230A53"/>
    <w:rsid w:val="00233033"/>
    <w:rsid w:val="002340FF"/>
    <w:rsid w:val="00235991"/>
    <w:rsid w:val="00236798"/>
    <w:rsid w:val="002374A2"/>
    <w:rsid w:val="002420CE"/>
    <w:rsid w:val="00242CBC"/>
    <w:rsid w:val="0024310E"/>
    <w:rsid w:val="00243F16"/>
    <w:rsid w:val="002451E9"/>
    <w:rsid w:val="0024539C"/>
    <w:rsid w:val="0025213E"/>
    <w:rsid w:val="002525D3"/>
    <w:rsid w:val="00254B3F"/>
    <w:rsid w:val="00256B5E"/>
    <w:rsid w:val="00257955"/>
    <w:rsid w:val="00257E35"/>
    <w:rsid w:val="00261645"/>
    <w:rsid w:val="002617CE"/>
    <w:rsid w:val="00263F04"/>
    <w:rsid w:val="00264033"/>
    <w:rsid w:val="00265E22"/>
    <w:rsid w:val="00270D30"/>
    <w:rsid w:val="002728CE"/>
    <w:rsid w:val="002742F0"/>
    <w:rsid w:val="0027534E"/>
    <w:rsid w:val="002756C1"/>
    <w:rsid w:val="0027694A"/>
    <w:rsid w:val="00277441"/>
    <w:rsid w:val="00277F76"/>
    <w:rsid w:val="002816D4"/>
    <w:rsid w:val="0028247A"/>
    <w:rsid w:val="002828B7"/>
    <w:rsid w:val="00283BC0"/>
    <w:rsid w:val="00287E5E"/>
    <w:rsid w:val="00291BFA"/>
    <w:rsid w:val="00292BEF"/>
    <w:rsid w:val="002935C7"/>
    <w:rsid w:val="00293CDF"/>
    <w:rsid w:val="002966B3"/>
    <w:rsid w:val="002A1F57"/>
    <w:rsid w:val="002A2EAA"/>
    <w:rsid w:val="002A3609"/>
    <w:rsid w:val="002A4AB2"/>
    <w:rsid w:val="002A4BBA"/>
    <w:rsid w:val="002A5CA3"/>
    <w:rsid w:val="002A7974"/>
    <w:rsid w:val="002B168B"/>
    <w:rsid w:val="002B2640"/>
    <w:rsid w:val="002B39E4"/>
    <w:rsid w:val="002B3A73"/>
    <w:rsid w:val="002B3C70"/>
    <w:rsid w:val="002B609E"/>
    <w:rsid w:val="002C1D41"/>
    <w:rsid w:val="002C1F1C"/>
    <w:rsid w:val="002C6B71"/>
    <w:rsid w:val="002D0AC4"/>
    <w:rsid w:val="002D0D51"/>
    <w:rsid w:val="002D0FE8"/>
    <w:rsid w:val="002D1533"/>
    <w:rsid w:val="002D245E"/>
    <w:rsid w:val="002D485B"/>
    <w:rsid w:val="002D5DCF"/>
    <w:rsid w:val="002D62F9"/>
    <w:rsid w:val="002D74C6"/>
    <w:rsid w:val="002E3DEE"/>
    <w:rsid w:val="002E5EAC"/>
    <w:rsid w:val="002F27BD"/>
    <w:rsid w:val="002F7523"/>
    <w:rsid w:val="00300031"/>
    <w:rsid w:val="0030252C"/>
    <w:rsid w:val="003030E5"/>
    <w:rsid w:val="0030380C"/>
    <w:rsid w:val="0030459F"/>
    <w:rsid w:val="00304735"/>
    <w:rsid w:val="003054CF"/>
    <w:rsid w:val="003061C2"/>
    <w:rsid w:val="003067B7"/>
    <w:rsid w:val="0030680E"/>
    <w:rsid w:val="00311F21"/>
    <w:rsid w:val="0031221F"/>
    <w:rsid w:val="00315597"/>
    <w:rsid w:val="003157D9"/>
    <w:rsid w:val="00315B1E"/>
    <w:rsid w:val="00317CDC"/>
    <w:rsid w:val="003206FD"/>
    <w:rsid w:val="00322121"/>
    <w:rsid w:val="00325E41"/>
    <w:rsid w:val="0033014A"/>
    <w:rsid w:val="00330D0E"/>
    <w:rsid w:val="00331862"/>
    <w:rsid w:val="00331E7E"/>
    <w:rsid w:val="00332E76"/>
    <w:rsid w:val="003345BD"/>
    <w:rsid w:val="003348C3"/>
    <w:rsid w:val="0033659F"/>
    <w:rsid w:val="00337DC4"/>
    <w:rsid w:val="0034345B"/>
    <w:rsid w:val="00344430"/>
    <w:rsid w:val="00344683"/>
    <w:rsid w:val="003469AF"/>
    <w:rsid w:val="003477C4"/>
    <w:rsid w:val="00350882"/>
    <w:rsid w:val="003515E7"/>
    <w:rsid w:val="00361A81"/>
    <w:rsid w:val="00364E13"/>
    <w:rsid w:val="00370826"/>
    <w:rsid w:val="00371656"/>
    <w:rsid w:val="00371BF0"/>
    <w:rsid w:val="00372777"/>
    <w:rsid w:val="00372BCE"/>
    <w:rsid w:val="00372D5E"/>
    <w:rsid w:val="00377B83"/>
    <w:rsid w:val="003808AB"/>
    <w:rsid w:val="003820F7"/>
    <w:rsid w:val="00383818"/>
    <w:rsid w:val="003854AA"/>
    <w:rsid w:val="00386FC9"/>
    <w:rsid w:val="003901D0"/>
    <w:rsid w:val="003927A3"/>
    <w:rsid w:val="00392DC2"/>
    <w:rsid w:val="00393FB3"/>
    <w:rsid w:val="00395DD6"/>
    <w:rsid w:val="0039736E"/>
    <w:rsid w:val="00397714"/>
    <w:rsid w:val="003A201F"/>
    <w:rsid w:val="003A2BFE"/>
    <w:rsid w:val="003A3768"/>
    <w:rsid w:val="003A3B56"/>
    <w:rsid w:val="003A40FB"/>
    <w:rsid w:val="003B1662"/>
    <w:rsid w:val="003B2B78"/>
    <w:rsid w:val="003B3249"/>
    <w:rsid w:val="003B333B"/>
    <w:rsid w:val="003B39D4"/>
    <w:rsid w:val="003B3A78"/>
    <w:rsid w:val="003B74A2"/>
    <w:rsid w:val="003C1394"/>
    <w:rsid w:val="003C2F5B"/>
    <w:rsid w:val="003C3B60"/>
    <w:rsid w:val="003C48AC"/>
    <w:rsid w:val="003C506D"/>
    <w:rsid w:val="003C5D6C"/>
    <w:rsid w:val="003C5E04"/>
    <w:rsid w:val="003C6C13"/>
    <w:rsid w:val="003D0BA8"/>
    <w:rsid w:val="003D199C"/>
    <w:rsid w:val="003D7F49"/>
    <w:rsid w:val="003E0181"/>
    <w:rsid w:val="003E030C"/>
    <w:rsid w:val="003E532B"/>
    <w:rsid w:val="003E5AD1"/>
    <w:rsid w:val="003E5E80"/>
    <w:rsid w:val="003F3ED5"/>
    <w:rsid w:val="003F5F2E"/>
    <w:rsid w:val="003F6901"/>
    <w:rsid w:val="003F75B2"/>
    <w:rsid w:val="004003DD"/>
    <w:rsid w:val="00400579"/>
    <w:rsid w:val="00400A15"/>
    <w:rsid w:val="004027D2"/>
    <w:rsid w:val="00402FDF"/>
    <w:rsid w:val="00403DE3"/>
    <w:rsid w:val="004141B2"/>
    <w:rsid w:val="0041463B"/>
    <w:rsid w:val="004153A0"/>
    <w:rsid w:val="0041759A"/>
    <w:rsid w:val="00417B23"/>
    <w:rsid w:val="00420A39"/>
    <w:rsid w:val="004218F1"/>
    <w:rsid w:val="004250A8"/>
    <w:rsid w:val="004263DC"/>
    <w:rsid w:val="004307B9"/>
    <w:rsid w:val="00431B58"/>
    <w:rsid w:val="0043333A"/>
    <w:rsid w:val="0043467C"/>
    <w:rsid w:val="004352D7"/>
    <w:rsid w:val="0043537F"/>
    <w:rsid w:val="004361BA"/>
    <w:rsid w:val="00437603"/>
    <w:rsid w:val="00441FD3"/>
    <w:rsid w:val="00443146"/>
    <w:rsid w:val="004446BB"/>
    <w:rsid w:val="00445229"/>
    <w:rsid w:val="00445465"/>
    <w:rsid w:val="00446716"/>
    <w:rsid w:val="00450B81"/>
    <w:rsid w:val="00450D67"/>
    <w:rsid w:val="00451CDE"/>
    <w:rsid w:val="004531D0"/>
    <w:rsid w:val="00455B17"/>
    <w:rsid w:val="00463DE2"/>
    <w:rsid w:val="00466597"/>
    <w:rsid w:val="00466BE3"/>
    <w:rsid w:val="00466C16"/>
    <w:rsid w:val="00467649"/>
    <w:rsid w:val="00467FAE"/>
    <w:rsid w:val="00471356"/>
    <w:rsid w:val="00471802"/>
    <w:rsid w:val="00472F15"/>
    <w:rsid w:val="0047664D"/>
    <w:rsid w:val="00477179"/>
    <w:rsid w:val="00480CFF"/>
    <w:rsid w:val="00482874"/>
    <w:rsid w:val="00483308"/>
    <w:rsid w:val="00483AF7"/>
    <w:rsid w:val="004845FF"/>
    <w:rsid w:val="00484612"/>
    <w:rsid w:val="00484AD4"/>
    <w:rsid w:val="004877F5"/>
    <w:rsid w:val="0049020E"/>
    <w:rsid w:val="004903F7"/>
    <w:rsid w:val="00490A48"/>
    <w:rsid w:val="00490DFE"/>
    <w:rsid w:val="004939C3"/>
    <w:rsid w:val="004942FD"/>
    <w:rsid w:val="00495CBC"/>
    <w:rsid w:val="004967FE"/>
    <w:rsid w:val="00496D11"/>
    <w:rsid w:val="004972E4"/>
    <w:rsid w:val="00497CEC"/>
    <w:rsid w:val="004A2873"/>
    <w:rsid w:val="004A2EF2"/>
    <w:rsid w:val="004B1237"/>
    <w:rsid w:val="004B2DDD"/>
    <w:rsid w:val="004B31CE"/>
    <w:rsid w:val="004B35F2"/>
    <w:rsid w:val="004B3796"/>
    <w:rsid w:val="004B74C7"/>
    <w:rsid w:val="004B7654"/>
    <w:rsid w:val="004B7F1D"/>
    <w:rsid w:val="004B7F49"/>
    <w:rsid w:val="004C162A"/>
    <w:rsid w:val="004C463E"/>
    <w:rsid w:val="004C4E75"/>
    <w:rsid w:val="004C51D4"/>
    <w:rsid w:val="004C65AB"/>
    <w:rsid w:val="004C7935"/>
    <w:rsid w:val="004D1477"/>
    <w:rsid w:val="004D1EB0"/>
    <w:rsid w:val="004D4C6A"/>
    <w:rsid w:val="004D652C"/>
    <w:rsid w:val="004D6763"/>
    <w:rsid w:val="004D7F98"/>
    <w:rsid w:val="004E0289"/>
    <w:rsid w:val="004E1B5C"/>
    <w:rsid w:val="004E2400"/>
    <w:rsid w:val="004E42B3"/>
    <w:rsid w:val="004E43A8"/>
    <w:rsid w:val="004E518A"/>
    <w:rsid w:val="004F12C4"/>
    <w:rsid w:val="004F3342"/>
    <w:rsid w:val="004F42F5"/>
    <w:rsid w:val="004F4A36"/>
    <w:rsid w:val="004F5C58"/>
    <w:rsid w:val="004F6C06"/>
    <w:rsid w:val="0050047D"/>
    <w:rsid w:val="00500F97"/>
    <w:rsid w:val="00501F9C"/>
    <w:rsid w:val="00502ACF"/>
    <w:rsid w:val="0050479B"/>
    <w:rsid w:val="005048E8"/>
    <w:rsid w:val="00505481"/>
    <w:rsid w:val="005066AF"/>
    <w:rsid w:val="005138CE"/>
    <w:rsid w:val="00513A32"/>
    <w:rsid w:val="005145CA"/>
    <w:rsid w:val="00515AB2"/>
    <w:rsid w:val="00516470"/>
    <w:rsid w:val="00516CCE"/>
    <w:rsid w:val="00517B8A"/>
    <w:rsid w:val="00520BCF"/>
    <w:rsid w:val="0052260B"/>
    <w:rsid w:val="0052283B"/>
    <w:rsid w:val="0052300E"/>
    <w:rsid w:val="00523950"/>
    <w:rsid w:val="00523D4E"/>
    <w:rsid w:val="00523E1B"/>
    <w:rsid w:val="005310D9"/>
    <w:rsid w:val="0053296B"/>
    <w:rsid w:val="00534CA4"/>
    <w:rsid w:val="00535C0E"/>
    <w:rsid w:val="00541D5C"/>
    <w:rsid w:val="005426D4"/>
    <w:rsid w:val="00550E72"/>
    <w:rsid w:val="00553DE9"/>
    <w:rsid w:val="00554635"/>
    <w:rsid w:val="00555C85"/>
    <w:rsid w:val="0055625A"/>
    <w:rsid w:val="00557915"/>
    <w:rsid w:val="005617DE"/>
    <w:rsid w:val="00561B93"/>
    <w:rsid w:val="0056265F"/>
    <w:rsid w:val="00565117"/>
    <w:rsid w:val="005662CF"/>
    <w:rsid w:val="00572A58"/>
    <w:rsid w:val="00573F53"/>
    <w:rsid w:val="00574C8C"/>
    <w:rsid w:val="00577296"/>
    <w:rsid w:val="0058194A"/>
    <w:rsid w:val="00582839"/>
    <w:rsid w:val="00583FC9"/>
    <w:rsid w:val="0058431D"/>
    <w:rsid w:val="005859CC"/>
    <w:rsid w:val="005863F0"/>
    <w:rsid w:val="00590A8B"/>
    <w:rsid w:val="00595466"/>
    <w:rsid w:val="00595FC6"/>
    <w:rsid w:val="00596559"/>
    <w:rsid w:val="00596628"/>
    <w:rsid w:val="005A068E"/>
    <w:rsid w:val="005A06FF"/>
    <w:rsid w:val="005A10D3"/>
    <w:rsid w:val="005A2451"/>
    <w:rsid w:val="005A522E"/>
    <w:rsid w:val="005A59EE"/>
    <w:rsid w:val="005A5A48"/>
    <w:rsid w:val="005B19AC"/>
    <w:rsid w:val="005B1F74"/>
    <w:rsid w:val="005B219E"/>
    <w:rsid w:val="005B402C"/>
    <w:rsid w:val="005B6FB4"/>
    <w:rsid w:val="005B7145"/>
    <w:rsid w:val="005C10BA"/>
    <w:rsid w:val="005C10C0"/>
    <w:rsid w:val="005C38E2"/>
    <w:rsid w:val="005C4DAB"/>
    <w:rsid w:val="005C5F13"/>
    <w:rsid w:val="005C70A0"/>
    <w:rsid w:val="005D0320"/>
    <w:rsid w:val="005D094A"/>
    <w:rsid w:val="005D0FD9"/>
    <w:rsid w:val="005D1ACC"/>
    <w:rsid w:val="005D39FC"/>
    <w:rsid w:val="005D4D7F"/>
    <w:rsid w:val="005D54EC"/>
    <w:rsid w:val="005D7485"/>
    <w:rsid w:val="005D7750"/>
    <w:rsid w:val="005E1D68"/>
    <w:rsid w:val="005E2807"/>
    <w:rsid w:val="005E4C3D"/>
    <w:rsid w:val="005E5E4D"/>
    <w:rsid w:val="005E7405"/>
    <w:rsid w:val="005F1D60"/>
    <w:rsid w:val="005F2D69"/>
    <w:rsid w:val="005F431E"/>
    <w:rsid w:val="0060071F"/>
    <w:rsid w:val="0060150B"/>
    <w:rsid w:val="006019D3"/>
    <w:rsid w:val="0060376D"/>
    <w:rsid w:val="00604DA3"/>
    <w:rsid w:val="00605921"/>
    <w:rsid w:val="00607780"/>
    <w:rsid w:val="00611E3D"/>
    <w:rsid w:val="00616E10"/>
    <w:rsid w:val="00620618"/>
    <w:rsid w:val="006216C8"/>
    <w:rsid w:val="00621885"/>
    <w:rsid w:val="0063189F"/>
    <w:rsid w:val="0063628D"/>
    <w:rsid w:val="00641B78"/>
    <w:rsid w:val="00642D95"/>
    <w:rsid w:val="00644089"/>
    <w:rsid w:val="00646466"/>
    <w:rsid w:val="00646C13"/>
    <w:rsid w:val="00647742"/>
    <w:rsid w:val="006500FE"/>
    <w:rsid w:val="006505A4"/>
    <w:rsid w:val="00652555"/>
    <w:rsid w:val="00652865"/>
    <w:rsid w:val="00652942"/>
    <w:rsid w:val="006536E3"/>
    <w:rsid w:val="00655819"/>
    <w:rsid w:val="00664037"/>
    <w:rsid w:val="00664AFC"/>
    <w:rsid w:val="00665A31"/>
    <w:rsid w:val="00665B78"/>
    <w:rsid w:val="00667B8F"/>
    <w:rsid w:val="0067003B"/>
    <w:rsid w:val="0067216C"/>
    <w:rsid w:val="006722B8"/>
    <w:rsid w:val="00676854"/>
    <w:rsid w:val="00676A47"/>
    <w:rsid w:val="00676CAF"/>
    <w:rsid w:val="00680078"/>
    <w:rsid w:val="006830BD"/>
    <w:rsid w:val="006839D9"/>
    <w:rsid w:val="00685D5A"/>
    <w:rsid w:val="00690015"/>
    <w:rsid w:val="00690126"/>
    <w:rsid w:val="00693DD7"/>
    <w:rsid w:val="0069489F"/>
    <w:rsid w:val="00694F27"/>
    <w:rsid w:val="0069715B"/>
    <w:rsid w:val="00697B3D"/>
    <w:rsid w:val="006A050E"/>
    <w:rsid w:val="006A0AC5"/>
    <w:rsid w:val="006A2938"/>
    <w:rsid w:val="006A49F6"/>
    <w:rsid w:val="006A7505"/>
    <w:rsid w:val="006A7D81"/>
    <w:rsid w:val="006B0CD4"/>
    <w:rsid w:val="006B1D1C"/>
    <w:rsid w:val="006B1E66"/>
    <w:rsid w:val="006B3C53"/>
    <w:rsid w:val="006B3C83"/>
    <w:rsid w:val="006B656E"/>
    <w:rsid w:val="006C0289"/>
    <w:rsid w:val="006C1000"/>
    <w:rsid w:val="006C2409"/>
    <w:rsid w:val="006C4538"/>
    <w:rsid w:val="006C4562"/>
    <w:rsid w:val="006C6CAF"/>
    <w:rsid w:val="006D0331"/>
    <w:rsid w:val="006D07BB"/>
    <w:rsid w:val="006D332F"/>
    <w:rsid w:val="006D5A04"/>
    <w:rsid w:val="006D5EF0"/>
    <w:rsid w:val="006D71D3"/>
    <w:rsid w:val="006D7494"/>
    <w:rsid w:val="006D7AD7"/>
    <w:rsid w:val="006E0A73"/>
    <w:rsid w:val="006E122A"/>
    <w:rsid w:val="006E163E"/>
    <w:rsid w:val="006E1894"/>
    <w:rsid w:val="006E1EE1"/>
    <w:rsid w:val="006E5126"/>
    <w:rsid w:val="006E650F"/>
    <w:rsid w:val="006F154E"/>
    <w:rsid w:val="006F36C2"/>
    <w:rsid w:val="006F610D"/>
    <w:rsid w:val="006F6416"/>
    <w:rsid w:val="006F6C7A"/>
    <w:rsid w:val="0070272B"/>
    <w:rsid w:val="00702D64"/>
    <w:rsid w:val="00702E8E"/>
    <w:rsid w:val="007039E7"/>
    <w:rsid w:val="007050FC"/>
    <w:rsid w:val="00706EB3"/>
    <w:rsid w:val="007109FB"/>
    <w:rsid w:val="00715B28"/>
    <w:rsid w:val="007179BB"/>
    <w:rsid w:val="00720555"/>
    <w:rsid w:val="007206CD"/>
    <w:rsid w:val="00723693"/>
    <w:rsid w:val="007254BA"/>
    <w:rsid w:val="00727334"/>
    <w:rsid w:val="007307F3"/>
    <w:rsid w:val="0073235D"/>
    <w:rsid w:val="007325B4"/>
    <w:rsid w:val="00733F5C"/>
    <w:rsid w:val="00734E45"/>
    <w:rsid w:val="007353E0"/>
    <w:rsid w:val="00736E21"/>
    <w:rsid w:val="007370C4"/>
    <w:rsid w:val="00737EA9"/>
    <w:rsid w:val="007408CA"/>
    <w:rsid w:val="007419C2"/>
    <w:rsid w:val="00743FB4"/>
    <w:rsid w:val="007451C1"/>
    <w:rsid w:val="007469B4"/>
    <w:rsid w:val="007476B3"/>
    <w:rsid w:val="0075111E"/>
    <w:rsid w:val="00753B63"/>
    <w:rsid w:val="00754ED9"/>
    <w:rsid w:val="00756FCA"/>
    <w:rsid w:val="007570A7"/>
    <w:rsid w:val="00761023"/>
    <w:rsid w:val="00761D94"/>
    <w:rsid w:val="00762080"/>
    <w:rsid w:val="007634AF"/>
    <w:rsid w:val="00763E28"/>
    <w:rsid w:val="007649F1"/>
    <w:rsid w:val="0076514E"/>
    <w:rsid w:val="007659A2"/>
    <w:rsid w:val="00771CD3"/>
    <w:rsid w:val="00772B2B"/>
    <w:rsid w:val="00775C0B"/>
    <w:rsid w:val="007766F9"/>
    <w:rsid w:val="007769B3"/>
    <w:rsid w:val="007770DB"/>
    <w:rsid w:val="007770F1"/>
    <w:rsid w:val="00777FC4"/>
    <w:rsid w:val="0078021F"/>
    <w:rsid w:val="00780D9E"/>
    <w:rsid w:val="00780DDB"/>
    <w:rsid w:val="00781F74"/>
    <w:rsid w:val="00782F71"/>
    <w:rsid w:val="00783D0D"/>
    <w:rsid w:val="007856A7"/>
    <w:rsid w:val="007871F1"/>
    <w:rsid w:val="00787EB5"/>
    <w:rsid w:val="00795CE6"/>
    <w:rsid w:val="00795D61"/>
    <w:rsid w:val="00796555"/>
    <w:rsid w:val="00797202"/>
    <w:rsid w:val="007A0E3F"/>
    <w:rsid w:val="007A1125"/>
    <w:rsid w:val="007A1E6E"/>
    <w:rsid w:val="007A47F2"/>
    <w:rsid w:val="007A5078"/>
    <w:rsid w:val="007A51D6"/>
    <w:rsid w:val="007A7410"/>
    <w:rsid w:val="007A7540"/>
    <w:rsid w:val="007B0748"/>
    <w:rsid w:val="007B0D0E"/>
    <w:rsid w:val="007B0FA3"/>
    <w:rsid w:val="007B3C84"/>
    <w:rsid w:val="007B76C1"/>
    <w:rsid w:val="007C051C"/>
    <w:rsid w:val="007C33B6"/>
    <w:rsid w:val="007C516E"/>
    <w:rsid w:val="007C786B"/>
    <w:rsid w:val="007D0E6D"/>
    <w:rsid w:val="007D10FE"/>
    <w:rsid w:val="007D4A2A"/>
    <w:rsid w:val="007D5ECB"/>
    <w:rsid w:val="007D716F"/>
    <w:rsid w:val="007D7632"/>
    <w:rsid w:val="007D7A15"/>
    <w:rsid w:val="007D7D2A"/>
    <w:rsid w:val="007E184D"/>
    <w:rsid w:val="007E2449"/>
    <w:rsid w:val="007E38D2"/>
    <w:rsid w:val="007E475E"/>
    <w:rsid w:val="007E48EE"/>
    <w:rsid w:val="007E4E0F"/>
    <w:rsid w:val="007E5C30"/>
    <w:rsid w:val="007F11FF"/>
    <w:rsid w:val="007F1511"/>
    <w:rsid w:val="007F1A90"/>
    <w:rsid w:val="007F1C80"/>
    <w:rsid w:val="007F235A"/>
    <w:rsid w:val="007F2B2B"/>
    <w:rsid w:val="007F2D7D"/>
    <w:rsid w:val="007F2E6E"/>
    <w:rsid w:val="007F4E95"/>
    <w:rsid w:val="00800A28"/>
    <w:rsid w:val="00804A80"/>
    <w:rsid w:val="00810696"/>
    <w:rsid w:val="00810965"/>
    <w:rsid w:val="008119E3"/>
    <w:rsid w:val="00813469"/>
    <w:rsid w:val="00813737"/>
    <w:rsid w:val="00815128"/>
    <w:rsid w:val="00815789"/>
    <w:rsid w:val="00815B79"/>
    <w:rsid w:val="0081610D"/>
    <w:rsid w:val="00817C97"/>
    <w:rsid w:val="00820828"/>
    <w:rsid w:val="0082416B"/>
    <w:rsid w:val="0082600C"/>
    <w:rsid w:val="00831580"/>
    <w:rsid w:val="008332C6"/>
    <w:rsid w:val="00833D32"/>
    <w:rsid w:val="008355A0"/>
    <w:rsid w:val="00837767"/>
    <w:rsid w:val="008408C5"/>
    <w:rsid w:val="00840E1A"/>
    <w:rsid w:val="008418A4"/>
    <w:rsid w:val="008418AD"/>
    <w:rsid w:val="0084242E"/>
    <w:rsid w:val="00844562"/>
    <w:rsid w:val="00844A8E"/>
    <w:rsid w:val="00844DFA"/>
    <w:rsid w:val="00846EBA"/>
    <w:rsid w:val="0084726B"/>
    <w:rsid w:val="00850CC3"/>
    <w:rsid w:val="00851BEC"/>
    <w:rsid w:val="00852ABE"/>
    <w:rsid w:val="00857F3E"/>
    <w:rsid w:val="00862D1E"/>
    <w:rsid w:val="008632FB"/>
    <w:rsid w:val="008650EC"/>
    <w:rsid w:val="00866602"/>
    <w:rsid w:val="008706C1"/>
    <w:rsid w:val="00871D2F"/>
    <w:rsid w:val="008729A4"/>
    <w:rsid w:val="00874DEA"/>
    <w:rsid w:val="00875220"/>
    <w:rsid w:val="008755FD"/>
    <w:rsid w:val="00881CBB"/>
    <w:rsid w:val="00882821"/>
    <w:rsid w:val="00885D60"/>
    <w:rsid w:val="008916FE"/>
    <w:rsid w:val="00894FE1"/>
    <w:rsid w:val="008973E2"/>
    <w:rsid w:val="00897E65"/>
    <w:rsid w:val="008A18E3"/>
    <w:rsid w:val="008A4B4B"/>
    <w:rsid w:val="008A6534"/>
    <w:rsid w:val="008A6E73"/>
    <w:rsid w:val="008B5BDD"/>
    <w:rsid w:val="008B7F57"/>
    <w:rsid w:val="008C15F8"/>
    <w:rsid w:val="008C5E9E"/>
    <w:rsid w:val="008C6925"/>
    <w:rsid w:val="008C6D76"/>
    <w:rsid w:val="008C713C"/>
    <w:rsid w:val="008C7844"/>
    <w:rsid w:val="008D0297"/>
    <w:rsid w:val="008D0FC1"/>
    <w:rsid w:val="008D1476"/>
    <w:rsid w:val="008D165B"/>
    <w:rsid w:val="008D25A2"/>
    <w:rsid w:val="008D3E30"/>
    <w:rsid w:val="008D4A61"/>
    <w:rsid w:val="008D5097"/>
    <w:rsid w:val="008D50A2"/>
    <w:rsid w:val="008D7631"/>
    <w:rsid w:val="008E010B"/>
    <w:rsid w:val="008E5455"/>
    <w:rsid w:val="008E5EC8"/>
    <w:rsid w:val="008E672D"/>
    <w:rsid w:val="008F0C93"/>
    <w:rsid w:val="008F1F3D"/>
    <w:rsid w:val="008F284E"/>
    <w:rsid w:val="008F296B"/>
    <w:rsid w:val="008F2C2B"/>
    <w:rsid w:val="008F3CAB"/>
    <w:rsid w:val="008F45B6"/>
    <w:rsid w:val="008F5B9F"/>
    <w:rsid w:val="009005E0"/>
    <w:rsid w:val="00900F12"/>
    <w:rsid w:val="0090189B"/>
    <w:rsid w:val="00903E77"/>
    <w:rsid w:val="00904B0B"/>
    <w:rsid w:val="009059A6"/>
    <w:rsid w:val="00906D4F"/>
    <w:rsid w:val="00906DE2"/>
    <w:rsid w:val="009075A1"/>
    <w:rsid w:val="0091088C"/>
    <w:rsid w:val="00912308"/>
    <w:rsid w:val="00913143"/>
    <w:rsid w:val="00916CA7"/>
    <w:rsid w:val="00917415"/>
    <w:rsid w:val="009203DE"/>
    <w:rsid w:val="0092158D"/>
    <w:rsid w:val="00922571"/>
    <w:rsid w:val="00923C55"/>
    <w:rsid w:val="0092475D"/>
    <w:rsid w:val="00925497"/>
    <w:rsid w:val="00926734"/>
    <w:rsid w:val="00926F74"/>
    <w:rsid w:val="00927E91"/>
    <w:rsid w:val="00931456"/>
    <w:rsid w:val="00932E4E"/>
    <w:rsid w:val="00933676"/>
    <w:rsid w:val="00940746"/>
    <w:rsid w:val="009434E2"/>
    <w:rsid w:val="00943780"/>
    <w:rsid w:val="00943A43"/>
    <w:rsid w:val="00943C75"/>
    <w:rsid w:val="00943EB6"/>
    <w:rsid w:val="00944AE1"/>
    <w:rsid w:val="00944FFA"/>
    <w:rsid w:val="00946DC4"/>
    <w:rsid w:val="0095006C"/>
    <w:rsid w:val="00950AAF"/>
    <w:rsid w:val="00951204"/>
    <w:rsid w:val="00954914"/>
    <w:rsid w:val="00955382"/>
    <w:rsid w:val="0095706F"/>
    <w:rsid w:val="009604F0"/>
    <w:rsid w:val="00963D69"/>
    <w:rsid w:val="00963E40"/>
    <w:rsid w:val="00964F3D"/>
    <w:rsid w:val="009669B6"/>
    <w:rsid w:val="00967DB9"/>
    <w:rsid w:val="009728BC"/>
    <w:rsid w:val="00973259"/>
    <w:rsid w:val="00973357"/>
    <w:rsid w:val="009739C9"/>
    <w:rsid w:val="00983444"/>
    <w:rsid w:val="00983618"/>
    <w:rsid w:val="00984205"/>
    <w:rsid w:val="00984BFF"/>
    <w:rsid w:val="0098508D"/>
    <w:rsid w:val="00985647"/>
    <w:rsid w:val="00990508"/>
    <w:rsid w:val="00990728"/>
    <w:rsid w:val="00992F5D"/>
    <w:rsid w:val="00993CEB"/>
    <w:rsid w:val="00996C3D"/>
    <w:rsid w:val="00997013"/>
    <w:rsid w:val="009974E9"/>
    <w:rsid w:val="009A09E8"/>
    <w:rsid w:val="009A19E4"/>
    <w:rsid w:val="009A23FF"/>
    <w:rsid w:val="009A2487"/>
    <w:rsid w:val="009A31C7"/>
    <w:rsid w:val="009A396B"/>
    <w:rsid w:val="009A556A"/>
    <w:rsid w:val="009A6823"/>
    <w:rsid w:val="009A789C"/>
    <w:rsid w:val="009B0CCD"/>
    <w:rsid w:val="009B11A5"/>
    <w:rsid w:val="009B18BD"/>
    <w:rsid w:val="009B3198"/>
    <w:rsid w:val="009B41AC"/>
    <w:rsid w:val="009B4570"/>
    <w:rsid w:val="009B5808"/>
    <w:rsid w:val="009B5AE3"/>
    <w:rsid w:val="009B605A"/>
    <w:rsid w:val="009B7F71"/>
    <w:rsid w:val="009C0478"/>
    <w:rsid w:val="009C1113"/>
    <w:rsid w:val="009C3B11"/>
    <w:rsid w:val="009C4B8B"/>
    <w:rsid w:val="009C531E"/>
    <w:rsid w:val="009C6EF9"/>
    <w:rsid w:val="009D1AD9"/>
    <w:rsid w:val="009D2291"/>
    <w:rsid w:val="009D2FCF"/>
    <w:rsid w:val="009D3BDB"/>
    <w:rsid w:val="009D4295"/>
    <w:rsid w:val="009D4450"/>
    <w:rsid w:val="009D6DD9"/>
    <w:rsid w:val="009D71B8"/>
    <w:rsid w:val="009E1A6A"/>
    <w:rsid w:val="009E1FD0"/>
    <w:rsid w:val="009E2F54"/>
    <w:rsid w:val="009E5373"/>
    <w:rsid w:val="009F0EDB"/>
    <w:rsid w:val="009F1055"/>
    <w:rsid w:val="009F2D1E"/>
    <w:rsid w:val="009F41F6"/>
    <w:rsid w:val="009F458C"/>
    <w:rsid w:val="009F58A0"/>
    <w:rsid w:val="009F6032"/>
    <w:rsid w:val="009F6256"/>
    <w:rsid w:val="009F7BBC"/>
    <w:rsid w:val="00A00E0F"/>
    <w:rsid w:val="00A02901"/>
    <w:rsid w:val="00A02E51"/>
    <w:rsid w:val="00A035B6"/>
    <w:rsid w:val="00A039D6"/>
    <w:rsid w:val="00A03DCB"/>
    <w:rsid w:val="00A07D08"/>
    <w:rsid w:val="00A10047"/>
    <w:rsid w:val="00A1100D"/>
    <w:rsid w:val="00A11741"/>
    <w:rsid w:val="00A122B7"/>
    <w:rsid w:val="00A14799"/>
    <w:rsid w:val="00A15A4E"/>
    <w:rsid w:val="00A2173B"/>
    <w:rsid w:val="00A26FEA"/>
    <w:rsid w:val="00A27321"/>
    <w:rsid w:val="00A33128"/>
    <w:rsid w:val="00A33172"/>
    <w:rsid w:val="00A3336A"/>
    <w:rsid w:val="00A337D5"/>
    <w:rsid w:val="00A340C7"/>
    <w:rsid w:val="00A3511F"/>
    <w:rsid w:val="00A3539B"/>
    <w:rsid w:val="00A3753D"/>
    <w:rsid w:val="00A4031A"/>
    <w:rsid w:val="00A42429"/>
    <w:rsid w:val="00A43C00"/>
    <w:rsid w:val="00A451F7"/>
    <w:rsid w:val="00A53EE7"/>
    <w:rsid w:val="00A547AD"/>
    <w:rsid w:val="00A54E6B"/>
    <w:rsid w:val="00A55CE1"/>
    <w:rsid w:val="00A600A3"/>
    <w:rsid w:val="00A60465"/>
    <w:rsid w:val="00A60C6C"/>
    <w:rsid w:val="00A71DBF"/>
    <w:rsid w:val="00A73AD5"/>
    <w:rsid w:val="00A73C75"/>
    <w:rsid w:val="00A76176"/>
    <w:rsid w:val="00A7652B"/>
    <w:rsid w:val="00A80592"/>
    <w:rsid w:val="00A812C8"/>
    <w:rsid w:val="00A8187C"/>
    <w:rsid w:val="00A81BF5"/>
    <w:rsid w:val="00A85202"/>
    <w:rsid w:val="00A8575A"/>
    <w:rsid w:val="00A86139"/>
    <w:rsid w:val="00A909DC"/>
    <w:rsid w:val="00A936E7"/>
    <w:rsid w:val="00A95463"/>
    <w:rsid w:val="00A9617B"/>
    <w:rsid w:val="00A97E54"/>
    <w:rsid w:val="00AA1702"/>
    <w:rsid w:val="00AA199A"/>
    <w:rsid w:val="00AA4FC5"/>
    <w:rsid w:val="00AA560B"/>
    <w:rsid w:val="00AB000E"/>
    <w:rsid w:val="00AB028C"/>
    <w:rsid w:val="00AB140A"/>
    <w:rsid w:val="00AB29E0"/>
    <w:rsid w:val="00AB3CD6"/>
    <w:rsid w:val="00AB416B"/>
    <w:rsid w:val="00AB441D"/>
    <w:rsid w:val="00AB6C50"/>
    <w:rsid w:val="00AC3967"/>
    <w:rsid w:val="00AC4FD9"/>
    <w:rsid w:val="00AC5CFF"/>
    <w:rsid w:val="00AC5EBB"/>
    <w:rsid w:val="00AC711C"/>
    <w:rsid w:val="00AC7BCA"/>
    <w:rsid w:val="00AD06AB"/>
    <w:rsid w:val="00AD1846"/>
    <w:rsid w:val="00AD2235"/>
    <w:rsid w:val="00AD2418"/>
    <w:rsid w:val="00AD262E"/>
    <w:rsid w:val="00AD3D0A"/>
    <w:rsid w:val="00AD53BC"/>
    <w:rsid w:val="00AD54DA"/>
    <w:rsid w:val="00AD57CF"/>
    <w:rsid w:val="00AD5B60"/>
    <w:rsid w:val="00AD77DB"/>
    <w:rsid w:val="00AE0DF1"/>
    <w:rsid w:val="00AE1638"/>
    <w:rsid w:val="00AE322F"/>
    <w:rsid w:val="00AF04D1"/>
    <w:rsid w:val="00AF053B"/>
    <w:rsid w:val="00AF0DE2"/>
    <w:rsid w:val="00AF343F"/>
    <w:rsid w:val="00AF447E"/>
    <w:rsid w:val="00AF5467"/>
    <w:rsid w:val="00B0133B"/>
    <w:rsid w:val="00B017D7"/>
    <w:rsid w:val="00B02B77"/>
    <w:rsid w:val="00B05364"/>
    <w:rsid w:val="00B0589E"/>
    <w:rsid w:val="00B05A44"/>
    <w:rsid w:val="00B064E7"/>
    <w:rsid w:val="00B1156C"/>
    <w:rsid w:val="00B13083"/>
    <w:rsid w:val="00B16E95"/>
    <w:rsid w:val="00B170F3"/>
    <w:rsid w:val="00B179B8"/>
    <w:rsid w:val="00B17E33"/>
    <w:rsid w:val="00B20CCE"/>
    <w:rsid w:val="00B21D18"/>
    <w:rsid w:val="00B224AD"/>
    <w:rsid w:val="00B25859"/>
    <w:rsid w:val="00B260FD"/>
    <w:rsid w:val="00B2628A"/>
    <w:rsid w:val="00B267DC"/>
    <w:rsid w:val="00B2694A"/>
    <w:rsid w:val="00B26D7A"/>
    <w:rsid w:val="00B303F2"/>
    <w:rsid w:val="00B30AF9"/>
    <w:rsid w:val="00B338A9"/>
    <w:rsid w:val="00B361A9"/>
    <w:rsid w:val="00B366B4"/>
    <w:rsid w:val="00B36C82"/>
    <w:rsid w:val="00B4038F"/>
    <w:rsid w:val="00B42688"/>
    <w:rsid w:val="00B5365E"/>
    <w:rsid w:val="00B56228"/>
    <w:rsid w:val="00B578F2"/>
    <w:rsid w:val="00B608D7"/>
    <w:rsid w:val="00B62D93"/>
    <w:rsid w:val="00B63B0D"/>
    <w:rsid w:val="00B649E7"/>
    <w:rsid w:val="00B65CFA"/>
    <w:rsid w:val="00B65EE9"/>
    <w:rsid w:val="00B66903"/>
    <w:rsid w:val="00B72B07"/>
    <w:rsid w:val="00B72B6C"/>
    <w:rsid w:val="00B808BA"/>
    <w:rsid w:val="00B80F20"/>
    <w:rsid w:val="00B81514"/>
    <w:rsid w:val="00B831C0"/>
    <w:rsid w:val="00B8537C"/>
    <w:rsid w:val="00B86E58"/>
    <w:rsid w:val="00B875BB"/>
    <w:rsid w:val="00B87D2D"/>
    <w:rsid w:val="00B90E5B"/>
    <w:rsid w:val="00B9649E"/>
    <w:rsid w:val="00B96F49"/>
    <w:rsid w:val="00BA02FC"/>
    <w:rsid w:val="00BA100E"/>
    <w:rsid w:val="00BA399C"/>
    <w:rsid w:val="00BA44E1"/>
    <w:rsid w:val="00BA4E9B"/>
    <w:rsid w:val="00BA63F4"/>
    <w:rsid w:val="00BB013B"/>
    <w:rsid w:val="00BB0214"/>
    <w:rsid w:val="00BB03F7"/>
    <w:rsid w:val="00BB24A6"/>
    <w:rsid w:val="00BB29F7"/>
    <w:rsid w:val="00BB2BB7"/>
    <w:rsid w:val="00BB303D"/>
    <w:rsid w:val="00BB3813"/>
    <w:rsid w:val="00BB3C6E"/>
    <w:rsid w:val="00BB471C"/>
    <w:rsid w:val="00BB4C8F"/>
    <w:rsid w:val="00BB5F26"/>
    <w:rsid w:val="00BB633D"/>
    <w:rsid w:val="00BC4DE0"/>
    <w:rsid w:val="00BD0E9D"/>
    <w:rsid w:val="00BD5E25"/>
    <w:rsid w:val="00BD6BA1"/>
    <w:rsid w:val="00BD7BDB"/>
    <w:rsid w:val="00BE472D"/>
    <w:rsid w:val="00BE65AC"/>
    <w:rsid w:val="00BE768C"/>
    <w:rsid w:val="00BF0085"/>
    <w:rsid w:val="00BF01CF"/>
    <w:rsid w:val="00BF385A"/>
    <w:rsid w:val="00BF6DF6"/>
    <w:rsid w:val="00C00DD3"/>
    <w:rsid w:val="00C01C6A"/>
    <w:rsid w:val="00C01DA7"/>
    <w:rsid w:val="00C01FB3"/>
    <w:rsid w:val="00C03397"/>
    <w:rsid w:val="00C049AE"/>
    <w:rsid w:val="00C112D9"/>
    <w:rsid w:val="00C13DFC"/>
    <w:rsid w:val="00C148CC"/>
    <w:rsid w:val="00C1541D"/>
    <w:rsid w:val="00C17BDF"/>
    <w:rsid w:val="00C202CD"/>
    <w:rsid w:val="00C23686"/>
    <w:rsid w:val="00C245D3"/>
    <w:rsid w:val="00C277AE"/>
    <w:rsid w:val="00C30241"/>
    <w:rsid w:val="00C32956"/>
    <w:rsid w:val="00C3740F"/>
    <w:rsid w:val="00C424B0"/>
    <w:rsid w:val="00C45F1E"/>
    <w:rsid w:val="00C46204"/>
    <w:rsid w:val="00C462DE"/>
    <w:rsid w:val="00C55857"/>
    <w:rsid w:val="00C55A50"/>
    <w:rsid w:val="00C56DCE"/>
    <w:rsid w:val="00C60C71"/>
    <w:rsid w:val="00C618E9"/>
    <w:rsid w:val="00C6291F"/>
    <w:rsid w:val="00C64BDD"/>
    <w:rsid w:val="00C657D9"/>
    <w:rsid w:val="00C65C4B"/>
    <w:rsid w:val="00C6691F"/>
    <w:rsid w:val="00C67DF1"/>
    <w:rsid w:val="00C71413"/>
    <w:rsid w:val="00C73224"/>
    <w:rsid w:val="00C75962"/>
    <w:rsid w:val="00C759FB"/>
    <w:rsid w:val="00C76915"/>
    <w:rsid w:val="00C81459"/>
    <w:rsid w:val="00C821B5"/>
    <w:rsid w:val="00C82E70"/>
    <w:rsid w:val="00C835F7"/>
    <w:rsid w:val="00C84EAF"/>
    <w:rsid w:val="00C903FA"/>
    <w:rsid w:val="00C90E23"/>
    <w:rsid w:val="00C926C0"/>
    <w:rsid w:val="00C92C1A"/>
    <w:rsid w:val="00C92CBF"/>
    <w:rsid w:val="00C949A5"/>
    <w:rsid w:val="00C94E7F"/>
    <w:rsid w:val="00C962C9"/>
    <w:rsid w:val="00CA1225"/>
    <w:rsid w:val="00CA1EBD"/>
    <w:rsid w:val="00CA28F3"/>
    <w:rsid w:val="00CA2B28"/>
    <w:rsid w:val="00CA42DE"/>
    <w:rsid w:val="00CA5ABF"/>
    <w:rsid w:val="00CA6658"/>
    <w:rsid w:val="00CA6EEA"/>
    <w:rsid w:val="00CA7104"/>
    <w:rsid w:val="00CB08A9"/>
    <w:rsid w:val="00CB0C9A"/>
    <w:rsid w:val="00CB0FF4"/>
    <w:rsid w:val="00CB193A"/>
    <w:rsid w:val="00CB3316"/>
    <w:rsid w:val="00CB3708"/>
    <w:rsid w:val="00CB4CD2"/>
    <w:rsid w:val="00CB61AB"/>
    <w:rsid w:val="00CB79B9"/>
    <w:rsid w:val="00CB7E8F"/>
    <w:rsid w:val="00CC0DCD"/>
    <w:rsid w:val="00CC31EB"/>
    <w:rsid w:val="00CC4EEE"/>
    <w:rsid w:val="00CC61F6"/>
    <w:rsid w:val="00CC71A8"/>
    <w:rsid w:val="00CD0218"/>
    <w:rsid w:val="00CD2990"/>
    <w:rsid w:val="00CD4A3B"/>
    <w:rsid w:val="00CD6870"/>
    <w:rsid w:val="00CD6971"/>
    <w:rsid w:val="00CD7F46"/>
    <w:rsid w:val="00CE0556"/>
    <w:rsid w:val="00CE24FC"/>
    <w:rsid w:val="00CE4D8B"/>
    <w:rsid w:val="00CF190F"/>
    <w:rsid w:val="00CF31A6"/>
    <w:rsid w:val="00CF48AA"/>
    <w:rsid w:val="00CF6F83"/>
    <w:rsid w:val="00D00487"/>
    <w:rsid w:val="00D00E0B"/>
    <w:rsid w:val="00D021BF"/>
    <w:rsid w:val="00D03750"/>
    <w:rsid w:val="00D04387"/>
    <w:rsid w:val="00D05556"/>
    <w:rsid w:val="00D10F48"/>
    <w:rsid w:val="00D112DF"/>
    <w:rsid w:val="00D13259"/>
    <w:rsid w:val="00D146FC"/>
    <w:rsid w:val="00D14878"/>
    <w:rsid w:val="00D15917"/>
    <w:rsid w:val="00D17093"/>
    <w:rsid w:val="00D17B1E"/>
    <w:rsid w:val="00D203C2"/>
    <w:rsid w:val="00D21162"/>
    <w:rsid w:val="00D215AE"/>
    <w:rsid w:val="00D23556"/>
    <w:rsid w:val="00D237EB"/>
    <w:rsid w:val="00D2407F"/>
    <w:rsid w:val="00D25668"/>
    <w:rsid w:val="00D25805"/>
    <w:rsid w:val="00D25FC0"/>
    <w:rsid w:val="00D326CF"/>
    <w:rsid w:val="00D32CFD"/>
    <w:rsid w:val="00D400EF"/>
    <w:rsid w:val="00D41DF5"/>
    <w:rsid w:val="00D421C5"/>
    <w:rsid w:val="00D435D4"/>
    <w:rsid w:val="00D43C93"/>
    <w:rsid w:val="00D46247"/>
    <w:rsid w:val="00D469EE"/>
    <w:rsid w:val="00D46A79"/>
    <w:rsid w:val="00D47102"/>
    <w:rsid w:val="00D47342"/>
    <w:rsid w:val="00D51CEE"/>
    <w:rsid w:val="00D52AFC"/>
    <w:rsid w:val="00D53DFF"/>
    <w:rsid w:val="00D54603"/>
    <w:rsid w:val="00D56761"/>
    <w:rsid w:val="00D56B8B"/>
    <w:rsid w:val="00D57689"/>
    <w:rsid w:val="00D61F67"/>
    <w:rsid w:val="00D6656F"/>
    <w:rsid w:val="00D6725C"/>
    <w:rsid w:val="00D7079E"/>
    <w:rsid w:val="00D71DEF"/>
    <w:rsid w:val="00D71F04"/>
    <w:rsid w:val="00D73840"/>
    <w:rsid w:val="00D74C4B"/>
    <w:rsid w:val="00D801CC"/>
    <w:rsid w:val="00D80D8E"/>
    <w:rsid w:val="00D83660"/>
    <w:rsid w:val="00D84500"/>
    <w:rsid w:val="00D85803"/>
    <w:rsid w:val="00D8610D"/>
    <w:rsid w:val="00D90590"/>
    <w:rsid w:val="00D92370"/>
    <w:rsid w:val="00D92DDE"/>
    <w:rsid w:val="00D92E79"/>
    <w:rsid w:val="00D93E63"/>
    <w:rsid w:val="00D94304"/>
    <w:rsid w:val="00D96593"/>
    <w:rsid w:val="00D965F9"/>
    <w:rsid w:val="00DA4BEC"/>
    <w:rsid w:val="00DA50C7"/>
    <w:rsid w:val="00DA6DA1"/>
    <w:rsid w:val="00DB0EFF"/>
    <w:rsid w:val="00DB2B5E"/>
    <w:rsid w:val="00DB2B80"/>
    <w:rsid w:val="00DB2F2D"/>
    <w:rsid w:val="00DB3AA4"/>
    <w:rsid w:val="00DB47AF"/>
    <w:rsid w:val="00DB4FA6"/>
    <w:rsid w:val="00DB5E5A"/>
    <w:rsid w:val="00DB5F5D"/>
    <w:rsid w:val="00DB6D83"/>
    <w:rsid w:val="00DB7E43"/>
    <w:rsid w:val="00DC277B"/>
    <w:rsid w:val="00DC348B"/>
    <w:rsid w:val="00DC34BA"/>
    <w:rsid w:val="00DC4FA4"/>
    <w:rsid w:val="00DC580C"/>
    <w:rsid w:val="00DC6565"/>
    <w:rsid w:val="00DC707E"/>
    <w:rsid w:val="00DC7372"/>
    <w:rsid w:val="00DD07F5"/>
    <w:rsid w:val="00DD17DF"/>
    <w:rsid w:val="00DD483F"/>
    <w:rsid w:val="00DD4B6E"/>
    <w:rsid w:val="00DD619B"/>
    <w:rsid w:val="00DD7245"/>
    <w:rsid w:val="00DE21FF"/>
    <w:rsid w:val="00DE2BB1"/>
    <w:rsid w:val="00DE4BA0"/>
    <w:rsid w:val="00DE7568"/>
    <w:rsid w:val="00DE7760"/>
    <w:rsid w:val="00DF497D"/>
    <w:rsid w:val="00DF5297"/>
    <w:rsid w:val="00DF56E4"/>
    <w:rsid w:val="00DF575B"/>
    <w:rsid w:val="00DF5951"/>
    <w:rsid w:val="00DF5B4D"/>
    <w:rsid w:val="00DF67CB"/>
    <w:rsid w:val="00DF6932"/>
    <w:rsid w:val="00DF716B"/>
    <w:rsid w:val="00DF71E6"/>
    <w:rsid w:val="00E00C7C"/>
    <w:rsid w:val="00E010F7"/>
    <w:rsid w:val="00E02DD6"/>
    <w:rsid w:val="00E03437"/>
    <w:rsid w:val="00E048EF"/>
    <w:rsid w:val="00E067E5"/>
    <w:rsid w:val="00E10508"/>
    <w:rsid w:val="00E107C7"/>
    <w:rsid w:val="00E10EB9"/>
    <w:rsid w:val="00E12506"/>
    <w:rsid w:val="00E12918"/>
    <w:rsid w:val="00E12FDE"/>
    <w:rsid w:val="00E14CA5"/>
    <w:rsid w:val="00E1540F"/>
    <w:rsid w:val="00E24888"/>
    <w:rsid w:val="00E25160"/>
    <w:rsid w:val="00E272D6"/>
    <w:rsid w:val="00E31513"/>
    <w:rsid w:val="00E315FD"/>
    <w:rsid w:val="00E32DE6"/>
    <w:rsid w:val="00E340E6"/>
    <w:rsid w:val="00E3456B"/>
    <w:rsid w:val="00E40087"/>
    <w:rsid w:val="00E4020A"/>
    <w:rsid w:val="00E40DC4"/>
    <w:rsid w:val="00E414FD"/>
    <w:rsid w:val="00E429B7"/>
    <w:rsid w:val="00E44E1D"/>
    <w:rsid w:val="00E452A0"/>
    <w:rsid w:val="00E45A7F"/>
    <w:rsid w:val="00E45D0E"/>
    <w:rsid w:val="00E50157"/>
    <w:rsid w:val="00E50D5F"/>
    <w:rsid w:val="00E533C4"/>
    <w:rsid w:val="00E53583"/>
    <w:rsid w:val="00E54725"/>
    <w:rsid w:val="00E549F2"/>
    <w:rsid w:val="00E54D74"/>
    <w:rsid w:val="00E55251"/>
    <w:rsid w:val="00E5527D"/>
    <w:rsid w:val="00E55C16"/>
    <w:rsid w:val="00E56232"/>
    <w:rsid w:val="00E57BC4"/>
    <w:rsid w:val="00E63A2C"/>
    <w:rsid w:val="00E6535F"/>
    <w:rsid w:val="00E65E89"/>
    <w:rsid w:val="00E71CA5"/>
    <w:rsid w:val="00E73342"/>
    <w:rsid w:val="00E738FC"/>
    <w:rsid w:val="00E73D92"/>
    <w:rsid w:val="00E763FF"/>
    <w:rsid w:val="00E77D70"/>
    <w:rsid w:val="00E86407"/>
    <w:rsid w:val="00E87918"/>
    <w:rsid w:val="00E87CAA"/>
    <w:rsid w:val="00E91138"/>
    <w:rsid w:val="00E92661"/>
    <w:rsid w:val="00E92B5D"/>
    <w:rsid w:val="00E93B14"/>
    <w:rsid w:val="00E9510F"/>
    <w:rsid w:val="00E959CA"/>
    <w:rsid w:val="00E96D6C"/>
    <w:rsid w:val="00EA4A2F"/>
    <w:rsid w:val="00EA594E"/>
    <w:rsid w:val="00EA5F13"/>
    <w:rsid w:val="00EA6D6D"/>
    <w:rsid w:val="00EB1124"/>
    <w:rsid w:val="00EB2E94"/>
    <w:rsid w:val="00EB37DD"/>
    <w:rsid w:val="00EB7D76"/>
    <w:rsid w:val="00EC0375"/>
    <w:rsid w:val="00EC1A31"/>
    <w:rsid w:val="00EC2160"/>
    <w:rsid w:val="00EC2B51"/>
    <w:rsid w:val="00EC3F5C"/>
    <w:rsid w:val="00EC6A24"/>
    <w:rsid w:val="00EC7CA3"/>
    <w:rsid w:val="00ED10B4"/>
    <w:rsid w:val="00ED2F2D"/>
    <w:rsid w:val="00ED317C"/>
    <w:rsid w:val="00ED3F40"/>
    <w:rsid w:val="00ED712D"/>
    <w:rsid w:val="00ED774E"/>
    <w:rsid w:val="00EE1A30"/>
    <w:rsid w:val="00EE6DD0"/>
    <w:rsid w:val="00EE7340"/>
    <w:rsid w:val="00EF06F6"/>
    <w:rsid w:val="00EF2666"/>
    <w:rsid w:val="00EF3001"/>
    <w:rsid w:val="00EF3755"/>
    <w:rsid w:val="00EF3C62"/>
    <w:rsid w:val="00EF4885"/>
    <w:rsid w:val="00EF759C"/>
    <w:rsid w:val="00F00910"/>
    <w:rsid w:val="00F0271C"/>
    <w:rsid w:val="00F056F0"/>
    <w:rsid w:val="00F0758C"/>
    <w:rsid w:val="00F10213"/>
    <w:rsid w:val="00F110A4"/>
    <w:rsid w:val="00F11766"/>
    <w:rsid w:val="00F14763"/>
    <w:rsid w:val="00F14ABD"/>
    <w:rsid w:val="00F151EB"/>
    <w:rsid w:val="00F175D2"/>
    <w:rsid w:val="00F2008A"/>
    <w:rsid w:val="00F234CB"/>
    <w:rsid w:val="00F32D95"/>
    <w:rsid w:val="00F34560"/>
    <w:rsid w:val="00F34BA2"/>
    <w:rsid w:val="00F34CE4"/>
    <w:rsid w:val="00F35EDD"/>
    <w:rsid w:val="00F37B17"/>
    <w:rsid w:val="00F40E08"/>
    <w:rsid w:val="00F415A9"/>
    <w:rsid w:val="00F41633"/>
    <w:rsid w:val="00F42630"/>
    <w:rsid w:val="00F4472E"/>
    <w:rsid w:val="00F44DB1"/>
    <w:rsid w:val="00F460B6"/>
    <w:rsid w:val="00F47B95"/>
    <w:rsid w:val="00F518B7"/>
    <w:rsid w:val="00F54484"/>
    <w:rsid w:val="00F56643"/>
    <w:rsid w:val="00F57C4B"/>
    <w:rsid w:val="00F57E1B"/>
    <w:rsid w:val="00F6074F"/>
    <w:rsid w:val="00F6136F"/>
    <w:rsid w:val="00F64E6A"/>
    <w:rsid w:val="00F658E0"/>
    <w:rsid w:val="00F66277"/>
    <w:rsid w:val="00F67E34"/>
    <w:rsid w:val="00F71D52"/>
    <w:rsid w:val="00F726D4"/>
    <w:rsid w:val="00F74673"/>
    <w:rsid w:val="00F7672F"/>
    <w:rsid w:val="00F84835"/>
    <w:rsid w:val="00F8499C"/>
    <w:rsid w:val="00F862F7"/>
    <w:rsid w:val="00F8683F"/>
    <w:rsid w:val="00F87E06"/>
    <w:rsid w:val="00F929FD"/>
    <w:rsid w:val="00F95D7E"/>
    <w:rsid w:val="00F96414"/>
    <w:rsid w:val="00F96705"/>
    <w:rsid w:val="00FA0C2B"/>
    <w:rsid w:val="00FA1A19"/>
    <w:rsid w:val="00FA4353"/>
    <w:rsid w:val="00FA4740"/>
    <w:rsid w:val="00FA7C32"/>
    <w:rsid w:val="00FB1227"/>
    <w:rsid w:val="00FB156B"/>
    <w:rsid w:val="00FB2462"/>
    <w:rsid w:val="00FB37A5"/>
    <w:rsid w:val="00FB4341"/>
    <w:rsid w:val="00FB4E80"/>
    <w:rsid w:val="00FB5F25"/>
    <w:rsid w:val="00FB6099"/>
    <w:rsid w:val="00FC11E8"/>
    <w:rsid w:val="00FC16F4"/>
    <w:rsid w:val="00FC1EA5"/>
    <w:rsid w:val="00FC3123"/>
    <w:rsid w:val="00FC3255"/>
    <w:rsid w:val="00FC34A3"/>
    <w:rsid w:val="00FC3D4B"/>
    <w:rsid w:val="00FC4675"/>
    <w:rsid w:val="00FC4DE9"/>
    <w:rsid w:val="00FD048A"/>
    <w:rsid w:val="00FD128C"/>
    <w:rsid w:val="00FD390C"/>
    <w:rsid w:val="00FD7FDF"/>
    <w:rsid w:val="00FE0238"/>
    <w:rsid w:val="00FE0566"/>
    <w:rsid w:val="00FE14A0"/>
    <w:rsid w:val="00FE19D2"/>
    <w:rsid w:val="00FE3604"/>
    <w:rsid w:val="00FE43C8"/>
    <w:rsid w:val="00FE43D2"/>
    <w:rsid w:val="00FF15AF"/>
    <w:rsid w:val="00FF1758"/>
    <w:rsid w:val="00FF1A82"/>
    <w:rsid w:val="00FF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0"/>
    <w:autoRedefine/>
    <w:uiPriority w:val="9"/>
    <w:qFormat/>
    <w:rsid w:val="00CA1EBD"/>
    <w:pPr>
      <w:keepNext/>
      <w:keepLines/>
      <w:tabs>
        <w:tab w:val="num" w:pos="1134"/>
      </w:tabs>
      <w:spacing w:before="240" w:after="64" w:line="320" w:lineRule="auto"/>
      <w:ind w:left="1134" w:hanging="1134"/>
      <w:outlineLvl w:val="5"/>
    </w:pPr>
    <w:rPr>
      <w:rFonts w:ascii="Arial" w:eastAsia="SimHei" w:hAnsi="Arial" w:cs="Times New Roman"/>
      <w:b/>
      <w:bCs/>
      <w:sz w:val="24"/>
      <w:szCs w:val="24"/>
    </w:rPr>
  </w:style>
  <w:style w:type="paragraph" w:styleId="7">
    <w:name w:val="heading 7"/>
    <w:basedOn w:val="a"/>
    <w:next w:val="a0"/>
    <w:link w:val="70"/>
    <w:autoRedefine/>
    <w:qFormat/>
    <w:rsid w:val="00CA1EBD"/>
    <w:pPr>
      <w:keepNext/>
      <w:keepLines/>
      <w:tabs>
        <w:tab w:val="num" w:pos="1276"/>
      </w:tabs>
      <w:spacing w:before="240" w:after="64" w:line="320" w:lineRule="auto"/>
      <w:ind w:left="1276" w:hanging="1276"/>
      <w:outlineLvl w:val="6"/>
    </w:pPr>
    <w:rPr>
      <w:rFonts w:ascii="Times New Roman" w:eastAsia="SimSun" w:hAnsi="Times New Roman" w:cs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1"/>
    <w:link w:val="a4"/>
    <w:uiPriority w:val="99"/>
    <w:rsid w:val="00F8483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1"/>
    <w:link w:val="a6"/>
    <w:uiPriority w:val="99"/>
    <w:rsid w:val="00F84835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F84835"/>
    <w:rPr>
      <w:sz w:val="18"/>
      <w:szCs w:val="18"/>
    </w:rPr>
  </w:style>
  <w:style w:type="character" w:customStyle="1" w:styleId="a9">
    <w:name w:val="註解方塊文字 字元"/>
    <w:basedOn w:val="a1"/>
    <w:link w:val="a8"/>
    <w:uiPriority w:val="99"/>
    <w:semiHidden/>
    <w:rsid w:val="00F84835"/>
    <w:rPr>
      <w:sz w:val="18"/>
      <w:szCs w:val="18"/>
    </w:rPr>
  </w:style>
  <w:style w:type="character" w:customStyle="1" w:styleId="10">
    <w:name w:val="標題 1 字元"/>
    <w:basedOn w:val="a1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0">
    <w:name w:val="標題 2 字元"/>
    <w:basedOn w:val="a1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1"/>
    <w:link w:val="3"/>
    <w:uiPriority w:val="9"/>
    <w:rsid w:val="00AE1638"/>
    <w:rPr>
      <w:b/>
      <w:bCs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AE1638"/>
    <w:rPr>
      <w:b/>
      <w:bCs/>
      <w:sz w:val="28"/>
      <w:szCs w:val="28"/>
    </w:rPr>
  </w:style>
  <w:style w:type="character" w:styleId="aa">
    <w:name w:val="Hyperlink"/>
    <w:basedOn w:val="a1"/>
    <w:uiPriority w:val="99"/>
    <w:unhideWhenUsed/>
    <w:rsid w:val="00243F16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43F16"/>
  </w:style>
  <w:style w:type="paragraph" w:styleId="ab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c">
    <w:name w:val="caption"/>
    <w:basedOn w:val="a"/>
    <w:next w:val="a"/>
    <w:uiPriority w:val="35"/>
    <w:unhideWhenUsed/>
    <w:qFormat/>
    <w:rsid w:val="00E54D74"/>
    <w:rPr>
      <w:rFonts w:asciiTheme="majorHAnsi" w:eastAsia="SimHei" w:hAnsiTheme="majorHAnsi" w:cstheme="majorBidi"/>
      <w:sz w:val="20"/>
      <w:szCs w:val="20"/>
    </w:rPr>
  </w:style>
  <w:style w:type="table" w:styleId="ad">
    <w:name w:val="Table Grid"/>
    <w:basedOn w:val="a2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Document Map"/>
    <w:basedOn w:val="a"/>
    <w:link w:val="af"/>
    <w:uiPriority w:val="99"/>
    <w:semiHidden/>
    <w:unhideWhenUsed/>
    <w:rsid w:val="008916FE"/>
    <w:rPr>
      <w:rFonts w:ascii="SimSun" w:eastAsia="SimSun"/>
      <w:sz w:val="18"/>
      <w:szCs w:val="18"/>
    </w:rPr>
  </w:style>
  <w:style w:type="character" w:customStyle="1" w:styleId="af">
    <w:name w:val="文件引導模式 字元"/>
    <w:basedOn w:val="a1"/>
    <w:link w:val="ae"/>
    <w:uiPriority w:val="99"/>
    <w:semiHidden/>
    <w:rsid w:val="008916FE"/>
    <w:rPr>
      <w:rFonts w:ascii="SimSun" w:eastAsia="SimSun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character" w:customStyle="1" w:styleId="60">
    <w:name w:val="標題 6 字元"/>
    <w:basedOn w:val="a1"/>
    <w:link w:val="6"/>
    <w:rsid w:val="00CA1EBD"/>
    <w:rPr>
      <w:rFonts w:ascii="Arial" w:eastAsia="SimHei" w:hAnsi="Arial" w:cs="Times New Roman"/>
      <w:b/>
      <w:bCs/>
      <w:sz w:val="24"/>
      <w:szCs w:val="24"/>
    </w:rPr>
  </w:style>
  <w:style w:type="character" w:customStyle="1" w:styleId="70">
    <w:name w:val="標題 7 字元"/>
    <w:basedOn w:val="a1"/>
    <w:link w:val="7"/>
    <w:rsid w:val="00CA1EBD"/>
    <w:rPr>
      <w:rFonts w:ascii="Times New Roman" w:eastAsia="SimSun" w:hAnsi="Times New Roman" w:cs="Times New Roman"/>
      <w:b/>
      <w:bCs/>
      <w:sz w:val="24"/>
      <w:szCs w:val="24"/>
    </w:rPr>
  </w:style>
  <w:style w:type="paragraph" w:styleId="a0">
    <w:name w:val="Normal Indent"/>
    <w:basedOn w:val="a"/>
    <w:uiPriority w:val="99"/>
    <w:semiHidden/>
    <w:unhideWhenUsed/>
    <w:rsid w:val="00CA1EBD"/>
    <w:pPr>
      <w:ind w:leftChars="200" w:left="480"/>
    </w:pPr>
  </w:style>
  <w:style w:type="paragraph" w:customStyle="1" w:styleId="41">
    <w:name w:val="內文4"/>
    <w:basedOn w:val="a"/>
    <w:rsid w:val="00C00DD3"/>
    <w:pPr>
      <w:widowControl/>
      <w:snapToGrid w:val="0"/>
      <w:spacing w:line="340" w:lineRule="exact"/>
      <w:ind w:left="2880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ISO4">
    <w:name w:val="ISO_標題4"/>
    <w:basedOn w:val="a"/>
    <w:rsid w:val="00C00DD3"/>
    <w:pPr>
      <w:widowControl/>
      <w:snapToGrid w:val="0"/>
      <w:spacing w:line="340" w:lineRule="exact"/>
      <w:ind w:left="2829" w:hanging="907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85647"/>
    <w:pPr>
      <w:spacing w:after="100"/>
      <w:ind w:left="420"/>
    </w:pPr>
  </w:style>
  <w:style w:type="paragraph" w:styleId="42">
    <w:name w:val="toc 4"/>
    <w:basedOn w:val="a"/>
    <w:next w:val="a"/>
    <w:autoRedefine/>
    <w:uiPriority w:val="39"/>
    <w:unhideWhenUsed/>
    <w:rsid w:val="00985647"/>
    <w:pPr>
      <w:spacing w:after="100"/>
      <w:ind w:left="630"/>
    </w:pPr>
  </w:style>
  <w:style w:type="character" w:customStyle="1" w:styleId="htmlnon1">
    <w:name w:val="html_non1"/>
    <w:basedOn w:val="a1"/>
    <w:rsid w:val="009D2FCF"/>
    <w:rPr>
      <w:i/>
      <w:iCs/>
      <w:color w:val="000000"/>
    </w:rPr>
  </w:style>
  <w:style w:type="paragraph" w:styleId="af0">
    <w:name w:val="Date"/>
    <w:basedOn w:val="a"/>
    <w:next w:val="a"/>
    <w:link w:val="af1"/>
    <w:uiPriority w:val="99"/>
    <w:semiHidden/>
    <w:unhideWhenUsed/>
    <w:rsid w:val="00080975"/>
    <w:pPr>
      <w:jc w:val="right"/>
    </w:pPr>
  </w:style>
  <w:style w:type="character" w:customStyle="1" w:styleId="af1">
    <w:name w:val="日期 字元"/>
    <w:basedOn w:val="a1"/>
    <w:link w:val="af0"/>
    <w:uiPriority w:val="99"/>
    <w:semiHidden/>
    <w:rsid w:val="000809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6278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93830-24B8-4825-9746-F3540025A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2051</TotalTime>
  <Pages>24</Pages>
  <Words>3333</Words>
  <Characters>19001</Characters>
  <Application>Microsoft Office Word</Application>
  <DocSecurity>0</DocSecurity>
  <Lines>158</Lines>
  <Paragraphs>44</Paragraphs>
  <ScaleCrop>false</ScaleCrop>
  <Company/>
  <LinksUpToDate>false</LinksUpToDate>
  <CharactersWithSpaces>22290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IEC960923</cp:lastModifiedBy>
  <cp:revision>322</cp:revision>
  <dcterms:created xsi:type="dcterms:W3CDTF">2009-09-18T06:25:00Z</dcterms:created>
  <dcterms:modified xsi:type="dcterms:W3CDTF">2013-05-08T05:07:00Z</dcterms:modified>
</cp:coreProperties>
</file>