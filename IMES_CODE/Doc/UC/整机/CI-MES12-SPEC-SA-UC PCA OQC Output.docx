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FF48DE" w:rsidRDefault="00C124DD" w:rsidP="007E4B1D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PCA OQC Output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1A168B" w:rsidP="006612ED">
      <w:pPr>
        <w:ind w:firstLineChars="200" w:firstLine="420"/>
        <w:rPr>
          <w:rFonts w:ascii="Courier New" w:eastAsia="SimSun" w:hAnsi="Courier New"/>
        </w:rPr>
      </w:pPr>
      <w:r>
        <w:rPr>
          <w:rFonts w:ascii="Courier New" w:eastAsia="SimSun" w:hAnsi="Courier New" w:hint="eastAsia"/>
        </w:rPr>
        <w:t xml:space="preserve"> </w:t>
      </w: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9F4514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0" w:author="Gao, Guan-Wei (高貫偉 ITC)" w:date="2012-04-16T09:52:00Z">
              <w:r>
                <w:rPr>
                  <w:rFonts w:ascii="Courier New" w:eastAsia="SimSun" w:hAnsi="Courier New" w:cs="Times New Roman" w:hint="eastAsia"/>
                  <w:szCs w:val="18"/>
                </w:rPr>
                <w:t>2.1.5</w:t>
              </w:r>
            </w:ins>
          </w:p>
        </w:tc>
        <w:tc>
          <w:tcPr>
            <w:tcW w:w="1687" w:type="dxa"/>
          </w:tcPr>
          <w:p w:rsidR="006612ED" w:rsidRPr="006612ED" w:rsidRDefault="009F4514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" w:author="Gao, Guan-Wei (高貫偉 ITC)" w:date="2012-04-16T09:52:00Z">
              <w:r>
                <w:rPr>
                  <w:rFonts w:ascii="Courier New" w:eastAsia="SimSun" w:hAnsi="Courier New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1345" w:type="dxa"/>
          </w:tcPr>
          <w:p w:rsidR="006612ED" w:rsidRPr="006612ED" w:rsidRDefault="009F4514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proofErr w:type="spellStart"/>
            <w:ins w:id="2" w:author="Gao, Guan-Wei (高貫偉 ITC)" w:date="2012-04-16T09:52:00Z">
              <w:r>
                <w:rPr>
                  <w:rFonts w:ascii="Courier New" w:eastAsia="SimSun" w:hAnsi="Courier New" w:cs="Times New Roman" w:hint="eastAsia"/>
                  <w:szCs w:val="18"/>
                </w:rPr>
                <w:t>PhaseII</w:t>
              </w:r>
            </w:ins>
            <w:proofErr w:type="spellEnd"/>
          </w:p>
        </w:tc>
        <w:tc>
          <w:tcPr>
            <w:tcW w:w="2185" w:type="dxa"/>
          </w:tcPr>
          <w:p w:rsidR="006612ED" w:rsidRPr="006612ED" w:rsidRDefault="009F4514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3" w:author="Gao, Guan-Wei (高貫偉 ITC)" w:date="2012-04-16T09:52:00Z">
              <w:r>
                <w:rPr>
                  <w:rFonts w:ascii="Courier New" w:eastAsia="SimSun" w:hAnsi="Courier New" w:cs="Times New Roman" w:hint="eastAsia"/>
                  <w:szCs w:val="18"/>
                </w:rPr>
                <w:t>增加</w:t>
              </w:r>
              <w:proofErr w:type="spellStart"/>
              <w:r>
                <w:rPr>
                  <w:rFonts w:ascii="Courier New" w:eastAsia="SimSun" w:hAnsi="Courier New" w:cs="Times New Roman" w:hint="eastAsia"/>
                  <w:szCs w:val="18"/>
                </w:rPr>
                <w:t>PCBLot</w:t>
              </w:r>
            </w:ins>
            <w:proofErr w:type="spellEnd"/>
          </w:p>
        </w:tc>
        <w:tc>
          <w:tcPr>
            <w:tcW w:w="1374" w:type="dxa"/>
          </w:tcPr>
          <w:p w:rsidR="006612ED" w:rsidRPr="006612ED" w:rsidRDefault="009F4514" w:rsidP="007E4B1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4" w:author="Gao, Guan-Wei (高貫偉 ITC)" w:date="2012-04-16T09:52:00Z">
              <w:r>
                <w:rPr>
                  <w:rFonts w:ascii="Courier New" w:eastAsia="SimSun" w:hAnsi="Courier New" w:cs="Times New Roman" w:hint="eastAsia"/>
                  <w:szCs w:val="18"/>
                </w:rPr>
                <w:t>2012-4-16</w:t>
              </w:r>
            </w:ins>
          </w:p>
        </w:tc>
        <w:tc>
          <w:tcPr>
            <w:tcW w:w="944" w:type="dxa"/>
          </w:tcPr>
          <w:p w:rsidR="006612ED" w:rsidRPr="006612ED" w:rsidRDefault="009F4514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5" w:author="Gao, Guan-Wei (高貫偉 ITC)" w:date="2012-04-16T09:52:00Z">
              <w:r>
                <w:rPr>
                  <w:rFonts w:ascii="Courier New" w:eastAsia="SimSun" w:hAnsi="Courier New" w:cs="Times New Roman" w:hint="eastAsia"/>
                  <w:szCs w:val="18"/>
                </w:rPr>
                <w:t>0.01a</w:t>
              </w:r>
            </w:ins>
          </w:p>
        </w:tc>
      </w:tr>
      <w:tr w:rsidR="001253A9" w:rsidRPr="006612ED" w:rsidTr="00A047E7">
        <w:trPr>
          <w:jc w:val="center"/>
        </w:trPr>
        <w:tc>
          <w:tcPr>
            <w:tcW w:w="987" w:type="dxa"/>
          </w:tcPr>
          <w:p w:rsidR="001253A9" w:rsidRPr="006612ED" w:rsidRDefault="0048792F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6" w:author="Gao, Guan-Wei (高貫偉 ITC)" w:date="2012-04-21T13:51:00Z">
              <w:r>
                <w:rPr>
                  <w:rFonts w:ascii="Courier New" w:eastAsia="SimSun" w:hAnsi="Courier New" w:cs="Times New Roman" w:hint="eastAsia"/>
                  <w:szCs w:val="18"/>
                </w:rPr>
                <w:t>2.1.5</w:t>
              </w:r>
            </w:ins>
          </w:p>
        </w:tc>
        <w:tc>
          <w:tcPr>
            <w:tcW w:w="1687" w:type="dxa"/>
          </w:tcPr>
          <w:p w:rsidR="001253A9" w:rsidRPr="006612ED" w:rsidRDefault="0048792F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7" w:author="Gao, Guan-Wei (高貫偉 ITC)" w:date="2012-04-21T13:51:00Z">
              <w:r>
                <w:rPr>
                  <w:rFonts w:ascii="Courier New" w:eastAsia="SimSun" w:hAnsi="Courier New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1345" w:type="dxa"/>
          </w:tcPr>
          <w:p w:rsidR="001253A9" w:rsidRPr="006612ED" w:rsidRDefault="0048792F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proofErr w:type="spellStart"/>
            <w:ins w:id="8" w:author="Gao, Guan-Wei (高貫偉 ITC)" w:date="2012-04-21T13:52:00Z">
              <w:r>
                <w:rPr>
                  <w:rFonts w:ascii="Courier New" w:eastAsia="SimSun" w:hAnsi="Courier New" w:cs="Times New Roman" w:hint="eastAsia"/>
                  <w:szCs w:val="18"/>
                </w:rPr>
                <w:t>PhaseII</w:t>
              </w:r>
            </w:ins>
            <w:proofErr w:type="spellEnd"/>
          </w:p>
        </w:tc>
        <w:tc>
          <w:tcPr>
            <w:tcW w:w="2185" w:type="dxa"/>
          </w:tcPr>
          <w:p w:rsidR="001253A9" w:rsidRPr="006612ED" w:rsidRDefault="0048792F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9" w:author="Gao, Guan-Wei (高貫偉 ITC)" w:date="2012-04-21T13:52:00Z">
              <w:r>
                <w:rPr>
                  <w:rFonts w:ascii="Courier New" w:eastAsia="SimSun" w:hAnsi="Courier New" w:cs="Times New Roman" w:hint="eastAsia"/>
                  <w:szCs w:val="18"/>
                </w:rPr>
                <w:t>自动选择</w:t>
              </w:r>
              <w:r>
                <w:rPr>
                  <w:rFonts w:ascii="Courier New" w:eastAsia="SimSun" w:hAnsi="Courier New" w:cs="Times New Roman" w:hint="eastAsia"/>
                  <w:szCs w:val="18"/>
                </w:rPr>
                <w:t>Line</w:t>
              </w:r>
            </w:ins>
          </w:p>
        </w:tc>
        <w:tc>
          <w:tcPr>
            <w:tcW w:w="1374" w:type="dxa"/>
          </w:tcPr>
          <w:p w:rsidR="001253A9" w:rsidRPr="006612ED" w:rsidRDefault="0048792F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  <w:ins w:id="10" w:author="Gao, Guan-Wei (高貫偉 ITC)" w:date="2012-04-21T13:52:00Z">
              <w:r>
                <w:rPr>
                  <w:rFonts w:ascii="Courier New" w:eastAsia="SimSun" w:hAnsi="Courier New" w:hint="eastAsia"/>
                  <w:szCs w:val="18"/>
                </w:rPr>
                <w:t>2012-4-21</w:t>
              </w:r>
            </w:ins>
          </w:p>
        </w:tc>
        <w:tc>
          <w:tcPr>
            <w:tcW w:w="944" w:type="dxa"/>
          </w:tcPr>
          <w:p w:rsidR="001253A9" w:rsidRPr="006612ED" w:rsidRDefault="0048792F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1" w:author="Gao, Guan-Wei (高貫偉 ITC)" w:date="2012-04-21T13:52:00Z">
              <w:r>
                <w:rPr>
                  <w:rFonts w:ascii="Courier New" w:eastAsia="SimSun" w:hAnsi="Courier New" w:cs="Times New Roman" w:hint="eastAsia"/>
                  <w:szCs w:val="18"/>
                </w:rPr>
                <w:t>0.01a</w:t>
              </w:r>
            </w:ins>
          </w:p>
        </w:tc>
      </w:tr>
      <w:tr w:rsidR="008C3BE5" w:rsidRPr="006612ED" w:rsidTr="00A047E7">
        <w:trPr>
          <w:jc w:val="center"/>
        </w:trPr>
        <w:tc>
          <w:tcPr>
            <w:tcW w:w="987" w:type="dxa"/>
          </w:tcPr>
          <w:p w:rsidR="008C3BE5" w:rsidRPr="006612ED" w:rsidRDefault="008C3BE5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2" w:author="Gao, Guan-Wei (高貫偉 ITC)" w:date="2012-05-18T08:43:00Z">
              <w:r>
                <w:rPr>
                  <w:rFonts w:ascii="Arial" w:eastAsia="SimSun" w:hAnsi="Arial" w:cs="Times New Roman"/>
                  <w:szCs w:val="18"/>
                </w:rPr>
                <w:t>ALL</w:t>
              </w:r>
            </w:ins>
          </w:p>
        </w:tc>
        <w:tc>
          <w:tcPr>
            <w:tcW w:w="1687" w:type="dxa"/>
          </w:tcPr>
          <w:p w:rsidR="008C3BE5" w:rsidRPr="006612ED" w:rsidRDefault="008C3BE5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3" w:author="Gao, Guan-Wei (高貫偉 ITC)" w:date="2012-05-18T08:43:00Z">
              <w:r>
                <w:rPr>
                  <w:rFonts w:ascii="Arial" w:eastAsia="SimSun" w:hAnsi="Arial" w:cs="Times New Roman"/>
                  <w:szCs w:val="18"/>
                </w:rPr>
                <w:t>ALL</w:t>
              </w:r>
            </w:ins>
          </w:p>
        </w:tc>
        <w:tc>
          <w:tcPr>
            <w:tcW w:w="1345" w:type="dxa"/>
          </w:tcPr>
          <w:p w:rsidR="008C3BE5" w:rsidRPr="006612ED" w:rsidRDefault="008C3BE5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4" w:author="Gao, Guan-Wei (高貫偉 ITC)" w:date="2012-05-18T08:43:00Z">
              <w:r>
                <w:rPr>
                  <w:rFonts w:ascii="Arial" w:eastAsia="SimSun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2185" w:type="dxa"/>
          </w:tcPr>
          <w:p w:rsidR="008C3BE5" w:rsidRPr="00335B7F" w:rsidRDefault="008C3BE5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proofErr w:type="spellStart"/>
            <w:ins w:id="15" w:author="Gao, Guan-Wei (高貫偉 ITC)" w:date="2012-05-18T08:43:00Z">
              <w:r>
                <w:rPr>
                  <w:rFonts w:ascii="Arial" w:eastAsia="SimSun" w:hAnsi="Arial" w:cs="Times New Roman"/>
                  <w:sz w:val="20"/>
                  <w:szCs w:val="18"/>
                </w:rPr>
                <w:t>MBCode</w:t>
              </w:r>
              <w:proofErr w:type="spellEnd"/>
              <w:r>
                <w:rPr>
                  <w:rFonts w:ascii="Arial" w:eastAsia="SimSun" w:hAnsi="Arial" w:cs="Times New Roman" w:hint="eastAsia"/>
                  <w:sz w:val="20"/>
                  <w:szCs w:val="18"/>
                </w:rPr>
                <w:t>升级，统一修改</w:t>
              </w:r>
            </w:ins>
          </w:p>
        </w:tc>
        <w:tc>
          <w:tcPr>
            <w:tcW w:w="1374" w:type="dxa"/>
          </w:tcPr>
          <w:p w:rsidR="008C3BE5" w:rsidRPr="006612ED" w:rsidRDefault="008C3BE5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  <w:ins w:id="16" w:author="Gao, Guan-Wei (高貫偉 ITC)" w:date="2012-05-18T08:43:00Z">
              <w:r>
                <w:rPr>
                  <w:rFonts w:ascii="Arial" w:eastAsia="SimSun" w:hAnsi="Arial"/>
                  <w:szCs w:val="18"/>
                </w:rPr>
                <w:t>2012-5-18</w:t>
              </w:r>
            </w:ins>
          </w:p>
        </w:tc>
        <w:tc>
          <w:tcPr>
            <w:tcW w:w="944" w:type="dxa"/>
          </w:tcPr>
          <w:p w:rsidR="008C3BE5" w:rsidRPr="006612ED" w:rsidRDefault="009D04D0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7" w:author="Gao, Guan-Wei (高貫偉 ITC)" w:date="2012-07-03T12:41:00Z">
              <w:r>
                <w:rPr>
                  <w:rFonts w:ascii="Courier New" w:eastAsia="SimSun" w:hAnsi="Courier New" w:cs="Times New Roman" w:hint="eastAsia"/>
                  <w:szCs w:val="18"/>
                </w:rPr>
                <w:t>0.02a</w:t>
              </w:r>
            </w:ins>
          </w:p>
        </w:tc>
      </w:tr>
      <w:tr w:rsidR="005027AB" w:rsidRPr="006612ED" w:rsidTr="00A047E7">
        <w:trPr>
          <w:jc w:val="center"/>
        </w:trPr>
        <w:tc>
          <w:tcPr>
            <w:tcW w:w="987" w:type="dxa"/>
          </w:tcPr>
          <w:p w:rsidR="005027AB" w:rsidRPr="006612ED" w:rsidRDefault="009D04D0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8" w:author="Gao, Guan-Wei (高貫偉 ITC)" w:date="2012-07-03T12:42:00Z">
              <w:r>
                <w:rPr>
                  <w:rFonts w:ascii="Courier New" w:eastAsia="SimSun" w:hAnsi="Courier New" w:cs="Times New Roman" w:hint="eastAsia"/>
                  <w:szCs w:val="18"/>
                </w:rPr>
                <w:t>2.1.5</w:t>
              </w:r>
            </w:ins>
          </w:p>
        </w:tc>
        <w:tc>
          <w:tcPr>
            <w:tcW w:w="1687" w:type="dxa"/>
          </w:tcPr>
          <w:p w:rsidR="005027AB" w:rsidRPr="006612ED" w:rsidRDefault="009D04D0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19" w:author="Gao, Guan-Wei (高貫偉 ITC)" w:date="2012-07-03T12:42:00Z">
              <w:r>
                <w:rPr>
                  <w:rFonts w:ascii="Courier New" w:eastAsia="SimSun" w:hAnsi="Courier New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1345" w:type="dxa"/>
          </w:tcPr>
          <w:p w:rsidR="005027AB" w:rsidRPr="006612ED" w:rsidRDefault="009D04D0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20" w:author="Gao, Guan-Wei (高貫偉 ITC)" w:date="2012-07-03T12:42:00Z">
              <w:r>
                <w:rPr>
                  <w:rFonts w:ascii="Courier New" w:eastAsia="SimSun" w:hAnsi="Courier New" w:cs="Times New Roman" w:hint="eastAsia"/>
                  <w:szCs w:val="18"/>
                </w:rPr>
                <w:t>新需求</w:t>
              </w:r>
            </w:ins>
          </w:p>
        </w:tc>
        <w:tc>
          <w:tcPr>
            <w:tcW w:w="2185" w:type="dxa"/>
          </w:tcPr>
          <w:p w:rsidR="005027AB" w:rsidRPr="006612ED" w:rsidRDefault="009D04D0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21" w:author="Gao, Guan-Wei (高貫偉 ITC)" w:date="2012-07-03T12:42:00Z">
              <w:r>
                <w:rPr>
                  <w:rFonts w:ascii="Courier New" w:eastAsia="SimSun" w:hAnsi="Courier New" w:cs="Times New Roman" w:hint="eastAsia"/>
                  <w:szCs w:val="18"/>
                </w:rPr>
                <w:t>只允许刷入不良</w:t>
              </w:r>
            </w:ins>
          </w:p>
        </w:tc>
        <w:tc>
          <w:tcPr>
            <w:tcW w:w="1374" w:type="dxa"/>
          </w:tcPr>
          <w:p w:rsidR="005027AB" w:rsidRPr="008E48E4" w:rsidRDefault="009D04D0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  <w:ins w:id="22" w:author="Gao, Guan-Wei (高貫偉 ITC)" w:date="2012-07-03T12:42:00Z">
              <w:r>
                <w:rPr>
                  <w:rFonts w:ascii="Courier New" w:eastAsia="SimSun" w:hAnsi="Courier New" w:hint="eastAsia"/>
                  <w:szCs w:val="18"/>
                </w:rPr>
                <w:t>2012-7-3</w:t>
              </w:r>
            </w:ins>
          </w:p>
        </w:tc>
        <w:tc>
          <w:tcPr>
            <w:tcW w:w="944" w:type="dxa"/>
          </w:tcPr>
          <w:p w:rsidR="005027AB" w:rsidRPr="006612ED" w:rsidRDefault="009D04D0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ins w:id="23" w:author="Gao, Guan-Wei (高貫偉 ITC)" w:date="2012-07-03T12:42:00Z">
              <w:r>
                <w:rPr>
                  <w:rFonts w:ascii="Courier New" w:eastAsia="SimSun" w:hAnsi="Courier New" w:cs="Times New Roman" w:hint="eastAsia"/>
                  <w:szCs w:val="18"/>
                </w:rPr>
                <w:t>0.03a</w:t>
              </w:r>
            </w:ins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CE4936" w:rsidRDefault="00A27F63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12938251" w:history="1">
        <w:r w:rsidR="00CE4936" w:rsidRPr="00DC5BB4">
          <w:rPr>
            <w:rStyle w:val="a5"/>
            <w:rFonts w:ascii="Times New Roman" w:eastAsia="SimHei" w:hAnsi="Times New Roman"/>
            <w:noProof/>
          </w:rPr>
          <w:t>1.</w:t>
        </w:r>
        <w:r w:rsidR="00CE4936">
          <w:rPr>
            <w:noProof/>
          </w:rPr>
          <w:tab/>
        </w:r>
        <w:r w:rsidR="00CE4936" w:rsidRPr="00DC5BB4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4936" w:rsidRDefault="00A27F63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2938252" w:history="1">
        <w:r w:rsidR="00CE4936" w:rsidRPr="00DC5BB4">
          <w:rPr>
            <w:rStyle w:val="a5"/>
            <w:rFonts w:ascii="Times New Roman" w:eastAsia="SimSun" w:hAnsi="Times New Roman"/>
            <w:noProof/>
          </w:rPr>
          <w:t>1.1.</w:t>
        </w:r>
        <w:r w:rsidR="00CE4936">
          <w:rPr>
            <w:noProof/>
          </w:rPr>
          <w:tab/>
        </w:r>
        <w:r w:rsidR="00CE4936" w:rsidRPr="00DC5BB4">
          <w:rPr>
            <w:rStyle w:val="a5"/>
            <w:rFonts w:ascii="Times New Roman" w:eastAsia="SimSun" w:hAnsi="Times New Roman"/>
            <w:noProof/>
          </w:rPr>
          <w:t>Introduce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4936" w:rsidRDefault="00A27F63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2938253" w:history="1">
        <w:r w:rsidR="00CE4936" w:rsidRPr="00DC5BB4">
          <w:rPr>
            <w:rStyle w:val="a5"/>
            <w:rFonts w:ascii="Times New Roman" w:eastAsia="SimSun" w:hAnsi="Times New Roman"/>
            <w:noProof/>
          </w:rPr>
          <w:t>1.2.</w:t>
        </w:r>
        <w:r w:rsidR="00CE4936">
          <w:rPr>
            <w:noProof/>
          </w:rPr>
          <w:tab/>
        </w:r>
        <w:r w:rsidR="00CE4936" w:rsidRPr="00DC5BB4">
          <w:rPr>
            <w:rStyle w:val="a5"/>
            <w:rFonts w:ascii="Times New Roman" w:eastAsia="SimSun" w:hAnsi="Times New Roman"/>
            <w:noProof/>
          </w:rPr>
          <w:t>References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4936" w:rsidRDefault="00A27F63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12938254" w:history="1">
        <w:r w:rsidR="00CE4936" w:rsidRPr="00DC5BB4">
          <w:rPr>
            <w:rStyle w:val="a5"/>
            <w:rFonts w:ascii="Times New Roman" w:eastAsia="SimHei" w:hAnsi="Times New Roman"/>
            <w:noProof/>
          </w:rPr>
          <w:t>2.</w:t>
        </w:r>
        <w:r w:rsidR="00CE4936">
          <w:rPr>
            <w:noProof/>
          </w:rPr>
          <w:tab/>
        </w:r>
        <w:r w:rsidR="00CE4936" w:rsidRPr="00DC5BB4">
          <w:rPr>
            <w:rStyle w:val="a5"/>
            <w:rFonts w:ascii="Times New Roman" w:eastAsia="SimHei" w:hAnsi="Times New Roman"/>
            <w:noProof/>
          </w:rPr>
          <w:t>Use Cases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4936" w:rsidRDefault="00A27F63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2938255" w:history="1">
        <w:r w:rsidR="00CE4936" w:rsidRPr="00DC5BB4">
          <w:rPr>
            <w:rStyle w:val="a5"/>
            <w:rFonts w:ascii="Times New Roman" w:eastAsia="SimSun" w:hAnsi="Times New Roman"/>
            <w:noProof/>
          </w:rPr>
          <w:t>2.1.</w:t>
        </w:r>
        <w:r w:rsidR="00CE4936">
          <w:rPr>
            <w:noProof/>
          </w:rPr>
          <w:tab/>
        </w:r>
        <w:r w:rsidR="00CE4936" w:rsidRPr="00DC5BB4">
          <w:rPr>
            <w:rStyle w:val="a5"/>
            <w:rFonts w:ascii="Times New Roman" w:eastAsia="SimSun" w:hAnsi="Times New Roman"/>
            <w:noProof/>
          </w:rPr>
          <w:t>UC-PCA OQC Output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4936" w:rsidRDefault="00A27F6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2938256" w:history="1">
        <w:r w:rsidR="00CE4936" w:rsidRPr="00DC5BB4">
          <w:rPr>
            <w:rStyle w:val="a5"/>
            <w:rFonts w:ascii="Times New Roman" w:eastAsia="SimHei" w:hAnsi="Times New Roman"/>
            <w:noProof/>
          </w:rPr>
          <w:t>2.1.1.</w:t>
        </w:r>
        <w:r w:rsidR="00CE4936">
          <w:rPr>
            <w:noProof/>
          </w:rPr>
          <w:tab/>
        </w:r>
        <w:r w:rsidR="00CE4936" w:rsidRPr="00DC5BB4">
          <w:rPr>
            <w:rStyle w:val="a5"/>
            <w:rFonts w:ascii="Times New Roman" w:eastAsia="SimHei" w:hint="eastAsia"/>
            <w:noProof/>
          </w:rPr>
          <w:t>功能及目标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4936" w:rsidRDefault="00A27F6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2938257" w:history="1">
        <w:r w:rsidR="00CE4936" w:rsidRPr="00DC5BB4">
          <w:rPr>
            <w:rStyle w:val="a5"/>
            <w:rFonts w:ascii="Times New Roman" w:eastAsia="SimHei"/>
            <w:noProof/>
          </w:rPr>
          <w:t>2.1.2.</w:t>
        </w:r>
        <w:r w:rsidR="00CE4936">
          <w:rPr>
            <w:noProof/>
          </w:rPr>
          <w:tab/>
        </w:r>
        <w:r w:rsidR="00CE4936" w:rsidRPr="00DC5BB4">
          <w:rPr>
            <w:rStyle w:val="a5"/>
            <w:rFonts w:ascii="Times New Roman" w:eastAsia="SimHei" w:hint="eastAsia"/>
            <w:noProof/>
          </w:rPr>
          <w:t>前置条件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4936" w:rsidRDefault="00A27F6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2938258" w:history="1">
        <w:r w:rsidR="00CE4936" w:rsidRPr="00DC5BB4">
          <w:rPr>
            <w:rStyle w:val="a5"/>
            <w:rFonts w:ascii="Times New Roman" w:eastAsia="SimHei"/>
            <w:noProof/>
          </w:rPr>
          <w:t>2.1.3.</w:t>
        </w:r>
        <w:r w:rsidR="00CE4936">
          <w:rPr>
            <w:noProof/>
          </w:rPr>
          <w:tab/>
        </w:r>
        <w:r w:rsidR="00CE4936" w:rsidRPr="00DC5BB4">
          <w:rPr>
            <w:rStyle w:val="a5"/>
            <w:rFonts w:ascii="Times New Roman" w:eastAsia="SimHei" w:hint="eastAsia"/>
            <w:noProof/>
          </w:rPr>
          <w:t>后置条件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4936" w:rsidRDefault="00A27F6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2938259" w:history="1">
        <w:r w:rsidR="00CE4936" w:rsidRPr="00DC5BB4">
          <w:rPr>
            <w:rStyle w:val="a5"/>
            <w:rFonts w:ascii="Times New Roman" w:eastAsia="SimHei"/>
            <w:noProof/>
          </w:rPr>
          <w:t>2.1.4.</w:t>
        </w:r>
        <w:r w:rsidR="00CE4936">
          <w:rPr>
            <w:noProof/>
          </w:rPr>
          <w:tab/>
        </w:r>
        <w:r w:rsidR="00CE4936" w:rsidRPr="00DC5BB4">
          <w:rPr>
            <w:rStyle w:val="a5"/>
            <w:rFonts w:ascii="Times New Roman" w:eastAsia="SimHei" w:hint="eastAsia"/>
            <w:noProof/>
          </w:rPr>
          <w:t>过程描述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4936" w:rsidRDefault="00A27F6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2938260" w:history="1">
        <w:r w:rsidR="00CE4936" w:rsidRPr="00DC5BB4">
          <w:rPr>
            <w:rStyle w:val="a5"/>
            <w:rFonts w:ascii="Times New Roman" w:eastAsia="SimHei"/>
            <w:noProof/>
          </w:rPr>
          <w:t>2.1.5.</w:t>
        </w:r>
        <w:r w:rsidR="00CE4936">
          <w:rPr>
            <w:noProof/>
          </w:rPr>
          <w:tab/>
        </w:r>
        <w:r w:rsidR="00CE4936" w:rsidRPr="00DC5BB4">
          <w:rPr>
            <w:rStyle w:val="a5"/>
            <w:rFonts w:ascii="Times New Roman" w:eastAsia="SimHei" w:hint="eastAsia"/>
            <w:noProof/>
          </w:rPr>
          <w:t>业务规则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4936" w:rsidRDefault="00A27F63">
      <w:pPr>
        <w:pStyle w:val="10"/>
        <w:tabs>
          <w:tab w:val="right" w:leader="dot" w:pos="8296"/>
        </w:tabs>
        <w:rPr>
          <w:noProof/>
        </w:rPr>
      </w:pPr>
      <w:hyperlink w:anchor="_Toc312938261" w:history="1">
        <w:r w:rsidR="00CE4936" w:rsidRPr="00DC5BB4">
          <w:rPr>
            <w:rStyle w:val="a5"/>
            <w:rFonts w:ascii="Times New Roman" w:eastAsia="SimHei" w:hAnsi="Times New Roman"/>
            <w:noProof/>
          </w:rPr>
          <w:t>Appendix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4936" w:rsidRDefault="00A27F63">
      <w:pPr>
        <w:pStyle w:val="20"/>
        <w:tabs>
          <w:tab w:val="right" w:leader="dot" w:pos="8296"/>
        </w:tabs>
        <w:rPr>
          <w:noProof/>
        </w:rPr>
      </w:pPr>
      <w:hyperlink w:anchor="_Toc312938262" w:history="1">
        <w:r w:rsidR="00CE4936" w:rsidRPr="00DC5BB4">
          <w:rPr>
            <w:rStyle w:val="a5"/>
            <w:noProof/>
          </w:rPr>
          <w:t>Question</w:t>
        </w:r>
        <w:r w:rsidR="00CE49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E4936">
          <w:rPr>
            <w:noProof/>
            <w:webHidden/>
          </w:rPr>
          <w:instrText xml:space="preserve"> PAGEREF _Toc312938262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493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A27F63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24" w:name="_Toc312938251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24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5" w:name="_Toc312938252"/>
      <w:r w:rsidRPr="00A722CC">
        <w:rPr>
          <w:rFonts w:ascii="Times New Roman" w:eastAsia="SimSun" w:hAnsi="Times New Roman" w:hint="eastAsia"/>
        </w:rPr>
        <w:t>Introduce</w:t>
      </w:r>
      <w:bookmarkEnd w:id="25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EC166A">
        <w:rPr>
          <w:rFonts w:ascii="Courier New" w:eastAsia="SimSun" w:hAnsi="Courier New" w:hint="eastAsia"/>
        </w:rPr>
        <w:t xml:space="preserve">SA </w:t>
      </w:r>
      <w:r w:rsidR="00C124DD">
        <w:rPr>
          <w:rFonts w:ascii="Courier New" w:eastAsia="SimSun" w:hAnsi="Courier New" w:hint="eastAsia"/>
        </w:rPr>
        <w:t>PCA OQC Output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1E0B3D">
        <w:rPr>
          <w:rFonts w:ascii="Courier New" w:eastAsia="SimSun" w:hAnsi="Courier New" w:hint="eastAsia"/>
        </w:rPr>
        <w:t>i</w:t>
      </w:r>
      <w:r w:rsidR="003E0EF3">
        <w:rPr>
          <w:rFonts w:ascii="Courier New" w:eastAsia="SimSun" w:hAnsi="Courier New" w:hint="eastAsia"/>
        </w:rPr>
        <w:t>MES</w:t>
      </w:r>
      <w:proofErr w:type="spellEnd"/>
      <w:r w:rsidR="00017655">
        <w:rPr>
          <w:rFonts w:ascii="Courier New" w:eastAsia="SimSun" w:hAnsi="Courier New" w:hint="eastAsia"/>
        </w:rPr>
        <w:t xml:space="preserve"> </w:t>
      </w:r>
      <w:r w:rsidR="003E0EF3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500FF4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6" w:name="_Toc312938253"/>
      <w:r w:rsidRPr="00A722CC">
        <w:rPr>
          <w:rFonts w:ascii="Times New Roman" w:eastAsia="SimSun" w:hAnsi="Times New Roman"/>
        </w:rPr>
        <w:t>References</w:t>
      </w:r>
      <w:bookmarkEnd w:id="26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27" w:name="_Toc312938254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27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8" w:name="_Toc312938255"/>
      <w:r w:rsidRPr="00C43B53">
        <w:rPr>
          <w:rFonts w:ascii="Times New Roman" w:eastAsia="SimSun" w:hAnsi="Times New Roman" w:hint="eastAsia"/>
        </w:rPr>
        <w:t>UC-</w:t>
      </w:r>
      <w:r w:rsidR="00C124DD">
        <w:rPr>
          <w:rFonts w:ascii="Times New Roman" w:eastAsia="SimSun" w:hAnsi="Times New Roman" w:hint="eastAsia"/>
        </w:rPr>
        <w:t>PCA OQC Output</w:t>
      </w:r>
      <w:bookmarkEnd w:id="28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29" w:name="_Toc312938256"/>
      <w:r w:rsidRPr="00A722CC">
        <w:rPr>
          <w:rFonts w:ascii="Times New Roman" w:eastAsia="SimHei" w:hint="eastAsia"/>
          <w:sz w:val="28"/>
        </w:rPr>
        <w:t>功能及目标</w:t>
      </w:r>
      <w:bookmarkEnd w:id="29"/>
    </w:p>
    <w:p w:rsidR="00240E92" w:rsidRPr="00A047E7" w:rsidRDefault="000C18FF" w:rsidP="00A047E7">
      <w:pPr>
        <w:ind w:left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记录</w:t>
      </w:r>
      <w:r w:rsidR="00DB2F45">
        <w:rPr>
          <w:rFonts w:ascii="Arial" w:eastAsia="SimSun" w:hAnsi="Arial" w:hint="eastAsia"/>
        </w:rPr>
        <w:t>SAOQC</w:t>
      </w:r>
      <w:r>
        <w:rPr>
          <w:rFonts w:ascii="Arial" w:eastAsia="SimSun" w:hAnsi="Arial" w:hint="eastAsia"/>
        </w:rPr>
        <w:t xml:space="preserve"> </w:t>
      </w:r>
      <w:r>
        <w:rPr>
          <w:rFonts w:ascii="Arial" w:eastAsia="SimSun" w:hAnsi="Arial" w:hint="eastAsia"/>
        </w:rPr>
        <w:t>结果</w:t>
      </w:r>
      <w:r w:rsidR="00007A1C">
        <w:rPr>
          <w:rFonts w:ascii="Arial" w:eastAsia="SimSun" w:hAnsi="Arial" w:hint="eastAsia"/>
        </w:rPr>
        <w:t>，若有不良，则记录不良信息。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30" w:name="_Toc312938257"/>
      <w:r w:rsidRPr="00A722CC">
        <w:rPr>
          <w:rFonts w:ascii="Times New Roman" w:eastAsia="SimHei" w:hint="eastAsia"/>
          <w:sz w:val="28"/>
        </w:rPr>
        <w:t>前置条件</w:t>
      </w:r>
      <w:bookmarkEnd w:id="30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31" w:name="_Toc312938258"/>
      <w:r w:rsidRPr="00A722CC">
        <w:rPr>
          <w:rFonts w:ascii="Times New Roman" w:eastAsia="SimHei" w:hint="eastAsia"/>
          <w:sz w:val="28"/>
        </w:rPr>
        <w:t>后置条件</w:t>
      </w:r>
      <w:bookmarkEnd w:id="31"/>
    </w:p>
    <w:p w:rsidR="00FB68C2" w:rsidRPr="0000593B" w:rsidRDefault="00FB68C2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32" w:name="_Toc312938259"/>
      <w:r w:rsidRPr="00A722CC">
        <w:rPr>
          <w:rFonts w:ascii="Times New Roman" w:eastAsia="SimHei" w:hint="eastAsia"/>
          <w:sz w:val="28"/>
        </w:rPr>
        <w:t>过程描述</w:t>
      </w:r>
      <w:bookmarkEnd w:id="32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D142C" w:rsidRPr="005C093B" w:rsidTr="00874E66">
        <w:tc>
          <w:tcPr>
            <w:tcW w:w="2786" w:type="dxa"/>
            <w:shd w:val="clear" w:color="auto" w:fill="92D050"/>
          </w:tcPr>
          <w:p w:rsidR="00BD142C" w:rsidRPr="005C093B" w:rsidRDefault="00BD142C" w:rsidP="00874E66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5C093B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BD142C" w:rsidRPr="005C093B" w:rsidRDefault="00BD142C" w:rsidP="00874E66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5C093B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E01DE1" w:rsidRPr="005C093B" w:rsidDel="009858F9" w:rsidTr="00874E66">
        <w:trPr>
          <w:del w:id="33" w:author="Gao, Guan-Wei (高貫偉 ITC)" w:date="2012-05-02T11:10:00Z"/>
        </w:trPr>
        <w:tc>
          <w:tcPr>
            <w:tcW w:w="2786" w:type="dxa"/>
          </w:tcPr>
          <w:p w:rsidR="00E01DE1" w:rsidRPr="005C093B" w:rsidDel="009858F9" w:rsidRDefault="00E01DE1" w:rsidP="00E01DE1">
            <w:pPr>
              <w:jc w:val="left"/>
              <w:rPr>
                <w:del w:id="34" w:author="Gao, Guan-Wei (高貫偉 ITC)" w:date="2012-05-02T11:10:00Z"/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E01DE1" w:rsidRPr="005C093B" w:rsidDel="009858F9" w:rsidRDefault="00A403AA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del w:id="35" w:author="Gao, Guan-Wei (高貫偉 ITC)" w:date="2012-05-02T11:10:00Z"/>
                <w:rFonts w:ascii="Times New Roman" w:hAnsi="Times New Roman" w:cs="Times New Roman"/>
              </w:rPr>
            </w:pPr>
            <w:del w:id="36" w:author="Gao, Guan-Wei (高貫偉 ITC)" w:date="2012-05-02T11:10:00Z">
              <w:r w:rsidRPr="005C093B" w:rsidDel="009858F9">
                <w:rPr>
                  <w:rFonts w:ascii="Times New Roman" w:hAnsi="Times New Roman" w:cs="Times New Roman"/>
                </w:rPr>
                <w:delText>Get [PdLine], then display</w:delText>
              </w:r>
            </w:del>
          </w:p>
        </w:tc>
      </w:tr>
      <w:tr w:rsidR="00D45B7E" w:rsidRPr="005C093B" w:rsidDel="005A127A" w:rsidTr="00874E66">
        <w:trPr>
          <w:del w:id="37" w:author="Gao, Guan-Wei (高貫偉 ITC)" w:date="2012-04-21T13:52:00Z"/>
        </w:trPr>
        <w:tc>
          <w:tcPr>
            <w:tcW w:w="2786" w:type="dxa"/>
          </w:tcPr>
          <w:p w:rsidR="00000000" w:rsidRDefault="00A27F63">
            <w:pPr>
              <w:jc w:val="left"/>
              <w:rPr>
                <w:del w:id="38" w:author="Gao, Guan-Wei (高貫偉 ITC)" w:date="2012-04-21T13:52:00Z"/>
                <w:rFonts w:ascii="Times New Roman" w:hAnsi="Times New Roman" w:cs="Times New Roman"/>
                <w:rPrChange w:id="39" w:author="Gao, Guan-Wei (高貫偉 ITC)" w:date="2012-04-21T13:52:00Z">
                  <w:rPr>
                    <w:del w:id="40" w:author="Gao, Guan-Wei (高貫偉 ITC)" w:date="2012-04-21T13:52:00Z"/>
                  </w:rPr>
                </w:rPrChange>
              </w:rPr>
              <w:pPrChange w:id="41" w:author="Gao, Guan-Wei (高貫偉 ITC)" w:date="2012-04-21T13:52:00Z">
                <w:pPr>
                  <w:pStyle w:val="a7"/>
                  <w:numPr>
                    <w:numId w:val="6"/>
                  </w:numPr>
                  <w:ind w:left="360" w:firstLineChars="0" w:hanging="360"/>
                  <w:jc w:val="left"/>
                </w:pPr>
              </w:pPrChange>
            </w:pPr>
            <w:del w:id="42" w:author="Gao, Guan-Wei (高貫偉 ITC)" w:date="2012-04-21T13:52:00Z">
              <w:r w:rsidRPr="00A27F63">
                <w:rPr>
                  <w:rFonts w:ascii="Times New Roman" w:hAnsi="Times New Roman" w:cs="Times New Roman"/>
                  <w:rPrChange w:id="43" w:author="Gao, Guan-Wei (高貫偉 ITC)" w:date="2012-04-21T13:52:00Z">
                    <w:rPr/>
                  </w:rPrChange>
                </w:rPr>
                <w:delText>Select [PdLine]</w:delText>
              </w:r>
            </w:del>
          </w:p>
        </w:tc>
        <w:tc>
          <w:tcPr>
            <w:tcW w:w="5576" w:type="dxa"/>
          </w:tcPr>
          <w:p w:rsidR="00D45B7E" w:rsidRPr="00A403AA" w:rsidDel="005A127A" w:rsidRDefault="00D45B7E" w:rsidP="00A403AA">
            <w:pPr>
              <w:jc w:val="left"/>
              <w:rPr>
                <w:del w:id="44" w:author="Gao, Guan-Wei (高貫偉 ITC)" w:date="2012-04-21T13:52:00Z"/>
                <w:rFonts w:ascii="Times New Roman" w:hAnsi="Times New Roman" w:cs="Times New Roman"/>
              </w:rPr>
            </w:pPr>
          </w:p>
        </w:tc>
      </w:tr>
      <w:tr w:rsidR="00A403AA" w:rsidRPr="009858F9" w:rsidTr="00874E66">
        <w:tc>
          <w:tcPr>
            <w:tcW w:w="2786" w:type="dxa"/>
          </w:tcPr>
          <w:p w:rsidR="00A403AA" w:rsidRPr="005C093B" w:rsidRDefault="00A403AA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Input [</w:t>
            </w:r>
            <w:r>
              <w:rPr>
                <w:rFonts w:ascii="Times New Roman" w:hAnsi="Times New Roman" w:cs="Times New Roman"/>
              </w:rPr>
              <w:t xml:space="preserve">MB </w:t>
            </w:r>
            <w:proofErr w:type="spellStart"/>
            <w:r>
              <w:rPr>
                <w:rFonts w:ascii="Times New Roman" w:hAnsi="Times New Roman" w:cs="Times New Roman"/>
              </w:rPr>
              <w:t>Sno</w:t>
            </w:r>
            <w:proofErr w:type="spellEnd"/>
            <w:r w:rsidRPr="005C093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5576" w:type="dxa"/>
          </w:tcPr>
          <w:p w:rsidR="00A23516" w:rsidRPr="00A23516" w:rsidRDefault="00A27F63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del w:id="45" w:author="Gao, Guan-Wei (高貫偉 ITC)" w:date="2012-05-02T11:01:00Z"/>
                <w:rFonts w:ascii="Times New Roman" w:hAnsi="Times New Roman" w:cs="Times New Roman"/>
                <w:rPrChange w:id="46" w:author="Gao, Guan-Wei (高貫偉 ITC)" w:date="2012-05-02T11:01:00Z">
                  <w:rPr>
                    <w:del w:id="47" w:author="Gao, Guan-Wei (高貫偉 ITC)" w:date="2012-05-02T11:01:00Z"/>
                  </w:rPr>
                </w:rPrChange>
              </w:rPr>
            </w:pPr>
            <w:moveFromRangeStart w:id="48" w:author="Gao, Guan-Wei (高貫偉 ITC)" w:date="2012-05-02T11:00:00Z" w:name="move323719780"/>
            <w:moveFrom w:id="49" w:author="Gao, Guan-Wei (高貫偉 ITC)" w:date="2012-05-02T11:00:00Z">
              <w:del w:id="50" w:author="Gao, Guan-Wei (高貫偉 ITC)" w:date="2012-05-02T11:01:00Z">
                <w:r w:rsidRPr="00A27F63">
                  <w:rPr>
                    <w:rFonts w:ascii="Times New Roman" w:hAnsi="Times New Roman" w:cs="Times New Roman"/>
                    <w:rPrChange w:id="51" w:author="Gao, Guan-Wei (高貫偉 ITC)" w:date="2012-05-02T11:01:00Z">
                      <w:rPr/>
                    </w:rPrChange>
                  </w:rPr>
                  <w:delText>SFC</w:delText>
                </w:r>
              </w:del>
            </w:moveFrom>
          </w:p>
          <w:p w:rsidR="00000000" w:rsidRDefault="00A403AA">
            <w:pPr>
              <w:pPrChange w:id="52" w:author="Gao, Guan-Wei (高貫偉 ITC)" w:date="2012-05-02T11:01:00Z">
                <w:pPr>
                  <w:jc w:val="left"/>
                </w:pPr>
              </w:pPrChange>
            </w:pPr>
            <w:moveFrom w:id="53" w:author="Gao, Guan-Wei (高貫偉 ITC)" w:date="2012-05-02T11:00:00Z">
              <w:r w:rsidRPr="005C093B" w:rsidDel="009858F9">
                <w:rPr>
                  <w:rFonts w:hAnsiTheme="minorEastAsia"/>
                </w:rPr>
                <w:t>异常情况：</w:t>
              </w:r>
            </w:moveFrom>
          </w:p>
          <w:p w:rsidR="00000000" w:rsidRDefault="00A403AA">
            <w:pPr>
              <w:pPrChange w:id="54" w:author="Gao, Guan-Wei (高貫偉 ITC)" w:date="2012-05-02T11:01:00Z">
                <w:pPr>
                  <w:pStyle w:val="a7"/>
                  <w:numPr>
                    <w:numId w:val="7"/>
                  </w:numPr>
                  <w:ind w:left="360" w:firstLineChars="0" w:hanging="360"/>
                  <w:jc w:val="left"/>
                </w:pPr>
              </w:pPrChange>
            </w:pPr>
            <w:moveFrom w:id="55" w:author="Gao, Guan-Wei (高貫偉 ITC)" w:date="2012-05-02T11:00:00Z">
              <w:r w:rsidRPr="005C093B" w:rsidDel="009858F9">
                <w:rPr>
                  <w:rFonts w:hAnsiTheme="minorEastAsia"/>
                </w:rPr>
                <w:t>如果没有选择</w:t>
              </w:r>
              <w:r w:rsidRPr="005C093B" w:rsidDel="009858F9">
                <w:t>[PdLine]</w:t>
              </w:r>
              <w:r w:rsidRPr="005C093B" w:rsidDel="009858F9">
                <w:rPr>
                  <w:rFonts w:hAnsiTheme="minorEastAsia"/>
                </w:rPr>
                <w:t>，则报告错误：</w:t>
              </w:r>
              <w:r w:rsidRPr="005C093B" w:rsidDel="009858F9">
                <w:t>“</w:t>
              </w:r>
              <w:r w:rsidRPr="005C093B" w:rsidDel="009858F9">
                <w:rPr>
                  <w:rFonts w:hAnsiTheme="minorEastAsia"/>
                </w:rPr>
                <w:t>请选择</w:t>
              </w:r>
              <w:r w:rsidRPr="005C093B" w:rsidDel="009858F9">
                <w:t>Product Line!!“</w:t>
              </w:r>
            </w:moveFrom>
            <w:moveFromRangeEnd w:id="48"/>
          </w:p>
        </w:tc>
      </w:tr>
      <w:tr w:rsidR="009858F9" w:rsidRPr="009858F9" w:rsidTr="00874E66">
        <w:trPr>
          <w:ins w:id="56" w:author="Gao, Guan-Wei (高貫偉 ITC)" w:date="2012-05-02T11:01:00Z"/>
        </w:trPr>
        <w:tc>
          <w:tcPr>
            <w:tcW w:w="2786" w:type="dxa"/>
          </w:tcPr>
          <w:p w:rsidR="00000000" w:rsidRDefault="007E0E13">
            <w:pPr>
              <w:jc w:val="left"/>
              <w:rPr>
                <w:ins w:id="57" w:author="Gao, Guan-Wei (高貫偉 ITC)" w:date="2012-05-02T11:01:00Z"/>
                <w:rFonts w:ascii="Times New Roman" w:hAnsi="Times New Roman" w:cs="Times New Roman"/>
                <w:rPrChange w:id="58" w:author="Gao, Guan-Wei (高貫偉 ITC)" w:date="2012-05-02T11:01:00Z">
                  <w:rPr>
                    <w:ins w:id="59" w:author="Gao, Guan-Wei (高貫偉 ITC)" w:date="2012-05-02T11:01:00Z"/>
                  </w:rPr>
                </w:rPrChange>
              </w:rPr>
              <w:pPrChange w:id="60" w:author="Gao, Guan-Wei (高貫偉 ITC)" w:date="2012-05-02T11:01:00Z">
                <w:pPr>
                  <w:pStyle w:val="a7"/>
                  <w:numPr>
                    <w:numId w:val="6"/>
                  </w:numPr>
                  <w:ind w:left="360" w:firstLineChars="0" w:hanging="360"/>
                  <w:jc w:val="left"/>
                </w:pPr>
              </w:pPrChange>
            </w:pPr>
          </w:p>
        </w:tc>
        <w:tc>
          <w:tcPr>
            <w:tcW w:w="5576" w:type="dxa"/>
          </w:tcPr>
          <w:p w:rsidR="00000000" w:rsidRDefault="009858F9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ins w:id="61" w:author="Gao, Guan-Wei (高貫偉 ITC)" w:date="2012-05-02T11:01:00Z"/>
                <w:rFonts w:ascii="Times New Roman" w:hAnsi="Times New Roman" w:cs="Times New Roman"/>
              </w:rPr>
              <w:pPrChange w:id="62" w:author="Gao, Guan-Wei (高貫偉 ITC)" w:date="2012-05-02T11:01:00Z">
                <w:pPr/>
              </w:pPrChange>
            </w:pPr>
            <w:ins w:id="63" w:author="Gao, Guan-Wei (高貫偉 ITC)" w:date="2012-05-02T11:01:00Z">
              <w:r w:rsidRPr="009858F9">
                <w:rPr>
                  <w:rFonts w:ascii="Times New Roman" w:hAnsi="Times New Roman" w:cs="Times New Roman"/>
                </w:rPr>
                <w:t>Get [Model]</w:t>
              </w:r>
              <w:r w:rsidRPr="009858F9">
                <w:rPr>
                  <w:rFonts w:ascii="Times New Roman" w:hAnsi="Times New Roman" w:cs="Times New Roman" w:hint="eastAsia"/>
                </w:rPr>
                <w:t>、</w:t>
              </w:r>
              <w:r w:rsidRPr="009858F9">
                <w:rPr>
                  <w:rFonts w:ascii="Times New Roman" w:hAnsi="Times New Roman" w:cs="Times New Roman" w:hint="eastAsia"/>
                </w:rPr>
                <w:t>[</w:t>
              </w:r>
              <w:proofErr w:type="spellStart"/>
              <w:r w:rsidRPr="009858F9">
                <w:rPr>
                  <w:rFonts w:ascii="Times New Roman" w:hAnsi="Times New Roman" w:cs="Times New Roman" w:hint="eastAsia"/>
                </w:rPr>
                <w:t>PdLine</w:t>
              </w:r>
              <w:proofErr w:type="spellEnd"/>
              <w:r w:rsidRPr="009858F9">
                <w:rPr>
                  <w:rFonts w:ascii="Times New Roman" w:hAnsi="Times New Roman" w:cs="Times New Roman" w:hint="eastAsia"/>
                </w:rPr>
                <w:t>]</w:t>
              </w:r>
              <w:r w:rsidRPr="009858F9">
                <w:rPr>
                  <w:rFonts w:ascii="Times New Roman" w:hAnsi="Times New Roman" w:cs="Times New Roman"/>
                </w:rPr>
                <w:t xml:space="preserve"> by [</w:t>
              </w:r>
              <w:proofErr w:type="spellStart"/>
              <w:r w:rsidRPr="009858F9">
                <w:rPr>
                  <w:rFonts w:ascii="Times New Roman" w:hAnsi="Times New Roman" w:cs="Times New Roman"/>
                </w:rPr>
                <w:t>MBSno</w:t>
              </w:r>
              <w:proofErr w:type="spellEnd"/>
              <w:r w:rsidRPr="009858F9">
                <w:rPr>
                  <w:rFonts w:ascii="Times New Roman" w:hAnsi="Times New Roman" w:cs="Times New Roman"/>
                </w:rPr>
                <w:t>]</w:t>
              </w:r>
            </w:ins>
          </w:p>
        </w:tc>
      </w:tr>
      <w:tr w:rsidR="009858F9" w:rsidRPr="005C093B" w:rsidTr="00874E66">
        <w:trPr>
          <w:ins w:id="64" w:author="Gao, Guan-Wei (高貫偉 ITC)" w:date="2012-05-02T11:00:00Z"/>
        </w:trPr>
        <w:tc>
          <w:tcPr>
            <w:tcW w:w="2786" w:type="dxa"/>
          </w:tcPr>
          <w:p w:rsidR="00000000" w:rsidRDefault="007E0E13">
            <w:pPr>
              <w:jc w:val="left"/>
              <w:rPr>
                <w:ins w:id="65" w:author="Gao, Guan-Wei (高貫偉 ITC)" w:date="2012-05-02T11:00:00Z"/>
                <w:rFonts w:ascii="Times New Roman" w:hAnsi="Times New Roman" w:cs="Times New Roman"/>
                <w:rPrChange w:id="66" w:author="Gao, Guan-Wei (高貫偉 ITC)" w:date="2012-05-02T11:01:00Z">
                  <w:rPr>
                    <w:ins w:id="67" w:author="Gao, Guan-Wei (高貫偉 ITC)" w:date="2012-05-02T11:00:00Z"/>
                  </w:rPr>
                </w:rPrChange>
              </w:rPr>
              <w:pPrChange w:id="68" w:author="Gao, Guan-Wei (高貫偉 ITC)" w:date="2012-05-02T11:01:00Z">
                <w:pPr>
                  <w:pStyle w:val="a7"/>
                  <w:numPr>
                    <w:numId w:val="6"/>
                  </w:numPr>
                  <w:ind w:left="360" w:firstLineChars="0" w:hanging="360"/>
                  <w:jc w:val="left"/>
                </w:pPr>
              </w:pPrChange>
            </w:pPr>
          </w:p>
        </w:tc>
        <w:tc>
          <w:tcPr>
            <w:tcW w:w="5576" w:type="dxa"/>
          </w:tcPr>
          <w:p w:rsidR="009858F9" w:rsidRPr="005C093B" w:rsidRDefault="009858F9" w:rsidP="009858F9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moveToRangeStart w:id="69" w:author="Gao, Guan-Wei (高貫偉 ITC)" w:date="2012-05-02T11:00:00Z" w:name="move323719780"/>
            <w:moveTo w:id="70" w:author="Gao, Guan-Wei (高貫偉 ITC)" w:date="2012-05-02T11:00:00Z">
              <w:r>
                <w:rPr>
                  <w:rFonts w:ascii="Times New Roman" w:hAnsi="Times New Roman" w:cs="Times New Roman" w:hint="eastAsia"/>
                </w:rPr>
                <w:t>SFC</w:t>
              </w:r>
            </w:moveTo>
          </w:p>
          <w:p w:rsidR="009858F9" w:rsidRPr="005C093B" w:rsidDel="008C750D" w:rsidRDefault="009858F9" w:rsidP="009858F9">
            <w:pPr>
              <w:jc w:val="left"/>
              <w:rPr>
                <w:del w:id="71" w:author="Gao, Guan-Wei (高貫偉 ITC)" w:date="2012-05-02T11:19:00Z"/>
                <w:rFonts w:ascii="Times New Roman" w:hAnsi="Times New Roman" w:cs="Times New Roman"/>
              </w:rPr>
            </w:pPr>
            <w:moveTo w:id="72" w:author="Gao, Guan-Wei (高貫偉 ITC)" w:date="2012-05-02T11:00:00Z">
              <w:del w:id="73" w:author="Gao, Guan-Wei (高貫偉 ITC)" w:date="2012-05-02T11:19:00Z">
                <w:r w:rsidRPr="005C093B" w:rsidDel="008C750D">
                  <w:rPr>
                    <w:rFonts w:ascii="Times New Roman" w:hAnsiTheme="minorEastAsia" w:cs="Times New Roman"/>
                  </w:rPr>
                  <w:delText>异常情况：</w:delText>
                </w:r>
              </w:del>
            </w:moveTo>
          </w:p>
          <w:p w:rsidR="00000000" w:rsidRDefault="009858F9">
            <w:pPr>
              <w:pStyle w:val="a7"/>
              <w:ind w:left="360" w:firstLineChars="0" w:firstLine="0"/>
              <w:jc w:val="left"/>
              <w:rPr>
                <w:ins w:id="74" w:author="Gao, Guan-Wei (高貫偉 ITC)" w:date="2012-05-02T11:00:00Z"/>
                <w:rFonts w:ascii="Times New Roman" w:hAnsi="Times New Roman" w:cs="Times New Roman"/>
              </w:rPr>
              <w:pPrChange w:id="75" w:author="Gao, Guan-Wei (高貫偉 ITC)" w:date="2012-05-02T11:03:00Z">
                <w:pPr>
                  <w:pStyle w:val="a7"/>
                  <w:numPr>
                    <w:numId w:val="6"/>
                  </w:numPr>
                  <w:ind w:left="360" w:firstLineChars="0" w:hanging="360"/>
                  <w:jc w:val="left"/>
                </w:pPr>
              </w:pPrChange>
            </w:pPr>
            <w:moveTo w:id="76" w:author="Gao, Guan-Wei (高貫偉 ITC)" w:date="2012-05-02T11:00:00Z">
              <w:del w:id="77" w:author="Gao, Guan-Wei (高貫偉 ITC)" w:date="2012-05-02T11:19:00Z">
                <w:r w:rsidRPr="005C093B" w:rsidDel="008C750D">
                  <w:rPr>
                    <w:rFonts w:ascii="Times New Roman" w:hAnsiTheme="minorEastAsia" w:cs="Times New Roman"/>
                  </w:rPr>
                  <w:delText>如果没有选择</w:delText>
                </w:r>
                <w:r w:rsidRPr="005C093B" w:rsidDel="008C750D">
                  <w:rPr>
                    <w:rFonts w:ascii="Times New Roman" w:hAnsi="Times New Roman" w:cs="Times New Roman"/>
                  </w:rPr>
                  <w:delText>[PdLine]</w:delText>
                </w:r>
                <w:r w:rsidRPr="005C093B" w:rsidDel="008C750D">
                  <w:rPr>
                    <w:rFonts w:ascii="Times New Roman" w:hAnsiTheme="minorEastAsia" w:cs="Times New Roman"/>
                  </w:rPr>
                  <w:delText>，则报告错误：</w:delText>
                </w:r>
                <w:r w:rsidRPr="005C093B" w:rsidDel="008C750D">
                  <w:rPr>
                    <w:rFonts w:ascii="Times New Roman" w:hAnsi="Times New Roman" w:cs="Times New Roman"/>
                  </w:rPr>
                  <w:delText>“</w:delText>
                </w:r>
                <w:r w:rsidRPr="005C093B" w:rsidDel="008C750D">
                  <w:rPr>
                    <w:rFonts w:ascii="Times New Roman" w:hAnsiTheme="minorEastAsia" w:cs="Times New Roman"/>
                  </w:rPr>
                  <w:delText>请选择</w:delText>
                </w:r>
                <w:r w:rsidRPr="005C093B" w:rsidDel="008C750D">
                  <w:rPr>
                    <w:rFonts w:ascii="Times New Roman" w:hAnsi="Times New Roman" w:cs="Times New Roman"/>
                  </w:rPr>
                  <w:delText>Product Line!!“</w:delText>
                </w:r>
              </w:del>
            </w:moveTo>
            <w:moveToRangeEnd w:id="69"/>
          </w:p>
        </w:tc>
      </w:tr>
      <w:tr w:rsidR="00A403AA" w:rsidRPr="005C093B" w:rsidTr="00874E66">
        <w:tc>
          <w:tcPr>
            <w:tcW w:w="2786" w:type="dxa"/>
          </w:tcPr>
          <w:p w:rsidR="00A403AA" w:rsidRPr="005C093B" w:rsidRDefault="00A403AA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A23516" w:rsidRDefault="00A403AA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del w:id="78" w:author="Gao, Guan-Wei (高貫偉 ITC)" w:date="2012-05-02T11:00:00Z">
              <w:r w:rsidRPr="005C093B" w:rsidDel="009858F9">
                <w:rPr>
                  <w:rFonts w:ascii="Times New Roman" w:hAnsi="Times New Roman" w:cs="Times New Roman"/>
                </w:rPr>
                <w:delText>Get [Model] by [MBSno]</w:delText>
              </w:r>
            </w:del>
            <w:del w:id="79" w:author="Gao, Guan-Wei (高貫偉 ITC)" w:date="2012-05-02T11:01:00Z">
              <w:r w:rsidRPr="005C093B" w:rsidDel="009858F9">
                <w:rPr>
                  <w:rFonts w:ascii="Times New Roman" w:hAnsi="Times New Roman" w:cs="Times New Roman"/>
                </w:rPr>
                <w:delText xml:space="preserve">, then </w:delText>
              </w:r>
            </w:del>
            <w:r w:rsidRPr="005C093B">
              <w:rPr>
                <w:rFonts w:ascii="Times New Roman" w:hAnsi="Times New Roman" w:cs="Times New Roman"/>
              </w:rPr>
              <w:t>Display</w:t>
            </w:r>
            <w:ins w:id="80" w:author="Gao, Guan-Wei (高貫偉 ITC)" w:date="2012-05-02T11:01:00Z">
              <w:r w:rsidR="009858F9">
                <w:rPr>
                  <w:rFonts w:ascii="Times New Roman" w:hAnsi="Times New Roman" w:cs="Times New Roman" w:hint="eastAsia"/>
                </w:rPr>
                <w:t xml:space="preserve"> </w:t>
              </w:r>
            </w:ins>
            <w:ins w:id="81" w:author="Gao, Guan-Wei (高貫偉 ITC)" w:date="2012-05-02T11:02:00Z">
              <w:r w:rsidR="009858F9">
                <w:rPr>
                  <w:rFonts w:ascii="Times New Roman" w:hAnsi="Times New Roman" w:cs="Times New Roman" w:hint="eastAsia"/>
                </w:rPr>
                <w:t>[Model]</w:t>
              </w:r>
            </w:ins>
          </w:p>
        </w:tc>
      </w:tr>
      <w:tr w:rsidR="00A403AA" w:rsidRPr="005C093B" w:rsidTr="00874E66">
        <w:tc>
          <w:tcPr>
            <w:tcW w:w="2786" w:type="dxa"/>
          </w:tcPr>
          <w:p w:rsidR="00A403AA" w:rsidRPr="005C093B" w:rsidRDefault="00A403AA" w:rsidP="00CE4936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如果为不良品，则</w:t>
            </w:r>
            <w:r w:rsidRPr="005C093B">
              <w:rPr>
                <w:rFonts w:ascii="Times New Roman" w:hAnsi="Times New Roman" w:cs="Times New Roman"/>
              </w:rPr>
              <w:t>Input Defect</w:t>
            </w:r>
            <w:r w:rsidRPr="005C093B">
              <w:rPr>
                <w:rFonts w:ascii="Times New Roman" w:hAnsiTheme="minorEastAsia" w:cs="Times New Roman"/>
              </w:rPr>
              <w:t>；如果为良品，则跳至</w:t>
            </w:r>
            <w:r w:rsidRPr="005C093B">
              <w:rPr>
                <w:rFonts w:ascii="Times New Roman" w:hAnsi="Times New Roman" w:cs="Times New Roman"/>
              </w:rPr>
              <w:t xml:space="preserve">Step </w:t>
            </w:r>
            <w:r w:rsidR="00CE4936"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5576" w:type="dxa"/>
          </w:tcPr>
          <w:p w:rsidR="00A403AA" w:rsidRPr="005C093B" w:rsidRDefault="00A403AA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Add to Defect List, then Display</w:t>
            </w:r>
          </w:p>
          <w:p w:rsidR="00A403AA" w:rsidRPr="005C093B" w:rsidRDefault="00A403AA" w:rsidP="00E01DE1">
            <w:pPr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异常情况：</w:t>
            </w:r>
          </w:p>
          <w:p w:rsidR="00A403AA" w:rsidRPr="005C093B" w:rsidRDefault="00A403AA" w:rsidP="00E01DE1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如果输入的</w:t>
            </w:r>
            <w:r w:rsidRPr="005C093B">
              <w:rPr>
                <w:rFonts w:ascii="Times New Roman" w:hAnsi="Times New Roman" w:cs="Times New Roman"/>
              </w:rPr>
              <w:t xml:space="preserve">Defect </w:t>
            </w:r>
            <w:r w:rsidRPr="005C093B">
              <w:rPr>
                <w:rFonts w:ascii="Times New Roman" w:hAnsiTheme="minorEastAsia" w:cs="Times New Roman"/>
              </w:rPr>
              <w:t>已经存在于</w:t>
            </w:r>
            <w:r w:rsidRPr="005C093B">
              <w:rPr>
                <w:rFonts w:ascii="Times New Roman" w:hAnsi="Times New Roman" w:cs="Times New Roman"/>
              </w:rPr>
              <w:t xml:space="preserve">Defect List </w:t>
            </w:r>
            <w:r w:rsidRPr="005C093B">
              <w:rPr>
                <w:rFonts w:ascii="Times New Roman" w:hAnsiTheme="minorEastAsia" w:cs="Times New Roman"/>
              </w:rPr>
              <w:t>中，需要提示用户：</w:t>
            </w:r>
            <w:r w:rsidRPr="005C093B">
              <w:rPr>
                <w:rFonts w:ascii="Times New Roman" w:hAnsi="Times New Roman" w:cs="Times New Roman"/>
              </w:rPr>
              <w:t>“Duplicate Data!!”/“</w:t>
            </w:r>
            <w:r w:rsidRPr="005C093B">
              <w:rPr>
                <w:rFonts w:ascii="Times New Roman" w:hAnsiTheme="minorEastAsia" w:cs="Times New Roman"/>
              </w:rPr>
              <w:t>重复数据！！</w:t>
            </w:r>
            <w:r w:rsidRPr="005C093B">
              <w:rPr>
                <w:rFonts w:ascii="Times New Roman" w:hAnsi="Times New Roman" w:cs="Times New Roman"/>
              </w:rPr>
              <w:t>”</w:t>
            </w:r>
          </w:p>
          <w:p w:rsidR="00A403AA" w:rsidRDefault="00A403AA" w:rsidP="00E01DE1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如果输入的</w:t>
            </w:r>
            <w:r w:rsidRPr="005C093B">
              <w:rPr>
                <w:rFonts w:ascii="Times New Roman" w:hAnsi="Times New Roman" w:cs="Times New Roman"/>
              </w:rPr>
              <w:t xml:space="preserve">Defect </w:t>
            </w:r>
            <w:r w:rsidRPr="005C093B">
              <w:rPr>
                <w:rFonts w:ascii="Times New Roman" w:hAnsiTheme="minorEastAsia" w:cs="Times New Roman"/>
              </w:rPr>
              <w:t>并非系统支持的</w:t>
            </w:r>
            <w:r w:rsidRPr="005C093B">
              <w:rPr>
                <w:rFonts w:ascii="Times New Roman" w:hAnsi="Times New Roman" w:cs="Times New Roman"/>
              </w:rPr>
              <w:t xml:space="preserve">Defect </w:t>
            </w:r>
            <w:r w:rsidRPr="005C093B">
              <w:rPr>
                <w:rFonts w:ascii="Times New Roman" w:hAnsiTheme="minorEastAsia" w:cs="Times New Roman"/>
              </w:rPr>
              <w:t>，则报告错误：</w:t>
            </w:r>
            <w:r w:rsidRPr="005C093B">
              <w:rPr>
                <w:rFonts w:ascii="Times New Roman" w:hAnsi="Times New Roman" w:cs="Times New Roman"/>
              </w:rPr>
              <w:t>“</w:t>
            </w:r>
            <w:r w:rsidRPr="005C093B">
              <w:rPr>
                <w:rFonts w:ascii="Times New Roman" w:hAnsiTheme="minorEastAsia" w:cs="Times New Roman"/>
              </w:rPr>
              <w:t>请输入合法的</w:t>
            </w:r>
            <w:r w:rsidRPr="005C093B">
              <w:rPr>
                <w:rFonts w:ascii="Times New Roman" w:hAnsi="Times New Roman" w:cs="Times New Roman"/>
              </w:rPr>
              <w:t>Defect</w:t>
            </w:r>
            <w:proofErr w:type="gramStart"/>
            <w:r w:rsidRPr="005C093B">
              <w:rPr>
                <w:rFonts w:ascii="Times New Roman" w:hAnsi="Times New Roman" w:cs="Times New Roman"/>
              </w:rPr>
              <w:t>!!“</w:t>
            </w:r>
            <w:proofErr w:type="gramEnd"/>
          </w:p>
          <w:p w:rsidR="00080EC5" w:rsidRPr="00795428" w:rsidRDefault="00F971F0" w:rsidP="00080EC5">
            <w:pPr>
              <w:jc w:val="left"/>
              <w:rPr>
                <w:rFonts w:ascii="Times New Roman" w:hAnsi="Times New Roman" w:cs="Times New Roman"/>
                <w:i/>
              </w:rPr>
            </w:pPr>
            <w:r w:rsidRPr="00795428">
              <w:rPr>
                <w:rFonts w:ascii="Times New Roman" w:hAnsi="Times New Roman" w:cs="Times New Roman" w:hint="eastAsia"/>
                <w:i/>
              </w:rPr>
              <w:t xml:space="preserve">Note: </w:t>
            </w:r>
            <w:r w:rsidR="00080EC5" w:rsidRPr="00795428">
              <w:rPr>
                <w:rFonts w:ascii="Times New Roman" w:hAnsi="Times New Roman" w:cs="Times New Roman" w:hint="eastAsia"/>
                <w:i/>
              </w:rPr>
              <w:t>合法的</w:t>
            </w:r>
            <w:r w:rsidR="00080EC5" w:rsidRPr="00795428">
              <w:rPr>
                <w:rFonts w:ascii="Times New Roman" w:hAnsi="Times New Roman" w:cs="Times New Roman" w:hint="eastAsia"/>
                <w:i/>
              </w:rPr>
              <w:t>Defect</w:t>
            </w:r>
            <w:r w:rsidR="00080EC5" w:rsidRPr="00795428">
              <w:rPr>
                <w:rFonts w:ascii="Times New Roman" w:hAnsi="Times New Roman" w:cs="Times New Roman" w:hint="eastAsia"/>
                <w:i/>
              </w:rPr>
              <w:t>：</w:t>
            </w:r>
            <w:proofErr w:type="spellStart"/>
            <w:r w:rsidR="00080EC5" w:rsidRPr="00795428">
              <w:rPr>
                <w:rFonts w:ascii="Times New Roman" w:hAnsi="Times New Roman" w:cs="Times New Roman" w:hint="eastAsia"/>
                <w:i/>
              </w:rPr>
              <w:t>GetData</w:t>
            </w:r>
            <w:proofErr w:type="spellEnd"/>
            <w:proofErr w:type="gramStart"/>
            <w:r w:rsidR="00080EC5" w:rsidRPr="00795428">
              <w:rPr>
                <w:rFonts w:ascii="Times New Roman" w:hAnsi="Times New Roman" w:cs="Times New Roman" w:hint="eastAsia"/>
                <w:i/>
              </w:rPr>
              <w:t>..</w:t>
            </w:r>
            <w:proofErr w:type="spellStart"/>
            <w:proofErr w:type="gramEnd"/>
            <w:r w:rsidR="00080EC5" w:rsidRPr="00795428">
              <w:rPr>
                <w:rFonts w:ascii="Times New Roman" w:hAnsi="Times New Roman" w:cs="Times New Roman" w:hint="eastAsia"/>
                <w:i/>
              </w:rPr>
              <w:t>DefectCode</w:t>
            </w:r>
            <w:proofErr w:type="spellEnd"/>
            <w:r w:rsidR="00080EC5" w:rsidRPr="00795428">
              <w:rPr>
                <w:rFonts w:ascii="Times New Roman" w:hAnsi="Times New Roman" w:cs="Times New Roman" w:hint="eastAsia"/>
                <w:i/>
              </w:rPr>
              <w:t xml:space="preserve">  </w:t>
            </w:r>
            <w:r w:rsidR="00080EC5" w:rsidRPr="00795428">
              <w:rPr>
                <w:rFonts w:ascii="Times New Roman" w:hAnsi="Times New Roman" w:cs="Times New Roman" w:hint="eastAsia"/>
                <w:i/>
              </w:rPr>
              <w:t>存在，</w:t>
            </w:r>
            <w:r w:rsidR="00080EC5" w:rsidRPr="00795428">
              <w:rPr>
                <w:rFonts w:ascii="Times New Roman" w:hAnsi="Times New Roman" w:cs="Times New Roman" w:hint="eastAsia"/>
                <w:i/>
              </w:rPr>
              <w:t>Type=</w:t>
            </w:r>
            <w:r w:rsidR="00080EC5" w:rsidRPr="00795428">
              <w:rPr>
                <w:rFonts w:ascii="Times New Roman" w:hAnsi="Times New Roman" w:cs="Times New Roman"/>
                <w:i/>
              </w:rPr>
              <w:t>’</w:t>
            </w:r>
            <w:r w:rsidR="00080EC5" w:rsidRPr="00795428">
              <w:rPr>
                <w:rFonts w:ascii="Times New Roman" w:hAnsi="Times New Roman" w:cs="Times New Roman" w:hint="eastAsia"/>
                <w:i/>
              </w:rPr>
              <w:t>PRD</w:t>
            </w:r>
            <w:r w:rsidR="00080EC5" w:rsidRPr="00795428">
              <w:rPr>
                <w:rFonts w:ascii="Times New Roman" w:hAnsi="Times New Roman" w:cs="Times New Roman"/>
                <w:i/>
              </w:rPr>
              <w:t>’</w:t>
            </w:r>
          </w:p>
        </w:tc>
      </w:tr>
      <w:tr w:rsidR="00A403AA" w:rsidRPr="005C093B" w:rsidTr="00874E66">
        <w:tc>
          <w:tcPr>
            <w:tcW w:w="2786" w:type="dxa"/>
          </w:tcPr>
          <w:p w:rsidR="00A403AA" w:rsidRPr="005C093B" w:rsidRDefault="00A403AA" w:rsidP="00DB2F45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如果需要输入下一个</w:t>
            </w:r>
            <w:r w:rsidRPr="005C093B">
              <w:rPr>
                <w:rFonts w:ascii="Times New Roman" w:hAnsi="Times New Roman" w:cs="Times New Roman"/>
              </w:rPr>
              <w:t>Defect</w:t>
            </w:r>
            <w:r w:rsidRPr="005C093B">
              <w:rPr>
                <w:rFonts w:ascii="Times New Roman" w:hAnsiTheme="minorEastAsia" w:cs="Times New Roman"/>
              </w:rPr>
              <w:t>，则跳至</w:t>
            </w:r>
            <w:r w:rsidRPr="005C093B">
              <w:rPr>
                <w:rFonts w:ascii="Times New Roman" w:hAnsi="Times New Roman" w:cs="Times New Roman"/>
              </w:rPr>
              <w:t xml:space="preserve">Step </w:t>
            </w:r>
            <w:del w:id="82" w:author="Gao, Guan-Wei (高貫偉 ITC)" w:date="2012-05-02T11:10:00Z">
              <w:r w:rsidR="00DB2F45" w:rsidDel="009858F9">
                <w:rPr>
                  <w:rFonts w:ascii="Times New Roman" w:hAnsi="Times New Roman" w:cs="Times New Roman" w:hint="eastAsia"/>
                </w:rPr>
                <w:delText>7</w:delText>
              </w:r>
            </w:del>
            <w:ins w:id="83" w:author="Gao, Guan-Wei (高貫偉 ITC)" w:date="2012-05-02T11:10:00Z">
              <w:r w:rsidR="009858F9">
                <w:rPr>
                  <w:rFonts w:ascii="Times New Roman" w:hAnsi="Times New Roman" w:cs="Times New Roman" w:hint="eastAsia"/>
                </w:rPr>
                <w:t>6</w:t>
              </w:r>
            </w:ins>
            <w:r w:rsidRPr="005C093B">
              <w:rPr>
                <w:rFonts w:ascii="Times New Roman" w:hAnsiTheme="minorEastAsia" w:cs="Times New Roman"/>
              </w:rPr>
              <w:t>；否则执行</w:t>
            </w:r>
            <w:r w:rsidRPr="005C093B">
              <w:rPr>
                <w:rFonts w:ascii="Times New Roman" w:hAnsi="Times New Roman" w:cs="Times New Roman"/>
              </w:rPr>
              <w:t xml:space="preserve">Step </w:t>
            </w:r>
            <w:del w:id="84" w:author="Gao, Guan-Wei (高貫偉 ITC)" w:date="2012-05-02T11:10:00Z">
              <w:r w:rsidR="00DB2F45" w:rsidDel="0053252D">
                <w:rPr>
                  <w:rFonts w:ascii="Times New Roman" w:hAnsi="Times New Roman" w:cs="Times New Roman" w:hint="eastAsia"/>
                </w:rPr>
                <w:delText>9</w:delText>
              </w:r>
            </w:del>
            <w:ins w:id="85" w:author="Gao, Guan-Wei (高貫偉 ITC)" w:date="2012-05-02T11:10:00Z">
              <w:r w:rsidR="0053252D">
                <w:rPr>
                  <w:rFonts w:ascii="Times New Roman" w:hAnsi="Times New Roman" w:cs="Times New Roman" w:hint="eastAsia"/>
                </w:rPr>
                <w:t>8</w:t>
              </w:r>
            </w:ins>
            <w:r w:rsidRPr="005C093B">
              <w:rPr>
                <w:rFonts w:ascii="Times New Roman" w:hAnsiTheme="minorEastAsia" w:cs="Times New Roman"/>
              </w:rPr>
              <w:t>；如果发现输入了错误的</w:t>
            </w:r>
            <w:r w:rsidRPr="005C093B">
              <w:rPr>
                <w:rFonts w:ascii="Times New Roman" w:hAnsi="Times New Roman" w:cs="Times New Roman"/>
              </w:rPr>
              <w:t>Defect</w:t>
            </w:r>
            <w:r w:rsidRPr="005C093B">
              <w:rPr>
                <w:rFonts w:ascii="Times New Roman" w:hAnsiTheme="minorEastAsia" w:cs="Times New Roman"/>
              </w:rPr>
              <w:t>，可以</w:t>
            </w:r>
            <w:r w:rsidRPr="005C093B">
              <w:rPr>
                <w:rFonts w:ascii="Times New Roman" w:hAnsi="Times New Roman" w:cs="Times New Roman"/>
              </w:rPr>
              <w:t>Input 7777</w:t>
            </w:r>
            <w:r w:rsidRPr="005C093B">
              <w:rPr>
                <w:rFonts w:ascii="Times New Roman" w:hAnsiTheme="minorEastAsia" w:cs="Times New Roman"/>
              </w:rPr>
              <w:t>，清除已经输入的</w:t>
            </w:r>
            <w:r w:rsidRPr="005C093B">
              <w:rPr>
                <w:rFonts w:ascii="Times New Roman" w:hAnsi="Times New Roman" w:cs="Times New Roman"/>
              </w:rPr>
              <w:t>Defect</w:t>
            </w:r>
            <w:r w:rsidRPr="005C093B">
              <w:rPr>
                <w:rFonts w:ascii="Times New Roman" w:hAnsiTheme="minorEastAsia" w:cs="Times New Roman"/>
              </w:rPr>
              <w:t>，然后跳至</w:t>
            </w:r>
            <w:del w:id="86" w:author="Gao, Guan-Wei (高貫偉 ITC)" w:date="2012-05-02T11:10:00Z">
              <w:r w:rsidR="00DB2F45" w:rsidDel="0053252D">
                <w:rPr>
                  <w:rFonts w:ascii="Times New Roman" w:hAnsi="Times New Roman" w:cs="Times New Roman" w:hint="eastAsia"/>
                </w:rPr>
                <w:delText>7</w:delText>
              </w:r>
            </w:del>
            <w:ins w:id="87" w:author="Gao, Guan-Wei (高貫偉 ITC)" w:date="2012-05-02T11:10:00Z">
              <w:r w:rsidR="0053252D">
                <w:rPr>
                  <w:rFonts w:ascii="Times New Roman" w:hAnsi="Times New Roman" w:cs="Times New Roman" w:hint="eastAsia"/>
                </w:rPr>
                <w:t>6</w:t>
              </w:r>
            </w:ins>
            <w:r w:rsidRPr="005C093B">
              <w:rPr>
                <w:rFonts w:ascii="Times New Roman" w:hAnsiTheme="minorEastAsia" w:cs="Times New Roman"/>
              </w:rPr>
              <w:t>；</w:t>
            </w:r>
          </w:p>
        </w:tc>
        <w:tc>
          <w:tcPr>
            <w:tcW w:w="5576" w:type="dxa"/>
          </w:tcPr>
          <w:p w:rsidR="00A403AA" w:rsidRPr="005C093B" w:rsidRDefault="00A403AA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A403AA" w:rsidRPr="005C093B" w:rsidTr="00874E66">
        <w:tc>
          <w:tcPr>
            <w:tcW w:w="2786" w:type="dxa"/>
          </w:tcPr>
          <w:p w:rsidR="00A403AA" w:rsidRPr="005C093B" w:rsidRDefault="00A403AA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Input 9999</w:t>
            </w:r>
          </w:p>
        </w:tc>
        <w:tc>
          <w:tcPr>
            <w:tcW w:w="5576" w:type="dxa"/>
          </w:tcPr>
          <w:p w:rsidR="00A403AA" w:rsidRPr="005C093B" w:rsidRDefault="00A403AA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Check Input Pass</w:t>
            </w:r>
          </w:p>
          <w:p w:rsidR="00A403AA" w:rsidRPr="005F136D" w:rsidRDefault="00A403AA" w:rsidP="005F136D">
            <w:pPr>
              <w:pStyle w:val="a7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Theme="minorEastAsia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如果用户没有选择</w:t>
            </w:r>
            <w:r w:rsidRPr="005F136D">
              <w:rPr>
                <w:rFonts w:ascii="Times New Roman" w:hAnsiTheme="minorEastAsia" w:cs="Times New Roman"/>
              </w:rPr>
              <w:t>[</w:t>
            </w:r>
            <w:proofErr w:type="spellStart"/>
            <w:r w:rsidRPr="005F136D">
              <w:rPr>
                <w:rFonts w:ascii="Times New Roman" w:hAnsiTheme="minorEastAsia" w:cs="Times New Roman"/>
              </w:rPr>
              <w:t>PdLine</w:t>
            </w:r>
            <w:proofErr w:type="spellEnd"/>
            <w:r w:rsidRPr="005F136D">
              <w:rPr>
                <w:rFonts w:ascii="Times New Roman" w:hAnsiTheme="minorEastAsia" w:cs="Times New Roman"/>
              </w:rPr>
              <w:t>]</w:t>
            </w:r>
            <w:r w:rsidRPr="005C093B">
              <w:rPr>
                <w:rFonts w:ascii="Times New Roman" w:hAnsiTheme="minorEastAsia" w:cs="Times New Roman"/>
              </w:rPr>
              <w:t>，则报告错误：</w:t>
            </w:r>
            <w:r w:rsidRPr="005F136D">
              <w:rPr>
                <w:rFonts w:ascii="Times New Roman" w:hAnsiTheme="minorEastAsia" w:cs="Times New Roman"/>
              </w:rPr>
              <w:t>“</w:t>
            </w:r>
            <w:r w:rsidRPr="005C093B">
              <w:rPr>
                <w:rFonts w:ascii="Times New Roman" w:hAnsiTheme="minorEastAsia" w:cs="Times New Roman"/>
              </w:rPr>
              <w:t>请选择</w:t>
            </w:r>
            <w:r w:rsidRPr="005F136D">
              <w:rPr>
                <w:rFonts w:ascii="Times New Roman" w:hAnsiTheme="minorEastAsia" w:cs="Times New Roman"/>
              </w:rPr>
              <w:t>Product Line</w:t>
            </w:r>
            <w:r w:rsidRPr="005C093B">
              <w:rPr>
                <w:rFonts w:ascii="Times New Roman" w:hAnsiTheme="minorEastAsia" w:cs="Times New Roman"/>
              </w:rPr>
              <w:t>！！</w:t>
            </w:r>
            <w:r w:rsidRPr="005F136D">
              <w:rPr>
                <w:rFonts w:ascii="Times New Roman" w:hAnsiTheme="minorEastAsia" w:cs="Times New Roman"/>
              </w:rPr>
              <w:t>”</w:t>
            </w:r>
          </w:p>
          <w:p w:rsidR="003C0104" w:rsidRPr="00EE762D" w:rsidRDefault="00A403AA" w:rsidP="00EE762D">
            <w:pPr>
              <w:pStyle w:val="a7"/>
              <w:numPr>
                <w:ilvl w:val="0"/>
                <w:numId w:val="17"/>
              </w:numPr>
              <w:ind w:firstLineChars="0"/>
              <w:jc w:val="left"/>
              <w:rPr>
                <w:rFonts w:ascii="Times New Roman" w:hAnsiTheme="minorEastAsia" w:cs="Times New Roman"/>
              </w:rPr>
            </w:pPr>
            <w:r w:rsidRPr="005C093B">
              <w:rPr>
                <w:rFonts w:ascii="Times New Roman" w:hAnsiTheme="minorEastAsia" w:cs="Times New Roman"/>
              </w:rPr>
              <w:t>如果没有输入</w:t>
            </w:r>
            <w:r w:rsidRPr="005F136D">
              <w:rPr>
                <w:rFonts w:ascii="Times New Roman" w:hAnsiTheme="minorEastAsia" w:cs="Times New Roman"/>
              </w:rPr>
              <w:t xml:space="preserve">[MB </w:t>
            </w:r>
            <w:proofErr w:type="spellStart"/>
            <w:r w:rsidRPr="005F136D">
              <w:rPr>
                <w:rFonts w:ascii="Times New Roman" w:hAnsiTheme="minorEastAsia" w:cs="Times New Roman"/>
              </w:rPr>
              <w:t>Sno</w:t>
            </w:r>
            <w:proofErr w:type="spellEnd"/>
            <w:r w:rsidRPr="005F136D">
              <w:rPr>
                <w:rFonts w:ascii="Times New Roman" w:hAnsiTheme="minorEastAsia" w:cs="Times New Roman"/>
              </w:rPr>
              <w:t>]</w:t>
            </w:r>
            <w:r w:rsidRPr="005C093B">
              <w:rPr>
                <w:rFonts w:ascii="Times New Roman" w:hAnsiTheme="minorEastAsia" w:cs="Times New Roman"/>
              </w:rPr>
              <w:t>，</w:t>
            </w:r>
            <w:r w:rsidRPr="005F136D">
              <w:rPr>
                <w:rFonts w:ascii="Times New Roman" w:hAnsiTheme="minorEastAsia" w:cs="Times New Roman"/>
              </w:rPr>
              <w:t xml:space="preserve"> </w:t>
            </w:r>
            <w:r w:rsidRPr="005C093B">
              <w:rPr>
                <w:rFonts w:ascii="Times New Roman" w:hAnsiTheme="minorEastAsia" w:cs="Times New Roman"/>
              </w:rPr>
              <w:t>则报告错误：</w:t>
            </w:r>
            <w:r w:rsidRPr="005F136D">
              <w:rPr>
                <w:rFonts w:ascii="Times New Roman" w:hAnsiTheme="minorEastAsia" w:cs="Times New Roman"/>
              </w:rPr>
              <w:t>“</w:t>
            </w:r>
            <w:r w:rsidRPr="005F136D">
              <w:rPr>
                <w:rFonts w:ascii="Times New Roman" w:hAnsiTheme="minorEastAsia" w:cs="Times New Roman"/>
              </w:rPr>
              <w:t xml:space="preserve">Please Entry MB </w:t>
            </w:r>
            <w:proofErr w:type="spellStart"/>
            <w:r w:rsidRPr="005F136D">
              <w:rPr>
                <w:rFonts w:ascii="Times New Roman" w:hAnsiTheme="minorEastAsia" w:cs="Times New Roman"/>
              </w:rPr>
              <w:t>Sno</w:t>
            </w:r>
            <w:proofErr w:type="spellEnd"/>
            <w:r w:rsidRPr="005F136D">
              <w:rPr>
                <w:rFonts w:ascii="Times New Roman" w:hAnsiTheme="minorEastAsia" w:cs="Times New Roman"/>
              </w:rPr>
              <w:t>!!</w:t>
            </w:r>
            <w:r w:rsidRPr="005F136D">
              <w:rPr>
                <w:rFonts w:ascii="Times New Roman" w:hAnsiTheme="minorEastAsia" w:cs="Times New Roman"/>
              </w:rPr>
              <w:t>”</w:t>
            </w:r>
          </w:p>
        </w:tc>
      </w:tr>
      <w:tr w:rsidR="00A403AA" w:rsidRPr="005C093B" w:rsidTr="00874E66">
        <w:tc>
          <w:tcPr>
            <w:tcW w:w="2786" w:type="dxa"/>
          </w:tcPr>
          <w:p w:rsidR="00A403AA" w:rsidRPr="005C093B" w:rsidRDefault="00A403AA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A403AA" w:rsidRPr="005C093B" w:rsidRDefault="00A403AA" w:rsidP="00E01DE1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5C093B">
              <w:rPr>
                <w:rFonts w:ascii="Times New Roman" w:hAnsi="Times New Roman" w:cs="Times New Roman"/>
              </w:rPr>
              <w:t>Save</w:t>
            </w:r>
          </w:p>
        </w:tc>
      </w:tr>
      <w:tr w:rsidR="00A403AA" w:rsidRPr="005C093B" w:rsidTr="00874E66">
        <w:tc>
          <w:tcPr>
            <w:tcW w:w="2786" w:type="dxa"/>
          </w:tcPr>
          <w:p w:rsidR="00A403AA" w:rsidRPr="005C093B" w:rsidRDefault="00A403AA" w:rsidP="00E01DE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A403AA" w:rsidRPr="005C093B" w:rsidRDefault="00A403AA" w:rsidP="008C0BDB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Update Qty</w:t>
            </w:r>
          </w:p>
        </w:tc>
      </w:tr>
    </w:tbl>
    <w:p w:rsidR="00F2370C" w:rsidRDefault="00F2370C" w:rsidP="000A2F69">
      <w:pPr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8" w:name="_Toc312938260"/>
      <w:r w:rsidRPr="00A722CC">
        <w:rPr>
          <w:rFonts w:ascii="Times New Roman" w:eastAsia="SimHei" w:hint="eastAsia"/>
          <w:sz w:val="28"/>
        </w:rPr>
        <w:t>业务规则</w:t>
      </w:r>
      <w:bookmarkEnd w:id="88"/>
    </w:p>
    <w:tbl>
      <w:tblPr>
        <w:tblStyle w:val="a6"/>
        <w:tblW w:w="0" w:type="auto"/>
        <w:tblLayout w:type="fixed"/>
        <w:tblLook w:val="04A0"/>
      </w:tblPr>
      <w:tblGrid>
        <w:gridCol w:w="2802"/>
        <w:gridCol w:w="5720"/>
      </w:tblGrid>
      <w:tr w:rsidR="00BD142C" w:rsidRPr="00CA6998" w:rsidTr="000A2F69">
        <w:tc>
          <w:tcPr>
            <w:tcW w:w="2802" w:type="dxa"/>
            <w:shd w:val="clear" w:color="auto" w:fill="D6E3BC" w:themeFill="accent3" w:themeFillTint="66"/>
          </w:tcPr>
          <w:p w:rsidR="00BD142C" w:rsidRPr="00CA6998" w:rsidRDefault="00BD142C" w:rsidP="00874E66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CA6998">
              <w:rPr>
                <w:rFonts w:ascii="Times New Roman" w:hAnsi="Times New Roman" w:cs="Times New Roman"/>
                <w:b/>
                <w:szCs w:val="21"/>
              </w:rPr>
              <w:t>Function</w:t>
            </w:r>
          </w:p>
        </w:tc>
        <w:tc>
          <w:tcPr>
            <w:tcW w:w="5720" w:type="dxa"/>
            <w:shd w:val="clear" w:color="auto" w:fill="D6E3BC" w:themeFill="accent3" w:themeFillTint="66"/>
          </w:tcPr>
          <w:p w:rsidR="00BD142C" w:rsidRPr="00CA6998" w:rsidRDefault="00BD142C" w:rsidP="00874E66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CA6998">
              <w:rPr>
                <w:rFonts w:ascii="Times New Roman" w:hAnsi="Times New Roman" w:cs="Times New Roman"/>
                <w:b/>
                <w:szCs w:val="21"/>
              </w:rPr>
              <w:t>Rule</w:t>
            </w:r>
          </w:p>
        </w:tc>
      </w:tr>
      <w:tr w:rsidR="00BF41B6" w:rsidRPr="00CA6998" w:rsidTr="000A2F69">
        <w:tc>
          <w:tcPr>
            <w:tcW w:w="2802" w:type="dxa"/>
          </w:tcPr>
          <w:p w:rsidR="00BF41B6" w:rsidRPr="00CA6998" w:rsidRDefault="00BF41B6" w:rsidP="0037692A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Pr="00CA6998">
              <w:rPr>
                <w:rFonts w:ascii="Times New Roman" w:hAnsi="Times New Roman" w:cs="Times New Roman"/>
              </w:rPr>
              <w:t>. Get [</w:t>
            </w:r>
            <w:proofErr w:type="spellStart"/>
            <w:r w:rsidRPr="00CA6998">
              <w:rPr>
                <w:rFonts w:ascii="Times New Roman" w:hAnsi="Times New Roman" w:cs="Times New Roman"/>
              </w:rPr>
              <w:t>PdLine</w:t>
            </w:r>
            <w:proofErr w:type="spellEnd"/>
            <w:r w:rsidRPr="00CA6998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5720" w:type="dxa"/>
          </w:tcPr>
          <w:p w:rsidR="00BF41B6" w:rsidRPr="00CA6998" w:rsidRDefault="009858F9" w:rsidP="0037692A">
            <w:pPr>
              <w:rPr>
                <w:rFonts w:ascii="Times New Roman" w:hAnsi="Times New Roman" w:cs="Times New Roman"/>
              </w:rPr>
            </w:pPr>
            <w:ins w:id="89" w:author="Gao, Guan-Wei (高貫偉 ITC)" w:date="2012-05-02T11:04:00Z">
              <w:r>
                <w:rPr>
                  <w:rFonts w:ascii="Times New Roman" w:hAnsiTheme="minorEastAsia" w:cs="Times New Roman" w:hint="eastAsia"/>
                </w:rPr>
                <w:t>按照</w:t>
              </w:r>
              <w:r>
                <w:rPr>
                  <w:rFonts w:ascii="Times New Roman" w:hAnsiTheme="minorEastAsia" w:cs="Times New Roman" w:hint="eastAsia"/>
                </w:rPr>
                <w:t>Stage</w:t>
              </w:r>
              <w:r>
                <w:rPr>
                  <w:rFonts w:ascii="Times New Roman" w:hAnsiTheme="minorEastAsia" w:cs="Times New Roman" w:hint="eastAsia"/>
                </w:rPr>
                <w:t>和</w:t>
              </w:r>
              <w:r>
                <w:rPr>
                  <w:rFonts w:ascii="Times New Roman" w:hAnsiTheme="minorEastAsia" w:cs="Times New Roman" w:hint="eastAsia"/>
                </w:rPr>
                <w:t>Customer</w:t>
              </w:r>
              <w:r>
                <w:rPr>
                  <w:rFonts w:ascii="Times New Roman" w:hAnsiTheme="minorEastAsia" w:cs="Times New Roman" w:hint="eastAsia"/>
                </w:rPr>
                <w:t>取得</w:t>
              </w:r>
              <w:r>
                <w:rPr>
                  <w:rFonts w:ascii="Times New Roman" w:hAnsiTheme="minorEastAsia" w:cs="Times New Roman" w:hint="eastAsia"/>
                </w:rPr>
                <w:t>SA</w:t>
              </w:r>
              <w:proofErr w:type="gramStart"/>
              <w:r>
                <w:rPr>
                  <w:rFonts w:ascii="Times New Roman" w:hAnsiTheme="minorEastAsia" w:cs="Times New Roman" w:hint="eastAsia"/>
                </w:rPr>
                <w:t>段所有</w:t>
              </w:r>
              <w:proofErr w:type="gramEnd"/>
              <w:r>
                <w:rPr>
                  <w:rFonts w:ascii="Times New Roman" w:hAnsiTheme="minorEastAsia" w:cs="Times New Roman" w:hint="eastAsia"/>
                </w:rPr>
                <w:t>Line</w:t>
              </w:r>
            </w:ins>
            <w:del w:id="90" w:author="Gao, Guan-Wei (高貫偉 ITC)" w:date="2012-05-02T11:04:00Z">
              <w:r w:rsidR="00BF41B6" w:rsidRPr="00CA6998" w:rsidDel="009858F9">
                <w:rPr>
                  <w:rFonts w:ascii="Times New Roman" w:hAnsiTheme="minorEastAsia" w:cs="Times New Roman"/>
                </w:rPr>
                <w:delText>请参考</w:delText>
              </w:r>
              <w:r w:rsidR="00BF41B6" w:rsidRPr="00CA6998" w:rsidDel="009858F9">
                <w:rPr>
                  <w:rFonts w:ascii="Times New Roman" w:hAnsi="Times New Roman" w:cs="Times New Roman"/>
                </w:rPr>
                <w:delText>&lt;&lt; CI-MES12-SPEC-000-UC Common Rule.docx&gt;&gt;</w:delText>
              </w:r>
            </w:del>
          </w:p>
        </w:tc>
      </w:tr>
      <w:tr w:rsidR="00BF41B6" w:rsidRPr="00CA6998" w:rsidTr="000A2F69">
        <w:tc>
          <w:tcPr>
            <w:tcW w:w="2802" w:type="dxa"/>
          </w:tcPr>
          <w:p w:rsidR="00BF41B6" w:rsidRPr="00CA6998" w:rsidRDefault="00DB2F45" w:rsidP="007A65E8">
            <w:pPr>
              <w:jc w:val="left"/>
              <w:rPr>
                <w:rFonts w:ascii="Times New Roman" w:hAnsi="Times New Roman" w:cs="Times New Roman"/>
              </w:rPr>
            </w:pPr>
            <w:del w:id="91" w:author="Gao, Guan-Wei (高貫偉 ITC)" w:date="2012-04-21T13:53:00Z">
              <w:r w:rsidDel="005A127A">
                <w:rPr>
                  <w:rFonts w:ascii="Times New Roman" w:hAnsi="Times New Roman" w:cs="Times New Roman" w:hint="eastAsia"/>
                </w:rPr>
                <w:delText>5</w:delText>
              </w:r>
            </w:del>
            <w:ins w:id="92" w:author="Gao, Guan-Wei (高貫偉 ITC)" w:date="2012-05-02T11:10:00Z">
              <w:r w:rsidR="0053252D">
                <w:rPr>
                  <w:rFonts w:ascii="Times New Roman" w:hAnsi="Times New Roman" w:cs="Times New Roman" w:hint="eastAsia"/>
                </w:rPr>
                <w:t>2</w:t>
              </w:r>
            </w:ins>
            <w:r w:rsidR="00BF41B6" w:rsidRPr="00CA6998">
              <w:rPr>
                <w:rFonts w:ascii="Times New Roman" w:hAnsi="Times New Roman" w:cs="Times New Roman"/>
              </w:rPr>
              <w:t>. Get [Model] By [</w:t>
            </w:r>
            <w:proofErr w:type="spellStart"/>
            <w:r w:rsidR="00BF41B6" w:rsidRPr="00CA6998">
              <w:rPr>
                <w:rFonts w:ascii="Times New Roman" w:hAnsi="Times New Roman" w:cs="Times New Roman"/>
              </w:rPr>
              <w:t>MBSno</w:t>
            </w:r>
            <w:proofErr w:type="spellEnd"/>
            <w:r w:rsidR="00BF41B6" w:rsidRPr="00CA6998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5720" w:type="dxa"/>
          </w:tcPr>
          <w:p w:rsidR="00BF41B6" w:rsidRPr="00CA6998" w:rsidRDefault="00BF41B6" w:rsidP="000A2F69">
            <w:pPr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参考方法：</w:t>
            </w:r>
          </w:p>
          <w:p w:rsidR="00BF41B6" w:rsidRPr="00CA6998" w:rsidRDefault="00BF41B6" w:rsidP="000A2F69">
            <w:pPr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PCBModelID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@MBSno</w:t>
            </w:r>
          </w:p>
        </w:tc>
      </w:tr>
      <w:tr w:rsidR="00D60E24" w:rsidRPr="00CA6998" w:rsidTr="000A2F69">
        <w:tc>
          <w:tcPr>
            <w:tcW w:w="2802" w:type="dxa"/>
          </w:tcPr>
          <w:p w:rsidR="00D60E24" w:rsidRDefault="00D60E24" w:rsidP="00D67359">
            <w:pPr>
              <w:jc w:val="left"/>
              <w:rPr>
                <w:rFonts w:ascii="Times New Roman" w:hAnsi="Times New Roman" w:cs="Times New Roman"/>
              </w:rPr>
            </w:pPr>
            <w:del w:id="93" w:author="Gao, Guan-Wei (高貫偉 ITC)" w:date="2012-04-21T13:53:00Z">
              <w:r w:rsidDel="005A127A">
                <w:rPr>
                  <w:rFonts w:ascii="Times New Roman" w:hAnsi="Times New Roman" w:cs="Times New Roman" w:hint="eastAsia"/>
                </w:rPr>
                <w:delText>5</w:delText>
              </w:r>
            </w:del>
            <w:ins w:id="94" w:author="Gao, Guan-Wei (高貫偉 ITC)" w:date="2012-05-02T11:10:00Z">
              <w:r w:rsidR="0053252D">
                <w:rPr>
                  <w:rFonts w:ascii="Times New Roman" w:hAnsi="Times New Roman" w:cs="Times New Roman" w:hint="eastAsia"/>
                </w:rPr>
                <w:t>2</w:t>
              </w:r>
            </w:ins>
            <w:r>
              <w:rPr>
                <w:rFonts w:ascii="Times New Roman" w:hAnsi="Times New Roman" w:cs="Times New Roman" w:hint="eastAsia"/>
              </w:rPr>
              <w:t>.1. Check MB Pass</w:t>
            </w:r>
          </w:p>
        </w:tc>
        <w:tc>
          <w:tcPr>
            <w:tcW w:w="5720" w:type="dxa"/>
          </w:tcPr>
          <w:p w:rsidR="00D60E24" w:rsidRDefault="00D60E24" w:rsidP="00D67359">
            <w:pPr>
              <w:rPr>
                <w:rFonts w:ascii="Times New Roman" w:hAnsiTheme="minorEastAsia" w:cs="Times New Roman"/>
              </w:rPr>
            </w:pPr>
            <w:r>
              <w:rPr>
                <w:rFonts w:ascii="Times New Roman" w:hAnsiTheme="minorEastAsia" w:cs="Times New Roman" w:hint="eastAsia"/>
              </w:rPr>
              <w:t>1</w:t>
            </w:r>
            <w:r>
              <w:rPr>
                <w:rFonts w:ascii="Times New Roman" w:hAnsiTheme="minorEastAsia" w:cs="Times New Roman" w:hint="eastAsia"/>
              </w:rPr>
              <w:t>、若</w:t>
            </w:r>
            <w:r>
              <w:rPr>
                <w:rFonts w:ascii="Times New Roman" w:hAnsiTheme="minorEastAsia" w:cs="Times New Roman" w:hint="eastAsia"/>
              </w:rPr>
              <w:t>MB</w:t>
            </w:r>
            <w:r>
              <w:rPr>
                <w:rFonts w:ascii="Times New Roman" w:hAnsiTheme="minorEastAsia" w:cs="Times New Roman" w:hint="eastAsia"/>
              </w:rPr>
              <w:t>上站未</w:t>
            </w:r>
            <w:r>
              <w:rPr>
                <w:rFonts w:ascii="Times New Roman" w:hAnsiTheme="minorEastAsia" w:cs="Times New Roman" w:hint="eastAsia"/>
              </w:rPr>
              <w:t>Pass</w:t>
            </w:r>
            <w:r>
              <w:rPr>
                <w:rFonts w:ascii="Times New Roman" w:hAnsiTheme="minorEastAsia" w:cs="Times New Roman" w:hint="eastAsia"/>
              </w:rPr>
              <w:t>，则报</w:t>
            </w:r>
            <w:r w:rsidR="00EE762D">
              <w:rPr>
                <w:rFonts w:ascii="Times New Roman" w:hAnsiTheme="minorEastAsia" w:cs="Times New Roman" w:hint="eastAsia"/>
              </w:rPr>
              <w:t>告错误</w:t>
            </w:r>
            <w:r>
              <w:rPr>
                <w:rFonts w:ascii="Times New Roman" w:hAnsiTheme="minorEastAsia" w:cs="Times New Roman" w:hint="eastAsia"/>
              </w:rPr>
              <w:t>：“该机器存在不良，不能刷此站”</w:t>
            </w:r>
          </w:p>
          <w:p w:rsidR="00D60E24" w:rsidRDefault="00D60E24" w:rsidP="00D67359">
            <w:pPr>
              <w:rPr>
                <w:rFonts w:ascii="Times New Roman" w:hAnsiTheme="minorEastAsia" w:cs="Times New Roman"/>
              </w:rPr>
            </w:pPr>
            <w:r>
              <w:rPr>
                <w:rFonts w:ascii="Times New Roman" w:hAnsiTheme="minorEastAsia" w:cs="Times New Roman" w:hint="eastAsia"/>
              </w:rPr>
              <w:t>参考方法：</w:t>
            </w:r>
          </w:p>
          <w:p w:rsidR="00D60E24" w:rsidRDefault="00D60E24" w:rsidP="00D67359">
            <w:pP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PCBStatus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MBSno</w:t>
            </w:r>
          </w:p>
          <w:p w:rsidR="00D60E24" w:rsidRDefault="00D60E24" w:rsidP="00D67359">
            <w:pPr>
              <w:rPr>
                <w:rFonts w:ascii="Times New Roman" w:hAnsiTheme="minorEastAsia" w:cs="Times New Roman"/>
              </w:rPr>
            </w:pP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若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为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，则报错。</w:t>
            </w:r>
          </w:p>
          <w:p w:rsidR="00D60E24" w:rsidRDefault="00D60E24" w:rsidP="00D67359">
            <w:pPr>
              <w:rPr>
                <w:rFonts w:ascii="Times New Roman" w:hAnsiTheme="minorEastAsia" w:cs="Times New Roman"/>
              </w:rPr>
            </w:pPr>
            <w:r>
              <w:rPr>
                <w:rFonts w:ascii="Times New Roman" w:hAnsiTheme="minorEastAsia" w:cs="Times New Roman" w:hint="eastAsia"/>
              </w:rPr>
              <w:t>2</w:t>
            </w:r>
            <w:r>
              <w:rPr>
                <w:rFonts w:ascii="Times New Roman" w:hAnsiTheme="minorEastAsia" w:cs="Times New Roman" w:hint="eastAsia"/>
              </w:rPr>
              <w:t>、若</w:t>
            </w:r>
            <w:r>
              <w:rPr>
                <w:rFonts w:ascii="Times New Roman" w:hAnsiTheme="minorEastAsia" w:cs="Times New Roman" w:hint="eastAsia"/>
              </w:rPr>
              <w:t>MB</w:t>
            </w:r>
            <w:r w:rsidR="00EE762D">
              <w:rPr>
                <w:rFonts w:ascii="Times New Roman" w:hAnsiTheme="minorEastAsia" w:cs="Times New Roman" w:hint="eastAsia"/>
              </w:rPr>
              <w:t>存在未修复的记录，则报告错误</w:t>
            </w:r>
            <w:r>
              <w:rPr>
                <w:rFonts w:ascii="Times New Roman" w:hAnsiTheme="minorEastAsia" w:cs="Times New Roman" w:hint="eastAsia"/>
              </w:rPr>
              <w:t>：“该机器在修复中”</w:t>
            </w:r>
          </w:p>
          <w:p w:rsidR="00D60E24" w:rsidRDefault="00D60E24" w:rsidP="00D67359">
            <w:pP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参考方法：</w:t>
            </w:r>
          </w:p>
          <w:p w:rsidR="00D60E24" w:rsidRDefault="00D60E24" w:rsidP="00D67359">
            <w:pP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PCBRepair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MBSno</w:t>
            </w:r>
          </w:p>
          <w:p w:rsidR="00D60E24" w:rsidRDefault="00D60E24" w:rsidP="00D67359">
            <w:pP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 w:rsidRPr="00D67359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若存在记录，则报错。</w:t>
            </w:r>
          </w:p>
          <w:p w:rsidR="00EE762D" w:rsidRDefault="00EE762D" w:rsidP="00EE762D">
            <w:pPr>
              <w:rPr>
                <w:ins w:id="95" w:author="Gao, Guan-Wei (高貫偉 ITC)" w:date="2012-04-21T13:53:00Z"/>
                <w:rFonts w:ascii="Times New Roman" w:hAnsiTheme="minorEastAsia" w:cs="Times New Roman"/>
              </w:rPr>
            </w:pPr>
            <w:r>
              <w:rPr>
                <w:rFonts w:ascii="Times New Roman" w:hAnsiTheme="minorEastAsia" w:cs="Times New Roman" w:hint="eastAsia"/>
              </w:rPr>
              <w:t>3</w:t>
            </w:r>
            <w:r>
              <w:rPr>
                <w:rFonts w:ascii="Times New Roman" w:hAnsiTheme="minorEastAsia" w:cs="Times New Roman" w:hint="eastAsia"/>
              </w:rPr>
              <w:t>、</w:t>
            </w:r>
            <w:r w:rsidRPr="005F136D">
              <w:rPr>
                <w:rFonts w:ascii="Times New Roman" w:hAnsiTheme="minorEastAsia" w:cs="Times New Roman" w:hint="eastAsia"/>
              </w:rPr>
              <w:t>若</w:t>
            </w:r>
            <w:r w:rsidRPr="005F136D">
              <w:rPr>
                <w:rFonts w:ascii="Times New Roman" w:hAnsiTheme="minorEastAsia" w:cs="Times New Roman" w:hint="eastAsia"/>
              </w:rPr>
              <w:t>[Model]</w:t>
            </w:r>
            <w:r>
              <w:rPr>
                <w:rFonts w:ascii="Times New Roman" w:hAnsiTheme="minorEastAsia" w:cs="Times New Roman" w:hint="eastAsia"/>
              </w:rPr>
              <w:t xml:space="preserve"> </w:t>
            </w:r>
            <w:r>
              <w:rPr>
                <w:rFonts w:ascii="Times New Roman" w:hAnsiTheme="minorEastAsia" w:cs="Times New Roman" w:hint="eastAsia"/>
              </w:rPr>
              <w:t>的取值</w:t>
            </w:r>
            <w:r w:rsidRPr="005F136D">
              <w:rPr>
                <w:rFonts w:ascii="Times New Roman" w:hAnsiTheme="minorEastAsia" w:cs="Times New Roman" w:hint="eastAsia"/>
              </w:rPr>
              <w:t>为空，则报告错误：“该</w:t>
            </w:r>
            <w:r w:rsidRPr="005F136D">
              <w:rPr>
                <w:rFonts w:ascii="Times New Roman" w:hAnsiTheme="minorEastAsia" w:cs="Times New Roman" w:hint="eastAsia"/>
              </w:rPr>
              <w:t>MB</w:t>
            </w:r>
            <w:r w:rsidRPr="005F136D">
              <w:rPr>
                <w:rFonts w:ascii="Times New Roman" w:hAnsiTheme="minorEastAsia" w:cs="Times New Roman" w:hint="eastAsia"/>
              </w:rPr>
              <w:t>不存在”</w:t>
            </w:r>
          </w:p>
          <w:p w:rsidR="00A27F63" w:rsidRDefault="005A127A" w:rsidP="00A27F63">
            <w:pPr>
              <w:jc w:val="left"/>
              <w:rPr>
                <w:rFonts w:ascii="Times New Roman" w:hAnsiTheme="minorEastAsia" w:cs="Times New Roman"/>
              </w:rPr>
              <w:pPrChange w:id="96" w:author="Gao, Guan-Wei (高貫偉 ITC)" w:date="2012-05-02T11:20:00Z">
                <w:pPr/>
              </w:pPrChange>
            </w:pPr>
            <w:ins w:id="97" w:author="Gao, Guan-Wei (高貫偉 ITC)" w:date="2012-04-21T13:53:00Z">
              <w:r>
                <w:rPr>
                  <w:rFonts w:ascii="Times New Roman" w:hAnsiTheme="minorEastAsia" w:cs="Times New Roman" w:hint="eastAsia"/>
                </w:rPr>
                <w:t>4</w:t>
              </w:r>
              <w:r>
                <w:rPr>
                  <w:rFonts w:ascii="Times New Roman" w:hAnsiTheme="minorEastAsia" w:cs="Times New Roman" w:hint="eastAsia"/>
                </w:rPr>
                <w:t>、获取</w:t>
              </w:r>
              <w:proofErr w:type="spellStart"/>
              <w:r>
                <w:rPr>
                  <w:rFonts w:ascii="Times New Roman" w:hAnsiTheme="minorEastAsia" w:cs="Times New Roman" w:hint="eastAsia"/>
                </w:rPr>
                <w:t>PCBStatus</w:t>
              </w:r>
            </w:ins>
            <w:ins w:id="98" w:author="Gao, Guan-Wei (高貫偉 ITC)" w:date="2012-04-21T13:54:00Z">
              <w:r>
                <w:rPr>
                  <w:rFonts w:ascii="Times New Roman" w:hAnsiTheme="minorEastAsia" w:cs="Times New Roman" w:hint="eastAsia"/>
                </w:rPr>
                <w:t>.Line</w:t>
              </w:r>
            </w:ins>
            <w:proofErr w:type="spellEnd"/>
            <w:ins w:id="99" w:author="Gao, Guan-Wei (高貫偉 ITC)" w:date="2012-05-02T11:11:00Z">
              <w:r w:rsidR="0053252D">
                <w:rPr>
                  <w:rFonts w:ascii="Times New Roman" w:hAnsiTheme="minorEastAsia" w:cs="Times New Roman" w:hint="eastAsia"/>
                </w:rPr>
                <w:t>+</w:t>
              </w:r>
              <w:r w:rsidR="0053252D">
                <w:t>’</w:t>
              </w:r>
              <w:r w:rsidR="0053252D">
                <w:rPr>
                  <w:rFonts w:hint="eastAsia"/>
                </w:rPr>
                <w:t xml:space="preserve"> </w:t>
              </w:r>
              <w:r w:rsidR="0053252D">
                <w:t>’</w:t>
              </w:r>
              <w:r w:rsidR="0053252D">
                <w:rPr>
                  <w:rFonts w:hint="eastAsia"/>
                </w:rPr>
                <w:t xml:space="preserve"> +</w:t>
              </w:r>
              <w:proofErr w:type="spellStart"/>
              <w:r w:rsidR="0053252D">
                <w:rPr>
                  <w:rFonts w:hint="eastAsia"/>
                </w:rPr>
                <w:t>Line.Descr</w:t>
              </w:r>
            </w:ins>
            <w:proofErr w:type="spellEnd"/>
            <w:ins w:id="100" w:author="Gao, Guan-Wei (高貫偉 ITC)" w:date="2012-04-21T13:54:00Z">
              <w:r>
                <w:rPr>
                  <w:rFonts w:ascii="Times New Roman" w:hAnsiTheme="minorEastAsia" w:cs="Times New Roman" w:hint="eastAsia"/>
                </w:rPr>
                <w:t>，</w:t>
              </w:r>
              <w:proofErr w:type="gramStart"/>
              <w:r>
                <w:rPr>
                  <w:rFonts w:ascii="Times New Roman" w:hAnsiTheme="minorEastAsia" w:cs="Times New Roman" w:hint="eastAsia"/>
                </w:rPr>
                <w:t>显示在</w:t>
              </w:r>
              <w:r>
                <w:rPr>
                  <w:rFonts w:ascii="Times New Roman" w:hAnsiTheme="minorEastAsia" w:cs="Times New Roman" w:hint="eastAsia"/>
                </w:rPr>
                <w:t>[</w:t>
              </w:r>
              <w:proofErr w:type="spellStart"/>
              <w:proofErr w:type="gramEnd"/>
              <w:r>
                <w:rPr>
                  <w:rFonts w:ascii="Times New Roman" w:hAnsiTheme="minorEastAsia" w:cs="Times New Roman" w:hint="eastAsia"/>
                </w:rPr>
                <w:t>PdLine</w:t>
              </w:r>
              <w:proofErr w:type="spellEnd"/>
              <w:r>
                <w:rPr>
                  <w:rFonts w:ascii="Times New Roman" w:hAnsiTheme="minorEastAsia" w:cs="Times New Roman" w:hint="eastAsia"/>
                </w:rPr>
                <w:t>]</w:t>
              </w:r>
            </w:ins>
            <w:ins w:id="101" w:author="Gao, Guan-Wei (高貫偉 ITC)" w:date="2012-05-02T11:20:00Z">
              <w:r w:rsidR="008C750D">
                <w:rPr>
                  <w:rFonts w:ascii="Times New Roman" w:hAnsiTheme="minorEastAsia" w:cs="Times New Roman" w:hint="eastAsia"/>
                </w:rPr>
                <w:t>，</w:t>
              </w:r>
              <w:r w:rsidR="008C750D" w:rsidRPr="005C093B">
                <w:rPr>
                  <w:rFonts w:ascii="Times New Roman" w:hAnsiTheme="minorEastAsia" w:cs="Times New Roman"/>
                </w:rPr>
                <w:t>如果</w:t>
              </w:r>
              <w:r w:rsidR="008C750D" w:rsidRPr="005C093B">
                <w:rPr>
                  <w:rFonts w:ascii="Times New Roman" w:hAnsi="Times New Roman" w:cs="Times New Roman"/>
                </w:rPr>
                <w:t>[</w:t>
              </w:r>
              <w:proofErr w:type="spellStart"/>
              <w:r w:rsidR="008C750D" w:rsidRPr="005C093B">
                <w:rPr>
                  <w:rFonts w:ascii="Times New Roman" w:hAnsi="Times New Roman" w:cs="Times New Roman"/>
                </w:rPr>
                <w:t>PdLine</w:t>
              </w:r>
              <w:proofErr w:type="spellEnd"/>
              <w:r w:rsidR="008C750D" w:rsidRPr="005C093B">
                <w:rPr>
                  <w:rFonts w:ascii="Times New Roman" w:hAnsi="Times New Roman" w:cs="Times New Roman"/>
                </w:rPr>
                <w:t>]</w:t>
              </w:r>
              <w:r w:rsidR="008C750D">
                <w:rPr>
                  <w:rFonts w:ascii="Times New Roman" w:hAnsi="Times New Roman" w:cs="Times New Roman" w:hint="eastAsia"/>
                </w:rPr>
                <w:t>为空</w:t>
              </w:r>
              <w:r w:rsidR="008C750D" w:rsidRPr="005C093B">
                <w:rPr>
                  <w:rFonts w:ascii="Times New Roman" w:hAnsiTheme="minorEastAsia" w:cs="Times New Roman"/>
                </w:rPr>
                <w:t>，则报告错误：</w:t>
              </w:r>
              <w:r w:rsidR="008C750D" w:rsidRPr="005C093B">
                <w:rPr>
                  <w:rFonts w:ascii="Times New Roman" w:hAnsi="Times New Roman" w:cs="Times New Roman"/>
                </w:rPr>
                <w:t>“</w:t>
              </w:r>
              <w:r w:rsidR="008C750D">
                <w:rPr>
                  <w:rFonts w:ascii="Times New Roman" w:hAnsiTheme="minorEastAsia" w:cs="Times New Roman" w:hint="eastAsia"/>
                </w:rPr>
                <w:t>该</w:t>
              </w:r>
              <w:r w:rsidR="008C750D">
                <w:rPr>
                  <w:rFonts w:ascii="Times New Roman" w:hAnsiTheme="minorEastAsia" w:cs="Times New Roman" w:hint="eastAsia"/>
                </w:rPr>
                <w:t>PCB</w:t>
              </w:r>
              <w:r w:rsidR="008C750D">
                <w:rPr>
                  <w:rFonts w:ascii="Times New Roman" w:hAnsiTheme="minorEastAsia" w:cs="Times New Roman" w:hint="eastAsia"/>
                </w:rPr>
                <w:t>没有</w:t>
              </w:r>
              <w:proofErr w:type="spellStart"/>
              <w:r w:rsidR="008C750D">
                <w:rPr>
                  <w:rFonts w:ascii="Times New Roman" w:hAnsiTheme="minorEastAsia" w:cs="Times New Roman" w:hint="eastAsia"/>
                </w:rPr>
                <w:t>PdLine</w:t>
              </w:r>
              <w:proofErr w:type="spellEnd"/>
              <w:r w:rsidR="008C750D">
                <w:rPr>
                  <w:rFonts w:ascii="Times New Roman" w:hAnsiTheme="minorEastAsia" w:cs="Times New Roman" w:hint="eastAsia"/>
                </w:rPr>
                <w:t>，请确认</w:t>
              </w:r>
              <w:r w:rsidR="008C750D" w:rsidRPr="005C093B">
                <w:rPr>
                  <w:rFonts w:ascii="Times New Roman" w:hAnsi="Times New Roman" w:cs="Times New Roman"/>
                </w:rPr>
                <w:t>!“</w:t>
              </w:r>
            </w:ins>
          </w:p>
        </w:tc>
      </w:tr>
      <w:tr w:rsidR="00D60E24" w:rsidRPr="00CA6998" w:rsidTr="000A2F69">
        <w:tc>
          <w:tcPr>
            <w:tcW w:w="2802" w:type="dxa"/>
          </w:tcPr>
          <w:p w:rsidR="00D60E24" w:rsidRPr="00CA6998" w:rsidRDefault="00D60E24" w:rsidP="005A127A">
            <w:pPr>
              <w:jc w:val="left"/>
              <w:rPr>
                <w:rFonts w:ascii="Times New Roman" w:hAnsi="Times New Roman" w:cs="Times New Roman"/>
              </w:rPr>
            </w:pPr>
            <w:del w:id="102" w:author="Gao, Guan-Wei (高貫偉 ITC)" w:date="2012-04-21T13:53:00Z">
              <w:r w:rsidRPr="00CA6998" w:rsidDel="005A127A">
                <w:rPr>
                  <w:rFonts w:ascii="Times New Roman" w:hAnsi="Times New Roman" w:cs="Times New Roman" w:hint="eastAsia"/>
                </w:rPr>
                <w:delText>1</w:delText>
              </w:r>
              <w:r w:rsidDel="005A127A">
                <w:rPr>
                  <w:rFonts w:ascii="Times New Roman" w:hAnsi="Times New Roman" w:cs="Times New Roman" w:hint="eastAsia"/>
                </w:rPr>
                <w:delText>1</w:delText>
              </w:r>
            </w:del>
            <w:ins w:id="103" w:author="Gao, Guan-Wei (高貫偉 ITC)" w:date="2012-05-02T11:05:00Z">
              <w:r w:rsidR="009858F9">
                <w:rPr>
                  <w:rFonts w:ascii="Times New Roman" w:hAnsi="Times New Roman" w:cs="Times New Roman" w:hint="eastAsia"/>
                </w:rPr>
                <w:t>1</w:t>
              </w:r>
            </w:ins>
            <w:ins w:id="104" w:author="Gao, Guan-Wei (高貫偉 ITC)" w:date="2012-05-02T11:11:00Z">
              <w:r w:rsidR="009368F5">
                <w:rPr>
                  <w:rFonts w:ascii="Times New Roman" w:hAnsi="Times New Roman" w:cs="Times New Roman" w:hint="eastAsia"/>
                </w:rPr>
                <w:t>0</w:t>
              </w:r>
            </w:ins>
            <w:r w:rsidRPr="00CA6998">
              <w:rPr>
                <w:rFonts w:ascii="Times New Roman" w:hAnsi="Times New Roman" w:cs="Times New Roman"/>
              </w:rPr>
              <w:t>. Save</w:t>
            </w:r>
          </w:p>
        </w:tc>
        <w:tc>
          <w:tcPr>
            <w:tcW w:w="5720" w:type="dxa"/>
          </w:tcPr>
          <w:p w:rsidR="009D04D0" w:rsidRPr="009D04D0" w:rsidRDefault="00A27F63" w:rsidP="00795428">
            <w:pPr>
              <w:ind w:left="105" w:hangingChars="50" w:hanging="105"/>
              <w:jc w:val="left"/>
              <w:rPr>
                <w:ins w:id="105" w:author="Gao, Guan-Wei (高貫偉 ITC)" w:date="2012-07-03T12:44:00Z"/>
                <w:rFonts w:ascii="Times New Roman" w:hAnsiTheme="minorEastAsia" w:cs="Times New Roman"/>
                <w:highlight w:val="darkYellow"/>
                <w:rPrChange w:id="106" w:author="Gao, Guan-Wei (高貫偉 ITC)" w:date="2012-07-03T12:45:00Z">
                  <w:rPr>
                    <w:ins w:id="107" w:author="Gao, Guan-Wei (高貫偉 ITC)" w:date="2012-07-03T12:44:00Z"/>
                    <w:rFonts w:ascii="Times New Roman" w:hAnsiTheme="minorEastAsia" w:cs="Times New Roman"/>
                  </w:rPr>
                </w:rPrChange>
              </w:rPr>
            </w:pPr>
            <w:ins w:id="108" w:author="Gao, Guan-Wei (高貫偉 ITC)" w:date="2012-07-03T12:44:00Z">
              <w:r w:rsidRPr="00A27F63">
                <w:rPr>
                  <w:rFonts w:ascii="Times New Roman" w:hAnsiTheme="minorEastAsia" w:cs="Times New Roman"/>
                  <w:highlight w:val="darkYellow"/>
                  <w:rPrChange w:id="109" w:author="Gao, Guan-Wei (高貫偉 ITC)" w:date="2012-07-03T12:45:00Z">
                    <w:rPr>
                      <w:rFonts w:ascii="Times New Roman" w:hAnsiTheme="minorEastAsia" w:cs="Times New Roman"/>
                    </w:rPr>
                  </w:rPrChange>
                </w:rPr>
                <w:t>2012-7-3</w:t>
              </w:r>
            </w:ins>
          </w:p>
          <w:p w:rsidR="009D04D0" w:rsidRDefault="00A27F63" w:rsidP="00795428">
            <w:pPr>
              <w:ind w:left="105" w:hangingChars="50" w:hanging="105"/>
              <w:jc w:val="left"/>
              <w:rPr>
                <w:ins w:id="110" w:author="Gao, Guan-Wei (高貫偉 ITC)" w:date="2012-07-03T12:44:00Z"/>
                <w:rFonts w:ascii="Times New Roman" w:hAnsiTheme="minorEastAsia" w:cs="Times New Roman"/>
              </w:rPr>
            </w:pPr>
            <w:ins w:id="111" w:author="Gao, Guan-Wei (高貫偉 ITC)" w:date="2012-07-03T12:44:00Z">
              <w:r w:rsidRPr="00A27F63">
                <w:rPr>
                  <w:rFonts w:ascii="Times New Roman" w:hAnsiTheme="minorEastAsia" w:cs="Times New Roman" w:hint="eastAsia"/>
                  <w:highlight w:val="darkYellow"/>
                  <w:rPrChange w:id="112" w:author="Gao, Guan-Wei (高貫偉 ITC)" w:date="2012-07-03T12:45:00Z">
                    <w:rPr>
                      <w:rFonts w:ascii="Times New Roman" w:hAnsiTheme="minorEastAsia" w:cs="Times New Roman" w:hint="eastAsia"/>
                    </w:rPr>
                  </w:rPrChange>
                </w:rPr>
                <w:t>若未刷入</w:t>
              </w:r>
              <w:r w:rsidRPr="00A27F63">
                <w:rPr>
                  <w:rFonts w:ascii="Times New Roman" w:hAnsiTheme="minorEastAsia" w:cs="Times New Roman"/>
                  <w:highlight w:val="darkYellow"/>
                  <w:rPrChange w:id="113" w:author="Gao, Guan-Wei (高貫偉 ITC)" w:date="2012-07-03T12:45:00Z">
                    <w:rPr>
                      <w:rFonts w:ascii="Times New Roman" w:hAnsiTheme="minorEastAsia" w:cs="Times New Roman"/>
                    </w:rPr>
                  </w:rPrChange>
                </w:rPr>
                <w:t>Defect</w:t>
              </w:r>
              <w:r w:rsidRPr="00A27F63">
                <w:rPr>
                  <w:rFonts w:ascii="Times New Roman" w:hAnsiTheme="minorEastAsia" w:cs="Times New Roman" w:hint="eastAsia"/>
                  <w:highlight w:val="darkYellow"/>
                  <w:rPrChange w:id="114" w:author="Gao, Guan-Wei (高貫偉 ITC)" w:date="2012-07-03T12:45:00Z">
                    <w:rPr>
                      <w:rFonts w:ascii="Times New Roman" w:hAnsiTheme="minorEastAsia" w:cs="Times New Roman" w:hint="eastAsia"/>
                    </w:rPr>
                  </w:rPrChange>
                </w:rPr>
                <w:t>，</w:t>
              </w:r>
            </w:ins>
            <w:ins w:id="115" w:author="Gao, Guan-Wei (高貫偉 ITC)" w:date="2012-07-03T12:45:00Z">
              <w:r w:rsidRPr="00A27F63">
                <w:rPr>
                  <w:rFonts w:ascii="Times New Roman" w:hAnsiTheme="minorEastAsia" w:cs="Times New Roman" w:hint="eastAsia"/>
                  <w:highlight w:val="darkYellow"/>
                  <w:rPrChange w:id="116" w:author="Gao, Guan-Wei (高貫偉 ITC)" w:date="2012-07-03T12:45:00Z">
                    <w:rPr>
                      <w:rFonts w:ascii="Times New Roman" w:hAnsiTheme="minorEastAsia" w:cs="Times New Roman" w:hint="eastAsia"/>
                    </w:rPr>
                  </w:rPrChange>
                </w:rPr>
                <w:t>则报错：“请刷入</w:t>
              </w:r>
              <w:r w:rsidRPr="00A27F63">
                <w:rPr>
                  <w:rFonts w:ascii="Times New Roman" w:hAnsiTheme="minorEastAsia" w:cs="Times New Roman"/>
                  <w:highlight w:val="darkYellow"/>
                  <w:rPrChange w:id="117" w:author="Gao, Guan-Wei (高貫偉 ITC)" w:date="2012-07-03T12:45:00Z">
                    <w:rPr>
                      <w:rFonts w:ascii="Times New Roman" w:hAnsiTheme="minorEastAsia" w:cs="Times New Roman"/>
                    </w:rPr>
                  </w:rPrChange>
                </w:rPr>
                <w:t>Defect</w:t>
              </w:r>
              <w:r w:rsidRPr="00A27F63">
                <w:rPr>
                  <w:rFonts w:ascii="Times New Roman" w:hAnsiTheme="minorEastAsia" w:cs="Times New Roman" w:hint="eastAsia"/>
                  <w:highlight w:val="darkYellow"/>
                  <w:rPrChange w:id="118" w:author="Gao, Guan-Wei (高貫偉 ITC)" w:date="2012-07-03T12:45:00Z">
                    <w:rPr>
                      <w:rFonts w:ascii="Times New Roman" w:hAnsiTheme="minorEastAsia" w:cs="Times New Roman" w:hint="eastAsia"/>
                    </w:rPr>
                  </w:rPrChange>
                </w:rPr>
                <w:t>”</w:t>
              </w:r>
            </w:ins>
          </w:p>
          <w:p w:rsidR="009D04D0" w:rsidRDefault="009D04D0" w:rsidP="00795428">
            <w:pPr>
              <w:ind w:left="105" w:hangingChars="50" w:hanging="105"/>
              <w:jc w:val="left"/>
              <w:rPr>
                <w:ins w:id="119" w:author="Gao, Guan-Wei (高貫偉 ITC)" w:date="2012-07-03T12:44:00Z"/>
                <w:rFonts w:ascii="Times New Roman" w:hAnsiTheme="minorEastAsia" w:cs="Times New Roman"/>
              </w:rPr>
            </w:pPr>
          </w:p>
          <w:p w:rsidR="00D60E24" w:rsidRPr="00CA6998" w:rsidRDefault="00D60E24" w:rsidP="00795428">
            <w:pPr>
              <w:ind w:left="105" w:hangingChars="50" w:hanging="105"/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若</w:t>
            </w:r>
            <w:r>
              <w:rPr>
                <w:rFonts w:ascii="Times New Roman" w:hAnsiTheme="minorEastAsia" w:cs="Times New Roman" w:hint="eastAsia"/>
              </w:rPr>
              <w:t>MB</w:t>
            </w:r>
            <w:r w:rsidRPr="00CA6998">
              <w:rPr>
                <w:rFonts w:ascii="Times New Roman" w:hAnsiTheme="minorEastAsia" w:cs="Times New Roman"/>
              </w:rPr>
              <w:t>为良品</w:t>
            </w:r>
            <w:r w:rsidR="00795428">
              <w:rPr>
                <w:rFonts w:ascii="Times New Roman" w:hAnsiTheme="minorEastAsia" w:cs="Times New Roman" w:hint="eastAsia"/>
              </w:rPr>
              <w:t>，则</w:t>
            </w:r>
            <w:r w:rsidRPr="00CA6998">
              <w:rPr>
                <w:rFonts w:ascii="Times New Roman" w:hAnsi="Times New Roman" w:cs="Times New Roman"/>
              </w:rPr>
              <w:t>Status = ‘1’</w:t>
            </w:r>
            <w:r w:rsidRPr="00CA6998">
              <w:rPr>
                <w:rFonts w:ascii="Times New Roman" w:hAnsiTheme="minorEastAsia" w:cs="Times New Roman"/>
              </w:rPr>
              <w:t>，若</w:t>
            </w:r>
            <w:r>
              <w:rPr>
                <w:rFonts w:ascii="Times New Roman" w:hAnsiTheme="minorEastAsia" w:cs="Times New Roman" w:hint="eastAsia"/>
              </w:rPr>
              <w:t>MB</w:t>
            </w:r>
            <w:r w:rsidRPr="00CA6998">
              <w:rPr>
                <w:rFonts w:ascii="Times New Roman" w:hAnsiTheme="minorEastAsia" w:cs="Times New Roman"/>
              </w:rPr>
              <w:t>为不良品</w:t>
            </w:r>
            <w:r w:rsidR="00795428">
              <w:rPr>
                <w:rFonts w:ascii="Times New Roman" w:hAnsiTheme="minorEastAsia" w:cs="Times New Roman" w:hint="eastAsia"/>
              </w:rPr>
              <w:t>，则</w:t>
            </w:r>
            <w:r w:rsidRPr="00CA6998">
              <w:rPr>
                <w:rFonts w:ascii="Times New Roman" w:hAnsi="Times New Roman" w:cs="Times New Roman"/>
              </w:rPr>
              <w:t>Status=</w:t>
            </w:r>
            <w:proofErr w:type="gramStart"/>
            <w:r w:rsidRPr="00CA6998">
              <w:rPr>
                <w:rFonts w:ascii="Times New Roman" w:hAnsi="Times New Roman" w:cs="Times New Roman"/>
              </w:rPr>
              <w:t>’</w:t>
            </w:r>
            <w:proofErr w:type="gramEnd"/>
            <w:r w:rsidRPr="00CA6998">
              <w:rPr>
                <w:rFonts w:ascii="Times New Roman" w:hAnsi="Times New Roman" w:cs="Times New Roman"/>
              </w:rPr>
              <w:t>0</w:t>
            </w:r>
            <w:proofErr w:type="gramStart"/>
            <w:r w:rsidRPr="00CA6998">
              <w:rPr>
                <w:rFonts w:ascii="Times New Roman" w:hAnsi="Times New Roman" w:cs="Times New Roman"/>
              </w:rPr>
              <w:t>’</w:t>
            </w:r>
            <w:proofErr w:type="gramEnd"/>
            <w:r w:rsidR="00795428">
              <w:rPr>
                <w:rFonts w:ascii="Times New Roman" w:hAnsi="Times New Roman" w:cs="Times New Roman" w:hint="eastAsia"/>
              </w:rPr>
              <w:t>；</w:t>
            </w:r>
            <w:r w:rsidR="0075510E">
              <w:rPr>
                <w:rFonts w:ascii="Times New Roman" w:hAnsi="Times New Roman" w:cs="Times New Roman" w:hint="eastAsia"/>
              </w:rPr>
              <w:t>Station=</w:t>
            </w:r>
            <w:r w:rsidR="0075510E">
              <w:rPr>
                <w:rFonts w:ascii="Times New Roman" w:hAnsi="Times New Roman" w:cs="Times New Roman"/>
              </w:rPr>
              <w:t>’</w:t>
            </w:r>
            <w:r w:rsidR="0075510E">
              <w:rPr>
                <w:rFonts w:ascii="Times New Roman" w:hAnsi="Times New Roman" w:cs="Times New Roman" w:hint="eastAsia"/>
              </w:rPr>
              <w:t>31</w:t>
            </w:r>
            <w:r w:rsidR="0075510E">
              <w:rPr>
                <w:rFonts w:ascii="Times New Roman" w:hAnsi="Times New Roman" w:cs="Times New Roman"/>
              </w:rPr>
              <w:t>’</w:t>
            </w:r>
            <w:r w:rsidR="00795428">
              <w:rPr>
                <w:rFonts w:ascii="Times New Roman" w:hAnsi="Times New Roman" w:cs="Times New Roman" w:hint="eastAsia"/>
              </w:rPr>
              <w:t>；</w:t>
            </w:r>
            <w:r w:rsidR="00795428">
              <w:rPr>
                <w:rFonts w:ascii="Times New Roman" w:hAnsi="Times New Roman" w:cs="Times New Roman" w:hint="eastAsia"/>
              </w:rPr>
              <w:t xml:space="preserve"> Line</w:t>
            </w:r>
            <w:proofErr w:type="gramStart"/>
            <w:r w:rsidR="00795428">
              <w:rPr>
                <w:rFonts w:ascii="Times New Roman" w:hAnsi="Times New Roman" w:cs="Times New Roman" w:hint="eastAsia"/>
              </w:rPr>
              <w:t>=[</w:t>
            </w:r>
            <w:proofErr w:type="gramEnd"/>
            <w:r w:rsidR="00795428">
              <w:rPr>
                <w:rFonts w:ascii="Times New Roman" w:hAnsi="Times New Roman" w:cs="Times New Roman" w:hint="eastAsia"/>
              </w:rPr>
              <w:t>UI Input]</w:t>
            </w:r>
            <w:r w:rsidRPr="00CA6998">
              <w:rPr>
                <w:rFonts w:ascii="Times New Roman" w:hAnsiTheme="minorEastAsia" w:cs="Times New Roman"/>
              </w:rPr>
              <w:t>。</w:t>
            </w:r>
          </w:p>
          <w:p w:rsidR="00D60E24" w:rsidRPr="00CA6998" w:rsidRDefault="00D60E24" w:rsidP="00A26C55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Update [</w:t>
            </w:r>
            <w:proofErr w:type="spellStart"/>
            <w:r w:rsidRPr="00CA6998">
              <w:rPr>
                <w:rFonts w:ascii="Times New Roman" w:hAnsi="Times New Roman" w:cs="Times New Roman"/>
              </w:rPr>
              <w:t>PCBStatus</w:t>
            </w:r>
            <w:proofErr w:type="spellEnd"/>
            <w:r w:rsidRPr="00CA6998">
              <w:rPr>
                <w:rFonts w:ascii="Times New Roman" w:hAnsi="Times New Roman" w:cs="Times New Roman"/>
              </w:rPr>
              <w:t>]</w:t>
            </w:r>
          </w:p>
          <w:p w:rsidR="00D60E24" w:rsidRPr="00CA6998" w:rsidRDefault="00D60E24" w:rsidP="00A26C55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Insert [</w:t>
            </w:r>
            <w:proofErr w:type="spellStart"/>
            <w:r w:rsidRPr="00CA6998">
              <w:rPr>
                <w:rFonts w:ascii="Times New Roman" w:hAnsi="Times New Roman" w:cs="Times New Roman"/>
              </w:rPr>
              <w:t>PCBLog</w:t>
            </w:r>
            <w:proofErr w:type="spellEnd"/>
            <w:r w:rsidRPr="00CA6998">
              <w:rPr>
                <w:rFonts w:ascii="Times New Roman" w:hAnsi="Times New Roman" w:cs="Times New Roman"/>
              </w:rPr>
              <w:t>]</w:t>
            </w:r>
          </w:p>
          <w:p w:rsidR="00C00FBF" w:rsidRPr="00C00FBF" w:rsidRDefault="00D60E24" w:rsidP="00C00FBF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ins w:id="120" w:author="Gao, Guan-Wei (高貫偉 ITC)" w:date="2012-04-16T09:52:00Z"/>
                <w:rFonts w:ascii="Times New Roman" w:hAnsi="Times New Roman" w:cs="Times New Roman"/>
                <w:strike/>
                <w:rPrChange w:id="121" w:author="Gao, Guan-Wei (高貫偉 ITC)" w:date="2012-04-16T09:52:00Z">
                  <w:rPr>
                    <w:ins w:id="122" w:author="Gao, Guan-Wei (高貫偉 ITC)" w:date="2012-04-16T09:52:00Z"/>
                    <w:rFonts w:ascii="Times New Roman" w:hAnsi="Times New Roman" w:cs="Times New Roman"/>
                  </w:rPr>
                </w:rPrChange>
              </w:rPr>
            </w:pPr>
            <w:r>
              <w:rPr>
                <w:rFonts w:ascii="Times New Roman" w:hAnsiTheme="minorEastAsia" w:cs="Times New Roman" w:hint="eastAsia"/>
              </w:rPr>
              <w:t>若为良品，则</w:t>
            </w:r>
            <w:r>
              <w:rPr>
                <w:rFonts w:ascii="Times New Roman" w:hAnsiTheme="minorEastAsia" w:cs="Times New Roman" w:hint="eastAsia"/>
              </w:rPr>
              <w:t>Insert [</w:t>
            </w:r>
            <w:proofErr w:type="spellStart"/>
            <w:r>
              <w:rPr>
                <w:rFonts w:ascii="Times New Roman" w:hAnsiTheme="minorEastAsia" w:cs="Times New Roman" w:hint="eastAsia"/>
              </w:rPr>
              <w:t>PCBTestLog</w:t>
            </w:r>
            <w:proofErr w:type="spellEnd"/>
            <w:r>
              <w:rPr>
                <w:rFonts w:ascii="Times New Roman" w:hAnsiTheme="minorEastAsia" w:cs="Times New Roman" w:hint="eastAsia"/>
              </w:rPr>
              <w:t>]</w:t>
            </w:r>
            <w:r>
              <w:rPr>
                <w:rFonts w:ascii="Times New Roman" w:hAnsiTheme="minorEastAsia" w:cs="Times New Roman" w:hint="eastAsia"/>
              </w:rPr>
              <w:t>；若</w:t>
            </w:r>
            <w:r w:rsidRPr="00CA6998">
              <w:rPr>
                <w:rFonts w:ascii="Times New Roman" w:hAnsiTheme="minorEastAsia" w:cs="Times New Roman"/>
              </w:rPr>
              <w:t>不良品，则</w:t>
            </w:r>
            <w:r w:rsidRPr="00CA6998">
              <w:rPr>
                <w:rFonts w:ascii="Times New Roman" w:hAnsi="Times New Roman" w:cs="Times New Roman"/>
              </w:rPr>
              <w:t>Insert [</w:t>
            </w:r>
            <w:proofErr w:type="spellStart"/>
            <w:r w:rsidRPr="00CA6998">
              <w:rPr>
                <w:rFonts w:ascii="Times New Roman" w:hAnsi="Times New Roman" w:cs="Times New Roman"/>
              </w:rPr>
              <w:t>PCBTestLog</w:t>
            </w:r>
            <w:proofErr w:type="spellEnd"/>
            <w:r w:rsidRPr="00CA6998">
              <w:rPr>
                <w:rFonts w:ascii="Times New Roman" w:hAnsi="Times New Roman" w:cs="Times New Roman"/>
              </w:rPr>
              <w:t xml:space="preserve">]/[ </w:t>
            </w:r>
            <w:proofErr w:type="spellStart"/>
            <w:r w:rsidRPr="00CA6998">
              <w:rPr>
                <w:rFonts w:ascii="Times New Roman" w:hAnsi="Times New Roman" w:cs="Times New Roman"/>
              </w:rPr>
              <w:t>PCBTestLog_DefectInfo</w:t>
            </w:r>
            <w:proofErr w:type="spellEnd"/>
            <w:r w:rsidRPr="00CA6998">
              <w:rPr>
                <w:rFonts w:ascii="Times New Roman" w:hAnsi="Times New Roman" w:cs="Times New Roman"/>
              </w:rPr>
              <w:t>]</w:t>
            </w:r>
          </w:p>
          <w:p w:rsidR="007E0E13" w:rsidRDefault="007E0E13" w:rsidP="007E0E13">
            <w:pPr>
              <w:jc w:val="left"/>
              <w:rPr>
                <w:ins w:id="123" w:author="Gao, Guan-Wei (高貫偉 ITC)" w:date="2012-07-04T08:25:00Z"/>
                <w:rFonts w:ascii="Times New Roman" w:hAnsi="Times New Roman" w:cs="Times New Roman"/>
                <w:color w:val="FF0000"/>
                <w:highlight w:val="darkYellow"/>
              </w:rPr>
            </w:pPr>
            <w:ins w:id="124" w:author="Gao, Guan-Wei (高貫偉 ITC)" w:date="2012-07-04T08:25:00Z"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>2012-7-2</w:t>
              </w:r>
            </w:ins>
          </w:p>
          <w:p w:rsidR="00000000" w:rsidRDefault="007E0E13" w:rsidP="007E0E13">
            <w:pPr>
              <w:ind w:left="360"/>
              <w:jc w:val="left"/>
              <w:rPr>
                <w:ins w:id="125" w:author="Gao, Guan-Wei (高貫偉 ITC)" w:date="2012-04-16T09:53:00Z"/>
                <w:rFonts w:ascii="Times New Roman" w:hAnsi="Times New Roman" w:cs="Times New Roman"/>
                <w:strike/>
              </w:rPr>
              <w:pPrChange w:id="126" w:author="Gao, Guan-Wei (高貫偉 ITC)" w:date="2012-04-16T09:53:00Z">
                <w:pPr>
                  <w:pStyle w:val="a7"/>
                  <w:numPr>
                    <w:numId w:val="12"/>
                  </w:numPr>
                  <w:ind w:left="360" w:firstLineChars="0" w:hanging="360"/>
                  <w:jc w:val="left"/>
                </w:pPr>
              </w:pPrChange>
            </w:pPr>
            <w:ins w:id="127" w:author="Gao, Guan-Wei (高貫偉 ITC)" w:date="2012-07-04T08:25:00Z">
              <w:r w:rsidRPr="00A27F63">
                <w:rPr>
                  <w:rFonts w:ascii="Times New Roman" w:hAnsi="Times New Roman" w:cs="Times New Roman" w:hint="eastAsia"/>
                  <w:color w:val="FF0000"/>
                  <w:highlight w:val="darkYellow"/>
                </w:rPr>
                <w:t>若为不良品，则</w:t>
              </w:r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 xml:space="preserve">Insert </w:t>
              </w:r>
              <w:proofErr w:type="spellStart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>PCBLotCheck</w:t>
              </w:r>
              <w:proofErr w:type="spellEnd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 xml:space="preserve"> Select </w:t>
              </w:r>
              <w:proofErr w:type="spellStart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>LotNo</w:t>
              </w:r>
              <w:proofErr w:type="spellEnd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>, @</w:t>
              </w:r>
              <w:proofErr w:type="spellStart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>PCBNo</w:t>
              </w:r>
              <w:proofErr w:type="spellEnd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 xml:space="preserve">, ‘0’, @Editor, </w:t>
              </w:r>
              <w:proofErr w:type="spellStart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>getdate</w:t>
              </w:r>
              <w:proofErr w:type="spellEnd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 xml:space="preserve">() from </w:t>
              </w:r>
              <w:proofErr w:type="spellStart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>PCBLot</w:t>
              </w:r>
              <w:proofErr w:type="spellEnd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 xml:space="preserve"> where </w:t>
              </w:r>
              <w:proofErr w:type="spellStart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>PCBNo</w:t>
              </w:r>
              <w:proofErr w:type="spellEnd"/>
              <w:r w:rsidRPr="00A27F63">
                <w:rPr>
                  <w:rFonts w:ascii="Times New Roman" w:hAnsi="Times New Roman" w:cs="Times New Roman"/>
                  <w:color w:val="FF0000"/>
                  <w:highlight w:val="darkYellow"/>
                </w:rPr>
                <w:t>=@MBSN and Status=1)</w:t>
              </w:r>
            </w:ins>
          </w:p>
          <w:p w:rsidR="00000000" w:rsidRDefault="00A27F63">
            <w:pPr>
              <w:jc w:val="left"/>
              <w:rPr>
                <w:ins w:id="128" w:author="Gao, Guan-Wei (高貫偉 ITC)" w:date="2012-04-16T09:53:00Z"/>
                <w:rFonts w:ascii="Times New Roman" w:hAnsi="Times New Roman" w:cs="Times New Roman"/>
                <w:b/>
                <w:color w:val="FF0000"/>
              </w:rPr>
              <w:pPrChange w:id="129" w:author="Gao, Guan-Wei (高貫偉 ITC)" w:date="2012-04-16T09:53:00Z">
                <w:pPr>
                  <w:pStyle w:val="a7"/>
                  <w:numPr>
                    <w:numId w:val="12"/>
                  </w:numPr>
                  <w:ind w:left="360" w:firstLineChars="0" w:hanging="360"/>
                  <w:jc w:val="left"/>
                </w:pPr>
              </w:pPrChange>
            </w:pPr>
            <w:ins w:id="130" w:author="Gao, Guan-Wei (高貫偉 ITC)" w:date="2012-04-16T09:53:00Z">
              <w:r w:rsidRPr="00A27F63">
                <w:rPr>
                  <w:rFonts w:ascii="Times New Roman" w:hAnsi="Times New Roman" w:cs="Times New Roman"/>
                  <w:b/>
                  <w:color w:val="FF0000"/>
                  <w:rPrChange w:id="131" w:author="Gao, Guan-Wei (高貫偉 ITC)" w:date="2012-04-16T09:53:00Z">
                    <w:rPr>
                      <w:rFonts w:ascii="Times New Roman" w:hAnsi="Times New Roman" w:cs="Times New Roman"/>
                      <w:strike/>
                    </w:rPr>
                  </w:rPrChange>
                </w:rPr>
                <w:t>Phase II</w:t>
              </w:r>
            </w:ins>
          </w:p>
          <w:p w:rsidR="007E0E13" w:rsidRDefault="00C00FBF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ins w:id="132" w:author="Gao, Guan-Wei (高貫偉 ITC)" w:date="2012-07-04T08:25:00Z"/>
                <w:rFonts w:ascii="Times New Roman" w:hAnsi="Times New Roman" w:cs="Times New Roman" w:hint="eastAsia"/>
                <w:b/>
                <w:color w:val="FF0000"/>
              </w:rPr>
            </w:pPr>
            <w:ins w:id="133" w:author="Gao, Guan-Wei (高貫偉 ITC)" w:date="2012-04-16T09:54:00Z">
              <w:r>
                <w:rPr>
                  <w:rFonts w:ascii="Times New Roman" w:hAnsi="Times New Roman" w:cs="Times New Roman" w:hint="eastAsia"/>
                  <w:b/>
                  <w:color w:val="FF0000"/>
                </w:rPr>
                <w:t>若为不良品，</w:t>
              </w:r>
            </w:ins>
            <w:ins w:id="134" w:author="Gao, Guan-Wei (高貫偉 ITC)" w:date="2012-04-16T10:19:00Z"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 xml:space="preserve">Update </w:t>
              </w:r>
              <w:proofErr w:type="spellStart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>Lot.Qty</w:t>
              </w:r>
              <w:proofErr w:type="spellEnd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 xml:space="preserve">=Qty-1 where </w:t>
              </w:r>
              <w:proofErr w:type="spellStart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>LotNo</w:t>
              </w:r>
              <w:proofErr w:type="spellEnd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 xml:space="preserve"> = (Select </w:t>
              </w:r>
              <w:proofErr w:type="spellStart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>LotNo</w:t>
              </w:r>
              <w:proofErr w:type="spellEnd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 xml:space="preserve"> from </w:t>
              </w:r>
              <w:proofErr w:type="spellStart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>PCBLot</w:t>
              </w:r>
              <w:proofErr w:type="spellEnd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 xml:space="preserve"> where </w:t>
              </w:r>
              <w:proofErr w:type="spellStart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>PCBNo</w:t>
              </w:r>
              <w:proofErr w:type="spellEnd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>=@MBSN and Status=1)</w:t>
              </w:r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>；</w:t>
              </w:r>
            </w:ins>
          </w:p>
          <w:p w:rsidR="005276CA" w:rsidRDefault="007E0E13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ins w:id="135" w:author="Gao, Guan-Wei (高貫偉 ITC)" w:date="2012-05-04T09:25:00Z"/>
                <w:rFonts w:ascii="Times New Roman" w:hAnsi="Times New Roman" w:cs="Times New Roman"/>
                <w:b/>
                <w:color w:val="FF0000"/>
              </w:rPr>
            </w:pPr>
            <w:ins w:id="136" w:author="Gao, Guan-Wei (高貫偉 ITC)" w:date="2012-07-04T08:25:00Z">
              <w:r>
                <w:rPr>
                  <w:rFonts w:ascii="Times New Roman" w:hAnsi="Times New Roman" w:cs="Times New Roman" w:hint="eastAsia"/>
                  <w:b/>
                  <w:color w:val="FF0000"/>
                </w:rPr>
                <w:t>若为不良品，</w:t>
              </w:r>
            </w:ins>
            <w:ins w:id="137" w:author="Gao, Guan-Wei (高貫偉 ITC)" w:date="2012-04-16T09:54:00Z">
              <w:r w:rsidR="00C00FBF">
                <w:rPr>
                  <w:rFonts w:ascii="Times New Roman" w:hAnsi="Times New Roman" w:cs="Times New Roman" w:hint="eastAsia"/>
                  <w:b/>
                  <w:color w:val="FF0000"/>
                </w:rPr>
                <w:t xml:space="preserve">Update </w:t>
              </w:r>
              <w:proofErr w:type="spellStart"/>
              <w:r w:rsidR="00C00FBF">
                <w:rPr>
                  <w:rFonts w:ascii="Times New Roman" w:hAnsi="Times New Roman" w:cs="Times New Roman" w:hint="eastAsia"/>
                  <w:b/>
                  <w:color w:val="FF0000"/>
                </w:rPr>
                <w:t>PCBLot.Status</w:t>
              </w:r>
              <w:proofErr w:type="spellEnd"/>
              <w:r w:rsidR="00C00FBF">
                <w:rPr>
                  <w:rFonts w:ascii="Times New Roman" w:hAnsi="Times New Roman" w:cs="Times New Roman" w:hint="eastAsia"/>
                  <w:b/>
                  <w:color w:val="FF0000"/>
                </w:rPr>
                <w:t>=0</w:t>
              </w:r>
            </w:ins>
            <w:ins w:id="138" w:author="Gao, Guan-Wei (高貫偉 ITC)" w:date="2012-04-16T10:18:00Z"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 xml:space="preserve"> where Status=1</w:t>
              </w:r>
            </w:ins>
            <w:ins w:id="139" w:author="Gao, Guan-Wei (高貫偉 ITC)" w:date="2012-04-16T10:19:00Z"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 xml:space="preserve"> and </w:t>
              </w:r>
              <w:proofErr w:type="spellStart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>PCBNo</w:t>
              </w:r>
              <w:proofErr w:type="spellEnd"/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>=@</w:t>
              </w:r>
            </w:ins>
            <w:ins w:id="140" w:author="Gao, Guan-Wei (高貫偉 ITC)" w:date="2012-04-16T10:20:00Z"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>MBSN</w:t>
              </w:r>
            </w:ins>
            <w:ins w:id="141" w:author="Gao, Guan-Wei (高貫偉 ITC)" w:date="2012-04-16T10:18:00Z">
              <w:r w:rsidR="004967BF">
                <w:rPr>
                  <w:rFonts w:ascii="Times New Roman" w:hAnsi="Times New Roman" w:cs="Times New Roman" w:hint="eastAsia"/>
                  <w:b/>
                  <w:color w:val="FF0000"/>
                </w:rPr>
                <w:t>；</w:t>
              </w:r>
            </w:ins>
          </w:p>
          <w:p w:rsidR="00000000" w:rsidRDefault="00967F2C">
            <w:pPr>
              <w:pStyle w:val="a7"/>
              <w:ind w:left="360" w:firstLineChars="0" w:firstLine="0"/>
              <w:jc w:val="left"/>
              <w:rPr>
                <w:ins w:id="142" w:author="Gao, Guan-Wei (高貫偉 ITC)" w:date="2012-07-03T12:49:00Z"/>
                <w:rFonts w:ascii="Times New Roman" w:hAnsi="Times New Roman" w:cs="Times New Roman"/>
                <w:b/>
                <w:color w:val="FF0000"/>
              </w:rPr>
              <w:pPrChange w:id="143" w:author="Gao, Guan-Wei (高貫偉 ITC)" w:date="2012-05-04T09:25:00Z">
                <w:pPr>
                  <w:pStyle w:val="a7"/>
                  <w:numPr>
                    <w:numId w:val="12"/>
                  </w:numPr>
                  <w:ind w:left="360" w:firstLineChars="0" w:hanging="360"/>
                  <w:jc w:val="left"/>
                </w:pPr>
              </w:pPrChange>
            </w:pPr>
            <w:ins w:id="144" w:author="Gao, Guan-Wei (高貫偉 ITC)" w:date="2012-05-04T09:25:00Z">
              <w:r>
                <w:rPr>
                  <w:rFonts w:ascii="Times New Roman" w:hAnsi="Times New Roman" w:cs="Times New Roman" w:hint="eastAsia"/>
                  <w:b/>
                  <w:color w:val="FF0000"/>
                </w:rPr>
                <w:t>注意补全</w:t>
              </w:r>
              <w:r>
                <w:rPr>
                  <w:rFonts w:ascii="Times New Roman" w:hAnsi="Times New Roman" w:cs="Times New Roman" w:hint="eastAsia"/>
                  <w:b/>
                  <w:color w:val="FF0000"/>
                </w:rPr>
                <w:t>Editor</w:t>
              </w:r>
              <w:r>
                <w:rPr>
                  <w:rFonts w:ascii="Times New Roman" w:hAnsi="Times New Roman" w:cs="Times New Roman" w:hint="eastAsia"/>
                  <w:b/>
                  <w:color w:val="FF0000"/>
                </w:rPr>
                <w:t>，</w:t>
              </w:r>
              <w:proofErr w:type="spellStart"/>
              <w:r>
                <w:rPr>
                  <w:rFonts w:ascii="Times New Roman" w:hAnsi="Times New Roman" w:cs="Times New Roman" w:hint="eastAsia"/>
                  <w:b/>
                  <w:color w:val="FF0000"/>
                </w:rPr>
                <w:t>Udt</w:t>
              </w:r>
            </w:ins>
            <w:proofErr w:type="spellEnd"/>
          </w:p>
          <w:p w:rsidR="00000000" w:rsidRDefault="007E0E13">
            <w:pPr>
              <w:pStyle w:val="a7"/>
              <w:ind w:left="360" w:firstLineChars="0" w:firstLine="0"/>
              <w:jc w:val="left"/>
              <w:rPr>
                <w:ins w:id="145" w:author="Gao, Guan-Wei (高貫偉 ITC)" w:date="2012-07-03T12:49:00Z"/>
                <w:rFonts w:ascii="Times New Roman" w:hAnsi="Times New Roman" w:cs="Times New Roman"/>
                <w:b/>
                <w:color w:val="FF0000"/>
              </w:rPr>
              <w:pPrChange w:id="146" w:author="Gao, Guan-Wei (高貫偉 ITC)" w:date="2012-05-04T09:25:00Z">
                <w:pPr>
                  <w:pStyle w:val="a7"/>
                  <w:numPr>
                    <w:numId w:val="12"/>
                  </w:numPr>
                  <w:ind w:left="360" w:firstLineChars="0" w:hanging="360"/>
                  <w:jc w:val="left"/>
                </w:pPr>
              </w:pPrChange>
            </w:pPr>
          </w:p>
          <w:p w:rsidR="00000000" w:rsidRDefault="007E0E13">
            <w:pPr>
              <w:pStyle w:val="a7"/>
              <w:ind w:left="360" w:firstLineChars="0" w:firstLine="0"/>
              <w:jc w:val="left"/>
              <w:rPr>
                <w:ins w:id="147" w:author="Gao, Guan-Wei (高貫偉 ITC)" w:date="2012-07-03T12:46:00Z"/>
                <w:rFonts w:ascii="Times New Roman" w:hAnsi="Times New Roman" w:cs="Times New Roman"/>
                <w:b/>
                <w:color w:val="FF0000"/>
              </w:rPr>
              <w:pPrChange w:id="148" w:author="Gao, Guan-Wei (高貫偉 ITC)" w:date="2012-05-04T09:25:00Z">
                <w:pPr>
                  <w:pStyle w:val="a7"/>
                  <w:numPr>
                    <w:numId w:val="12"/>
                  </w:numPr>
                  <w:ind w:left="360" w:firstLineChars="0" w:hanging="360"/>
                  <w:jc w:val="left"/>
                </w:pPr>
              </w:pPrChange>
            </w:pPr>
          </w:p>
          <w:p w:rsidR="00000000" w:rsidRDefault="007E0E13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Times New Roman" w:hAnsi="Times New Roman" w:cs="Times New Roman"/>
                <w:b/>
                <w:color w:val="FF0000"/>
                <w:rPrChange w:id="149" w:author="Gao, Guan-Wei (高貫偉 ITC)" w:date="2012-07-03T12:46:00Z">
                  <w:rPr/>
                </w:rPrChange>
              </w:rPr>
            </w:pPr>
          </w:p>
        </w:tc>
      </w:tr>
      <w:tr w:rsidR="00D60E24" w:rsidRPr="00CA6998" w:rsidTr="000A2F69">
        <w:tc>
          <w:tcPr>
            <w:tcW w:w="2802" w:type="dxa"/>
          </w:tcPr>
          <w:p w:rsidR="00D60E24" w:rsidRPr="00CA6998" w:rsidRDefault="00D60E24" w:rsidP="005A127A">
            <w:pPr>
              <w:jc w:val="left"/>
              <w:rPr>
                <w:rFonts w:ascii="Times New Roman" w:hAnsi="Times New Roman" w:cs="Times New Roman"/>
              </w:rPr>
            </w:pPr>
            <w:del w:id="150" w:author="Gao, Guan-Wei (高貫偉 ITC)" w:date="2012-04-21T13:53:00Z">
              <w:r w:rsidRPr="00CA6998" w:rsidDel="005A127A">
                <w:rPr>
                  <w:rFonts w:ascii="Times New Roman" w:hAnsi="Times New Roman" w:cs="Times New Roman" w:hint="eastAsia"/>
                </w:rPr>
                <w:delText>1</w:delText>
              </w:r>
              <w:r w:rsidDel="005A127A">
                <w:rPr>
                  <w:rFonts w:ascii="Times New Roman" w:hAnsi="Times New Roman" w:cs="Times New Roman" w:hint="eastAsia"/>
                </w:rPr>
                <w:delText>2</w:delText>
              </w:r>
            </w:del>
            <w:ins w:id="151" w:author="Gao, Guan-Wei (高貫偉 ITC)" w:date="2012-05-02T11:05:00Z">
              <w:r w:rsidR="009858F9">
                <w:rPr>
                  <w:rFonts w:ascii="Times New Roman" w:hAnsi="Times New Roman" w:cs="Times New Roman" w:hint="eastAsia"/>
                </w:rPr>
                <w:t>1</w:t>
              </w:r>
            </w:ins>
            <w:ins w:id="152" w:author="Gao, Guan-Wei (高貫偉 ITC)" w:date="2012-05-02T11:11:00Z">
              <w:r w:rsidR="009368F5">
                <w:rPr>
                  <w:rFonts w:ascii="Times New Roman" w:hAnsi="Times New Roman" w:cs="Times New Roman" w:hint="eastAsia"/>
                </w:rPr>
                <w:t>1</w:t>
              </w:r>
            </w:ins>
            <w:r w:rsidRPr="00CA6998">
              <w:rPr>
                <w:rFonts w:ascii="Times New Roman" w:hAnsiTheme="minorEastAsia" w:cs="Times New Roman"/>
              </w:rPr>
              <w:t>、</w:t>
            </w:r>
            <w:r w:rsidRPr="00CA6998">
              <w:rPr>
                <w:rFonts w:ascii="Times New Roman" w:hAnsi="Times New Roman" w:cs="Times New Roman"/>
              </w:rPr>
              <w:t>Update Qty</w:t>
            </w:r>
          </w:p>
        </w:tc>
        <w:tc>
          <w:tcPr>
            <w:tcW w:w="5720" w:type="dxa"/>
          </w:tcPr>
          <w:p w:rsidR="00D60E24" w:rsidRPr="00CA6998" w:rsidRDefault="00D60E24" w:rsidP="008C0BDB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1</w:t>
            </w:r>
            <w:r w:rsidRPr="00CA6998">
              <w:rPr>
                <w:rFonts w:ascii="Times New Roman" w:hAnsiTheme="minorEastAsia" w:cs="Times New Roman"/>
              </w:rPr>
              <w:t>、</w:t>
            </w:r>
            <w:r w:rsidRPr="00CA6998">
              <w:rPr>
                <w:rFonts w:ascii="Times New Roman" w:hAnsi="Times New Roman" w:cs="Times New Roman"/>
              </w:rPr>
              <w:t>Pass</w:t>
            </w:r>
          </w:p>
          <w:p w:rsidR="00D60E24" w:rsidRPr="00CA6998" w:rsidRDefault="00D60E24" w:rsidP="008C0BDB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[Pass Qty] += 1</w:t>
            </w:r>
          </w:p>
          <w:p w:rsidR="00D60E24" w:rsidRPr="00CA6998" w:rsidRDefault="00D60E24" w:rsidP="008C0BDB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2</w:t>
            </w:r>
            <w:r w:rsidRPr="00CA6998">
              <w:rPr>
                <w:rFonts w:ascii="Times New Roman" w:hAnsiTheme="minorEastAsia" w:cs="Times New Roman"/>
              </w:rPr>
              <w:t>、</w:t>
            </w:r>
            <w:r w:rsidRPr="00CA6998">
              <w:rPr>
                <w:rFonts w:ascii="Times New Roman" w:hAnsi="Times New Roman" w:cs="Times New Roman"/>
              </w:rPr>
              <w:t>Fail</w:t>
            </w:r>
          </w:p>
          <w:p w:rsidR="00D60E24" w:rsidRPr="00CA6998" w:rsidRDefault="00D60E24" w:rsidP="008C0BDB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="Times New Roman" w:cs="Times New Roman"/>
              </w:rPr>
              <w:t>[Fail Qty] += 1</w:t>
            </w:r>
          </w:p>
        </w:tc>
      </w:tr>
    </w:tbl>
    <w:p w:rsidR="00C8015F" w:rsidRPr="00B3032C" w:rsidRDefault="00C8015F">
      <w:pPr>
        <w:widowControl/>
        <w:jc w:val="left"/>
        <w:rPr>
          <w:rFonts w:ascii="Courier New" w:eastAsia="SimSun" w:hAnsi="Courier New"/>
          <w:lang w:val="es-ES"/>
        </w:rPr>
      </w:pPr>
      <w:r w:rsidRPr="00B3032C">
        <w:rPr>
          <w:rFonts w:ascii="Courier New" w:eastAsia="SimSun" w:hAnsi="Courier New"/>
          <w:lang w:val="es-ES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53" w:name="_Toc312938261"/>
      <w:r w:rsidRPr="00A722CC">
        <w:rPr>
          <w:rFonts w:ascii="Times New Roman" w:eastAsia="SimHei" w:hAnsi="Times New Roman"/>
          <w:sz w:val="32"/>
        </w:rPr>
        <w:t>Appendix</w:t>
      </w:r>
      <w:bookmarkEnd w:id="153"/>
    </w:p>
    <w:p w:rsidR="00363EA2" w:rsidRDefault="00363EA2" w:rsidP="00363EA2">
      <w:pPr>
        <w:pStyle w:val="2"/>
      </w:pPr>
      <w:bookmarkStart w:id="154" w:name="_Toc312938262"/>
      <w:r>
        <w:rPr>
          <w:rFonts w:hint="eastAsia"/>
        </w:rPr>
        <w:t>Question</w:t>
      </w:r>
      <w:bookmarkEnd w:id="154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58F9" w:rsidRDefault="009858F9" w:rsidP="000127C3">
      <w:r>
        <w:separator/>
      </w:r>
    </w:p>
  </w:endnote>
  <w:endnote w:type="continuationSeparator" w:id="0">
    <w:p w:rsidR="009858F9" w:rsidRDefault="009858F9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8F9" w:rsidRDefault="009858F9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7E0E13">
            <w:rPr>
              <w:noProof/>
            </w:rPr>
            <w:t>7</w:t>
          </w:r>
        </w:fldSimple>
        <w:r>
          <w:rPr>
            <w:lang w:val="zh-CN"/>
          </w:rPr>
          <w:t xml:space="preserve"> / </w:t>
        </w:r>
        <w:fldSimple w:instr=" NUMPAGES  ">
          <w:r w:rsidR="007E0E13">
            <w:rPr>
              <w:noProof/>
            </w:rPr>
            <w:t>8</w:t>
          </w:r>
        </w:fldSimple>
      </w:sdtContent>
    </w:sdt>
  </w:p>
  <w:p w:rsidR="009858F9" w:rsidRDefault="009858F9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58F9" w:rsidRDefault="009858F9" w:rsidP="000127C3">
      <w:r>
        <w:separator/>
      </w:r>
    </w:p>
  </w:footnote>
  <w:footnote w:type="continuationSeparator" w:id="0">
    <w:p w:rsidR="009858F9" w:rsidRDefault="009858F9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8F9" w:rsidRPr="000127C3" w:rsidRDefault="009858F9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9858F9" w:rsidRPr="00DE0AE1" w:rsidRDefault="009858F9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hint="eastAsia"/>
      </w:rPr>
      <w:t>SA</w:t>
    </w:r>
    <w:r w:rsidRPr="008F139E">
      <w:t xml:space="preserve">-UC </w:t>
    </w:r>
    <w:r>
      <w:t>PCA OQC Output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B3301"/>
    <w:multiLevelType w:val="hybridMultilevel"/>
    <w:tmpl w:val="F9B66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D544E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3A7B4DB7"/>
    <w:multiLevelType w:val="hybridMultilevel"/>
    <w:tmpl w:val="2C04E0CA"/>
    <w:lvl w:ilvl="0" w:tplc="867830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4F9D0624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5530771"/>
    <w:multiLevelType w:val="hybridMultilevel"/>
    <w:tmpl w:val="303A86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5EF52E8D"/>
    <w:multiLevelType w:val="hybridMultilevel"/>
    <w:tmpl w:val="3A286144"/>
    <w:lvl w:ilvl="0" w:tplc="25C2C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09501BF"/>
    <w:multiLevelType w:val="hybridMultilevel"/>
    <w:tmpl w:val="984624AA"/>
    <w:lvl w:ilvl="0" w:tplc="F920D39C">
      <w:start w:val="1"/>
      <w:numFmt w:val="lowerLetter"/>
      <w:lvlText w:val="%1."/>
      <w:lvlJc w:val="left"/>
      <w:pPr>
        <w:ind w:left="360" w:hanging="360"/>
      </w:pPr>
      <w:rPr>
        <w:rFonts w:hint="default"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523306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F50181E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5186B88"/>
    <w:multiLevelType w:val="hybridMultilevel"/>
    <w:tmpl w:val="463827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78D43ECB"/>
    <w:multiLevelType w:val="hybridMultilevel"/>
    <w:tmpl w:val="67A81C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CC02684"/>
    <w:multiLevelType w:val="hybridMultilevel"/>
    <w:tmpl w:val="7D129A32"/>
    <w:lvl w:ilvl="0" w:tplc="FE18A0E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F2B7227"/>
    <w:multiLevelType w:val="hybridMultilevel"/>
    <w:tmpl w:val="8AB82052"/>
    <w:lvl w:ilvl="0" w:tplc="CDD4F81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1"/>
  </w:num>
  <w:num w:numId="3">
    <w:abstractNumId w:val="1"/>
  </w:num>
  <w:num w:numId="4">
    <w:abstractNumId w:val="5"/>
  </w:num>
  <w:num w:numId="5">
    <w:abstractNumId w:val="4"/>
  </w:num>
  <w:num w:numId="6">
    <w:abstractNumId w:val="10"/>
  </w:num>
  <w:num w:numId="7">
    <w:abstractNumId w:val="2"/>
  </w:num>
  <w:num w:numId="8">
    <w:abstractNumId w:val="12"/>
  </w:num>
  <w:num w:numId="9">
    <w:abstractNumId w:val="14"/>
  </w:num>
  <w:num w:numId="10">
    <w:abstractNumId w:val="7"/>
  </w:num>
  <w:num w:numId="11">
    <w:abstractNumId w:val="13"/>
  </w:num>
  <w:num w:numId="12">
    <w:abstractNumId w:val="9"/>
  </w:num>
  <w:num w:numId="13">
    <w:abstractNumId w:val="0"/>
  </w:num>
  <w:num w:numId="14">
    <w:abstractNumId w:val="16"/>
  </w:num>
  <w:num w:numId="15">
    <w:abstractNumId w:val="8"/>
  </w:num>
  <w:num w:numId="16">
    <w:abstractNumId w:val="15"/>
  </w:num>
  <w:num w:numId="17">
    <w:abstractNumId w:val="6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44CD"/>
    <w:rsid w:val="0000593B"/>
    <w:rsid w:val="00007A1C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655"/>
    <w:rsid w:val="00017748"/>
    <w:rsid w:val="000204E4"/>
    <w:rsid w:val="000205B2"/>
    <w:rsid w:val="00020759"/>
    <w:rsid w:val="000214CF"/>
    <w:rsid w:val="00021A3A"/>
    <w:rsid w:val="000234FC"/>
    <w:rsid w:val="0002402E"/>
    <w:rsid w:val="000242B9"/>
    <w:rsid w:val="0002672E"/>
    <w:rsid w:val="000267CB"/>
    <w:rsid w:val="000304FB"/>
    <w:rsid w:val="000306FF"/>
    <w:rsid w:val="00030D62"/>
    <w:rsid w:val="00030DF9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4D3"/>
    <w:rsid w:val="00046E0E"/>
    <w:rsid w:val="00047DD0"/>
    <w:rsid w:val="00047ECB"/>
    <w:rsid w:val="000510EB"/>
    <w:rsid w:val="00051EC6"/>
    <w:rsid w:val="00053539"/>
    <w:rsid w:val="000542C9"/>
    <w:rsid w:val="000559F4"/>
    <w:rsid w:val="00055F15"/>
    <w:rsid w:val="00060063"/>
    <w:rsid w:val="00060BE2"/>
    <w:rsid w:val="00060D36"/>
    <w:rsid w:val="00061B87"/>
    <w:rsid w:val="00061FE0"/>
    <w:rsid w:val="000621FD"/>
    <w:rsid w:val="00062E85"/>
    <w:rsid w:val="0006488D"/>
    <w:rsid w:val="00064BB0"/>
    <w:rsid w:val="000651B7"/>
    <w:rsid w:val="00065268"/>
    <w:rsid w:val="00065B5C"/>
    <w:rsid w:val="00065C5A"/>
    <w:rsid w:val="000709C2"/>
    <w:rsid w:val="00070BFE"/>
    <w:rsid w:val="00071924"/>
    <w:rsid w:val="000723EF"/>
    <w:rsid w:val="00072A50"/>
    <w:rsid w:val="00074962"/>
    <w:rsid w:val="00074C0E"/>
    <w:rsid w:val="00075188"/>
    <w:rsid w:val="00077B3E"/>
    <w:rsid w:val="00080EC5"/>
    <w:rsid w:val="000815C9"/>
    <w:rsid w:val="00081CCF"/>
    <w:rsid w:val="00082E08"/>
    <w:rsid w:val="00084424"/>
    <w:rsid w:val="00084D0D"/>
    <w:rsid w:val="000852AE"/>
    <w:rsid w:val="00085721"/>
    <w:rsid w:val="00087D83"/>
    <w:rsid w:val="00090BF1"/>
    <w:rsid w:val="0009259F"/>
    <w:rsid w:val="00092932"/>
    <w:rsid w:val="00095726"/>
    <w:rsid w:val="00095D93"/>
    <w:rsid w:val="0009613E"/>
    <w:rsid w:val="000962D7"/>
    <w:rsid w:val="00096979"/>
    <w:rsid w:val="00097024"/>
    <w:rsid w:val="00097F4A"/>
    <w:rsid w:val="000A03EB"/>
    <w:rsid w:val="000A129C"/>
    <w:rsid w:val="000A2939"/>
    <w:rsid w:val="000A2F6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11E8"/>
    <w:rsid w:val="000C18FF"/>
    <w:rsid w:val="000C22DE"/>
    <w:rsid w:val="000C3125"/>
    <w:rsid w:val="000C319E"/>
    <w:rsid w:val="000C3ABE"/>
    <w:rsid w:val="000C4424"/>
    <w:rsid w:val="000C4847"/>
    <w:rsid w:val="000D0988"/>
    <w:rsid w:val="000D1121"/>
    <w:rsid w:val="000D1ACB"/>
    <w:rsid w:val="000D2836"/>
    <w:rsid w:val="000D3166"/>
    <w:rsid w:val="000D318A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6785"/>
    <w:rsid w:val="000E67B8"/>
    <w:rsid w:val="000E77F0"/>
    <w:rsid w:val="000F0180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139"/>
    <w:rsid w:val="001007F6"/>
    <w:rsid w:val="0010152A"/>
    <w:rsid w:val="00102D88"/>
    <w:rsid w:val="001033D3"/>
    <w:rsid w:val="00104C6A"/>
    <w:rsid w:val="00105279"/>
    <w:rsid w:val="00106243"/>
    <w:rsid w:val="00106278"/>
    <w:rsid w:val="0010643F"/>
    <w:rsid w:val="0010785D"/>
    <w:rsid w:val="00107B2C"/>
    <w:rsid w:val="00107BBD"/>
    <w:rsid w:val="00107FB7"/>
    <w:rsid w:val="00110605"/>
    <w:rsid w:val="00110C7B"/>
    <w:rsid w:val="001122EA"/>
    <w:rsid w:val="00112340"/>
    <w:rsid w:val="00112C01"/>
    <w:rsid w:val="00113D43"/>
    <w:rsid w:val="0011433E"/>
    <w:rsid w:val="001149AC"/>
    <w:rsid w:val="00117997"/>
    <w:rsid w:val="00117BF8"/>
    <w:rsid w:val="00120489"/>
    <w:rsid w:val="0012130E"/>
    <w:rsid w:val="00122A26"/>
    <w:rsid w:val="00123CF2"/>
    <w:rsid w:val="00124D08"/>
    <w:rsid w:val="001253A9"/>
    <w:rsid w:val="0013059B"/>
    <w:rsid w:val="001308C9"/>
    <w:rsid w:val="00130F71"/>
    <w:rsid w:val="00133394"/>
    <w:rsid w:val="0013475D"/>
    <w:rsid w:val="0013480E"/>
    <w:rsid w:val="00135707"/>
    <w:rsid w:val="00136E63"/>
    <w:rsid w:val="001404A7"/>
    <w:rsid w:val="001407DD"/>
    <w:rsid w:val="0014179B"/>
    <w:rsid w:val="0014180F"/>
    <w:rsid w:val="00141A20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83A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305"/>
    <w:rsid w:val="00173470"/>
    <w:rsid w:val="00173AF3"/>
    <w:rsid w:val="00173D46"/>
    <w:rsid w:val="00173F0F"/>
    <w:rsid w:val="0017517A"/>
    <w:rsid w:val="00177EE2"/>
    <w:rsid w:val="00180A3D"/>
    <w:rsid w:val="00180BA8"/>
    <w:rsid w:val="00180CC3"/>
    <w:rsid w:val="00180D9E"/>
    <w:rsid w:val="00180DD9"/>
    <w:rsid w:val="00181C29"/>
    <w:rsid w:val="00182A3B"/>
    <w:rsid w:val="00182C89"/>
    <w:rsid w:val="00182F7D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1237"/>
    <w:rsid w:val="001A168B"/>
    <w:rsid w:val="001A1A94"/>
    <w:rsid w:val="001A4DB9"/>
    <w:rsid w:val="001A503E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1016"/>
    <w:rsid w:val="001D2CAF"/>
    <w:rsid w:val="001D70CD"/>
    <w:rsid w:val="001D76A9"/>
    <w:rsid w:val="001D76F8"/>
    <w:rsid w:val="001D7DB7"/>
    <w:rsid w:val="001E042E"/>
    <w:rsid w:val="001E074E"/>
    <w:rsid w:val="001E0B3D"/>
    <w:rsid w:val="001E3FFE"/>
    <w:rsid w:val="001E4013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478A"/>
    <w:rsid w:val="001F7793"/>
    <w:rsid w:val="002006F6"/>
    <w:rsid w:val="00201272"/>
    <w:rsid w:val="00201B6C"/>
    <w:rsid w:val="00201CC5"/>
    <w:rsid w:val="00202EB7"/>
    <w:rsid w:val="0020335A"/>
    <w:rsid w:val="002037D3"/>
    <w:rsid w:val="00204206"/>
    <w:rsid w:val="00204FB5"/>
    <w:rsid w:val="00205311"/>
    <w:rsid w:val="0020559C"/>
    <w:rsid w:val="00205959"/>
    <w:rsid w:val="00206889"/>
    <w:rsid w:val="0020695F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5A88"/>
    <w:rsid w:val="00230800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D7D"/>
    <w:rsid w:val="00262EE0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667D"/>
    <w:rsid w:val="002879A3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A9D"/>
    <w:rsid w:val="002B2DF0"/>
    <w:rsid w:val="002B317B"/>
    <w:rsid w:val="002B31C1"/>
    <w:rsid w:val="002B39E4"/>
    <w:rsid w:val="002B3A73"/>
    <w:rsid w:val="002B51DB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4583"/>
    <w:rsid w:val="002D4D27"/>
    <w:rsid w:val="002D4EDE"/>
    <w:rsid w:val="002D575F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23C8"/>
    <w:rsid w:val="002E303A"/>
    <w:rsid w:val="002E577E"/>
    <w:rsid w:val="002E5EAC"/>
    <w:rsid w:val="002E739C"/>
    <w:rsid w:val="002E7E38"/>
    <w:rsid w:val="002E7EBD"/>
    <w:rsid w:val="002F05D4"/>
    <w:rsid w:val="002F0EB3"/>
    <w:rsid w:val="002F11E6"/>
    <w:rsid w:val="002F1383"/>
    <w:rsid w:val="002F3FA4"/>
    <w:rsid w:val="002F5273"/>
    <w:rsid w:val="002F5330"/>
    <w:rsid w:val="002F6120"/>
    <w:rsid w:val="002F6A23"/>
    <w:rsid w:val="00300311"/>
    <w:rsid w:val="003018DB"/>
    <w:rsid w:val="0030201E"/>
    <w:rsid w:val="003030DD"/>
    <w:rsid w:val="00303645"/>
    <w:rsid w:val="0030371B"/>
    <w:rsid w:val="00304F91"/>
    <w:rsid w:val="003054CF"/>
    <w:rsid w:val="00310D36"/>
    <w:rsid w:val="00312BB1"/>
    <w:rsid w:val="00312C9C"/>
    <w:rsid w:val="003157D9"/>
    <w:rsid w:val="00316234"/>
    <w:rsid w:val="00316747"/>
    <w:rsid w:val="003171BA"/>
    <w:rsid w:val="003175F2"/>
    <w:rsid w:val="003208F1"/>
    <w:rsid w:val="003229B7"/>
    <w:rsid w:val="00322E92"/>
    <w:rsid w:val="0032347E"/>
    <w:rsid w:val="0032362B"/>
    <w:rsid w:val="00323EE8"/>
    <w:rsid w:val="0032551D"/>
    <w:rsid w:val="00325D25"/>
    <w:rsid w:val="003264EA"/>
    <w:rsid w:val="00326E70"/>
    <w:rsid w:val="00327C37"/>
    <w:rsid w:val="00327C7D"/>
    <w:rsid w:val="00331E7E"/>
    <w:rsid w:val="003326BF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6AAA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66F"/>
    <w:rsid w:val="00360A92"/>
    <w:rsid w:val="00360D08"/>
    <w:rsid w:val="00360DE7"/>
    <w:rsid w:val="0036128F"/>
    <w:rsid w:val="00361D7A"/>
    <w:rsid w:val="003620B6"/>
    <w:rsid w:val="00362ACF"/>
    <w:rsid w:val="00363EA2"/>
    <w:rsid w:val="00365051"/>
    <w:rsid w:val="00366C49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92A"/>
    <w:rsid w:val="00376A63"/>
    <w:rsid w:val="0037767A"/>
    <w:rsid w:val="00381BB4"/>
    <w:rsid w:val="003820F7"/>
    <w:rsid w:val="00382499"/>
    <w:rsid w:val="00382A0A"/>
    <w:rsid w:val="00383818"/>
    <w:rsid w:val="00384850"/>
    <w:rsid w:val="003855AC"/>
    <w:rsid w:val="00386B8C"/>
    <w:rsid w:val="00386FC9"/>
    <w:rsid w:val="00386FED"/>
    <w:rsid w:val="003870DA"/>
    <w:rsid w:val="003927A3"/>
    <w:rsid w:val="0039332A"/>
    <w:rsid w:val="00393356"/>
    <w:rsid w:val="00393A98"/>
    <w:rsid w:val="00393FB3"/>
    <w:rsid w:val="0039411E"/>
    <w:rsid w:val="00394498"/>
    <w:rsid w:val="0039464F"/>
    <w:rsid w:val="0039483B"/>
    <w:rsid w:val="00394A25"/>
    <w:rsid w:val="00395074"/>
    <w:rsid w:val="0039535E"/>
    <w:rsid w:val="00395473"/>
    <w:rsid w:val="00396820"/>
    <w:rsid w:val="00397083"/>
    <w:rsid w:val="003A4EBD"/>
    <w:rsid w:val="003A5AE1"/>
    <w:rsid w:val="003A5FC1"/>
    <w:rsid w:val="003A7AF0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104"/>
    <w:rsid w:val="003C02FC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58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0EF3"/>
    <w:rsid w:val="003E223B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07F31"/>
    <w:rsid w:val="00411392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33"/>
    <w:rsid w:val="004352D7"/>
    <w:rsid w:val="0043537F"/>
    <w:rsid w:val="00437603"/>
    <w:rsid w:val="004410B2"/>
    <w:rsid w:val="00443146"/>
    <w:rsid w:val="00444284"/>
    <w:rsid w:val="004446BB"/>
    <w:rsid w:val="00445229"/>
    <w:rsid w:val="004453EE"/>
    <w:rsid w:val="00445465"/>
    <w:rsid w:val="004454C2"/>
    <w:rsid w:val="00446154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4F5F"/>
    <w:rsid w:val="0046555A"/>
    <w:rsid w:val="00466BE3"/>
    <w:rsid w:val="004675A4"/>
    <w:rsid w:val="00467649"/>
    <w:rsid w:val="00470508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8792F"/>
    <w:rsid w:val="004903F7"/>
    <w:rsid w:val="004924BD"/>
    <w:rsid w:val="004928EB"/>
    <w:rsid w:val="004932A9"/>
    <w:rsid w:val="004939C3"/>
    <w:rsid w:val="00494134"/>
    <w:rsid w:val="0049517A"/>
    <w:rsid w:val="004967BF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7C90"/>
    <w:rsid w:val="004B0070"/>
    <w:rsid w:val="004B0426"/>
    <w:rsid w:val="004B0AAD"/>
    <w:rsid w:val="004B1B64"/>
    <w:rsid w:val="004B301A"/>
    <w:rsid w:val="004B31CE"/>
    <w:rsid w:val="004B35F2"/>
    <w:rsid w:val="004B3796"/>
    <w:rsid w:val="004B3822"/>
    <w:rsid w:val="004B4953"/>
    <w:rsid w:val="004B5203"/>
    <w:rsid w:val="004B6F18"/>
    <w:rsid w:val="004B724E"/>
    <w:rsid w:val="004B74C7"/>
    <w:rsid w:val="004C1260"/>
    <w:rsid w:val="004C163F"/>
    <w:rsid w:val="004C463E"/>
    <w:rsid w:val="004C465F"/>
    <w:rsid w:val="004C4E75"/>
    <w:rsid w:val="004C51D4"/>
    <w:rsid w:val="004C68CB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6DD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FF4"/>
    <w:rsid w:val="00501F9C"/>
    <w:rsid w:val="00502664"/>
    <w:rsid w:val="005027AB"/>
    <w:rsid w:val="0050294F"/>
    <w:rsid w:val="005048E8"/>
    <w:rsid w:val="00505481"/>
    <w:rsid w:val="005058BD"/>
    <w:rsid w:val="0050592E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325"/>
    <w:rsid w:val="00521C51"/>
    <w:rsid w:val="00521CD6"/>
    <w:rsid w:val="00522772"/>
    <w:rsid w:val="0052283B"/>
    <w:rsid w:val="0052289B"/>
    <w:rsid w:val="005237F7"/>
    <w:rsid w:val="00525EB1"/>
    <w:rsid w:val="00526AB5"/>
    <w:rsid w:val="00526AEE"/>
    <w:rsid w:val="005276CA"/>
    <w:rsid w:val="005314CE"/>
    <w:rsid w:val="00532002"/>
    <w:rsid w:val="0053252D"/>
    <w:rsid w:val="00533109"/>
    <w:rsid w:val="00533C05"/>
    <w:rsid w:val="00534DB4"/>
    <w:rsid w:val="005359D2"/>
    <w:rsid w:val="005366DE"/>
    <w:rsid w:val="00536ECB"/>
    <w:rsid w:val="00537EB5"/>
    <w:rsid w:val="0054056C"/>
    <w:rsid w:val="00540910"/>
    <w:rsid w:val="005412F1"/>
    <w:rsid w:val="00543C9F"/>
    <w:rsid w:val="00544AAF"/>
    <w:rsid w:val="00544F33"/>
    <w:rsid w:val="0054642D"/>
    <w:rsid w:val="00553D09"/>
    <w:rsid w:val="00553DE9"/>
    <w:rsid w:val="0055462E"/>
    <w:rsid w:val="005548EF"/>
    <w:rsid w:val="00554D88"/>
    <w:rsid w:val="0055642D"/>
    <w:rsid w:val="0055724A"/>
    <w:rsid w:val="00560FBB"/>
    <w:rsid w:val="005617DE"/>
    <w:rsid w:val="00561BCF"/>
    <w:rsid w:val="00561D17"/>
    <w:rsid w:val="0056359F"/>
    <w:rsid w:val="005642E5"/>
    <w:rsid w:val="005659BE"/>
    <w:rsid w:val="00566232"/>
    <w:rsid w:val="0056628E"/>
    <w:rsid w:val="00566BCB"/>
    <w:rsid w:val="0056732B"/>
    <w:rsid w:val="00567B90"/>
    <w:rsid w:val="005723CC"/>
    <w:rsid w:val="00575D87"/>
    <w:rsid w:val="00576501"/>
    <w:rsid w:val="0057677D"/>
    <w:rsid w:val="0057794C"/>
    <w:rsid w:val="00577CB5"/>
    <w:rsid w:val="005819F0"/>
    <w:rsid w:val="00583FC9"/>
    <w:rsid w:val="0058431D"/>
    <w:rsid w:val="005863F0"/>
    <w:rsid w:val="005917C2"/>
    <w:rsid w:val="005923C7"/>
    <w:rsid w:val="0059347B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127A"/>
    <w:rsid w:val="005A2451"/>
    <w:rsid w:val="005A354A"/>
    <w:rsid w:val="005A522E"/>
    <w:rsid w:val="005A5A48"/>
    <w:rsid w:val="005A5B00"/>
    <w:rsid w:val="005A64C4"/>
    <w:rsid w:val="005B16A4"/>
    <w:rsid w:val="005B219E"/>
    <w:rsid w:val="005B267E"/>
    <w:rsid w:val="005B3FBC"/>
    <w:rsid w:val="005B402C"/>
    <w:rsid w:val="005B460A"/>
    <w:rsid w:val="005B512E"/>
    <w:rsid w:val="005B6BAC"/>
    <w:rsid w:val="005B70EE"/>
    <w:rsid w:val="005B7497"/>
    <w:rsid w:val="005C058B"/>
    <w:rsid w:val="005C0870"/>
    <w:rsid w:val="005C08E4"/>
    <w:rsid w:val="005C093B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37"/>
    <w:rsid w:val="005D63FF"/>
    <w:rsid w:val="005D6414"/>
    <w:rsid w:val="005D6CCB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36D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60E7"/>
    <w:rsid w:val="00606D35"/>
    <w:rsid w:val="00610341"/>
    <w:rsid w:val="00610513"/>
    <w:rsid w:val="00610D56"/>
    <w:rsid w:val="00610F81"/>
    <w:rsid w:val="006119B5"/>
    <w:rsid w:val="006120DA"/>
    <w:rsid w:val="006121B3"/>
    <w:rsid w:val="006127B9"/>
    <w:rsid w:val="0061362E"/>
    <w:rsid w:val="0061391C"/>
    <w:rsid w:val="00616DBA"/>
    <w:rsid w:val="006174AC"/>
    <w:rsid w:val="00620618"/>
    <w:rsid w:val="006214BD"/>
    <w:rsid w:val="006232C9"/>
    <w:rsid w:val="006233AA"/>
    <w:rsid w:val="00624890"/>
    <w:rsid w:val="0062581F"/>
    <w:rsid w:val="00626B37"/>
    <w:rsid w:val="006308AE"/>
    <w:rsid w:val="00631506"/>
    <w:rsid w:val="0063186E"/>
    <w:rsid w:val="0063189F"/>
    <w:rsid w:val="00631C98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01B5"/>
    <w:rsid w:val="00652555"/>
    <w:rsid w:val="0065258E"/>
    <w:rsid w:val="00657042"/>
    <w:rsid w:val="00657B06"/>
    <w:rsid w:val="00657E9A"/>
    <w:rsid w:val="00657F72"/>
    <w:rsid w:val="006612ED"/>
    <w:rsid w:val="0066209F"/>
    <w:rsid w:val="006639EE"/>
    <w:rsid w:val="00663B13"/>
    <w:rsid w:val="00663EEB"/>
    <w:rsid w:val="006649C3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063C"/>
    <w:rsid w:val="00693958"/>
    <w:rsid w:val="006946A4"/>
    <w:rsid w:val="0069715B"/>
    <w:rsid w:val="0069766A"/>
    <w:rsid w:val="006A06F7"/>
    <w:rsid w:val="006A2938"/>
    <w:rsid w:val="006A42F1"/>
    <w:rsid w:val="006A43DB"/>
    <w:rsid w:val="006A4449"/>
    <w:rsid w:val="006A5367"/>
    <w:rsid w:val="006A55FF"/>
    <w:rsid w:val="006A5707"/>
    <w:rsid w:val="006A5ABE"/>
    <w:rsid w:val="006A5F95"/>
    <w:rsid w:val="006A6DF7"/>
    <w:rsid w:val="006A72D7"/>
    <w:rsid w:val="006A7DD0"/>
    <w:rsid w:val="006A7EA7"/>
    <w:rsid w:val="006A7FF6"/>
    <w:rsid w:val="006B28A7"/>
    <w:rsid w:val="006B44C7"/>
    <w:rsid w:val="006B5F50"/>
    <w:rsid w:val="006B5FE4"/>
    <w:rsid w:val="006B68A8"/>
    <w:rsid w:val="006C1794"/>
    <w:rsid w:val="006C18DE"/>
    <w:rsid w:val="006C1D88"/>
    <w:rsid w:val="006C4D8E"/>
    <w:rsid w:val="006C5D0B"/>
    <w:rsid w:val="006C60DF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D76F1"/>
    <w:rsid w:val="006E0940"/>
    <w:rsid w:val="006E0A73"/>
    <w:rsid w:val="006E1831"/>
    <w:rsid w:val="006E2234"/>
    <w:rsid w:val="006E24D9"/>
    <w:rsid w:val="006E5126"/>
    <w:rsid w:val="006E63FE"/>
    <w:rsid w:val="006E650F"/>
    <w:rsid w:val="006E7067"/>
    <w:rsid w:val="006E7BFF"/>
    <w:rsid w:val="006F0A43"/>
    <w:rsid w:val="006F154E"/>
    <w:rsid w:val="006F2AD6"/>
    <w:rsid w:val="006F488C"/>
    <w:rsid w:val="006F4AB2"/>
    <w:rsid w:val="006F4ADA"/>
    <w:rsid w:val="006F4FA1"/>
    <w:rsid w:val="006F57E6"/>
    <w:rsid w:val="006F6C7A"/>
    <w:rsid w:val="006F7D4A"/>
    <w:rsid w:val="00702037"/>
    <w:rsid w:val="0070272B"/>
    <w:rsid w:val="00702A7B"/>
    <w:rsid w:val="00702D64"/>
    <w:rsid w:val="00702E8E"/>
    <w:rsid w:val="00704372"/>
    <w:rsid w:val="00704AD6"/>
    <w:rsid w:val="00705828"/>
    <w:rsid w:val="007062F9"/>
    <w:rsid w:val="00710395"/>
    <w:rsid w:val="0071076B"/>
    <w:rsid w:val="007109FB"/>
    <w:rsid w:val="007122D4"/>
    <w:rsid w:val="007132CD"/>
    <w:rsid w:val="0071612F"/>
    <w:rsid w:val="00716809"/>
    <w:rsid w:val="007173D0"/>
    <w:rsid w:val="00717CE4"/>
    <w:rsid w:val="00723272"/>
    <w:rsid w:val="00725C53"/>
    <w:rsid w:val="007261CA"/>
    <w:rsid w:val="0072690B"/>
    <w:rsid w:val="00726A90"/>
    <w:rsid w:val="00726BE8"/>
    <w:rsid w:val="007317EB"/>
    <w:rsid w:val="00732029"/>
    <w:rsid w:val="0073235D"/>
    <w:rsid w:val="00732998"/>
    <w:rsid w:val="00733675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509A2"/>
    <w:rsid w:val="0075111E"/>
    <w:rsid w:val="00752998"/>
    <w:rsid w:val="0075510E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829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869FA"/>
    <w:rsid w:val="0079113D"/>
    <w:rsid w:val="0079236D"/>
    <w:rsid w:val="00792A4B"/>
    <w:rsid w:val="007930FD"/>
    <w:rsid w:val="00793433"/>
    <w:rsid w:val="00794DBE"/>
    <w:rsid w:val="00795258"/>
    <w:rsid w:val="0079542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65E8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2DD5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1EE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6424"/>
    <w:rsid w:val="007D716F"/>
    <w:rsid w:val="007D7632"/>
    <w:rsid w:val="007D7A15"/>
    <w:rsid w:val="007E0E13"/>
    <w:rsid w:val="007E2449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1A90"/>
    <w:rsid w:val="007F235A"/>
    <w:rsid w:val="007F2ADF"/>
    <w:rsid w:val="007F3523"/>
    <w:rsid w:val="007F35EA"/>
    <w:rsid w:val="007F4143"/>
    <w:rsid w:val="007F4E95"/>
    <w:rsid w:val="007F581E"/>
    <w:rsid w:val="007F621F"/>
    <w:rsid w:val="0080063B"/>
    <w:rsid w:val="00800A28"/>
    <w:rsid w:val="0080135E"/>
    <w:rsid w:val="008014AC"/>
    <w:rsid w:val="008024A9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28D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7549"/>
    <w:rsid w:val="00827C28"/>
    <w:rsid w:val="00831580"/>
    <w:rsid w:val="0083165C"/>
    <w:rsid w:val="00833264"/>
    <w:rsid w:val="008346E0"/>
    <w:rsid w:val="00834C42"/>
    <w:rsid w:val="0083776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6516"/>
    <w:rsid w:val="0084726B"/>
    <w:rsid w:val="00847AD2"/>
    <w:rsid w:val="00850138"/>
    <w:rsid w:val="0085226D"/>
    <w:rsid w:val="008524D6"/>
    <w:rsid w:val="00853A51"/>
    <w:rsid w:val="00853C8B"/>
    <w:rsid w:val="008544FE"/>
    <w:rsid w:val="00854FFB"/>
    <w:rsid w:val="00855790"/>
    <w:rsid w:val="008603C0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4E66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3365"/>
    <w:rsid w:val="00894446"/>
    <w:rsid w:val="00894528"/>
    <w:rsid w:val="00894FE1"/>
    <w:rsid w:val="00895173"/>
    <w:rsid w:val="00895FB3"/>
    <w:rsid w:val="00896D6D"/>
    <w:rsid w:val="00897368"/>
    <w:rsid w:val="008973E2"/>
    <w:rsid w:val="008A0840"/>
    <w:rsid w:val="008A18E3"/>
    <w:rsid w:val="008A1AFA"/>
    <w:rsid w:val="008A2793"/>
    <w:rsid w:val="008A341D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0BDB"/>
    <w:rsid w:val="008C152B"/>
    <w:rsid w:val="008C15F8"/>
    <w:rsid w:val="008C2188"/>
    <w:rsid w:val="008C3BE5"/>
    <w:rsid w:val="008C47E6"/>
    <w:rsid w:val="008C4A5B"/>
    <w:rsid w:val="008C5E9E"/>
    <w:rsid w:val="008C750D"/>
    <w:rsid w:val="008C7FF9"/>
    <w:rsid w:val="008D05FA"/>
    <w:rsid w:val="008D0FC1"/>
    <w:rsid w:val="008D13EC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48E4"/>
    <w:rsid w:val="008E5420"/>
    <w:rsid w:val="008E55F6"/>
    <w:rsid w:val="008E64B4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52D3"/>
    <w:rsid w:val="008F5B9F"/>
    <w:rsid w:val="008F6315"/>
    <w:rsid w:val="008F7547"/>
    <w:rsid w:val="009005E0"/>
    <w:rsid w:val="009012FF"/>
    <w:rsid w:val="009033FE"/>
    <w:rsid w:val="00904143"/>
    <w:rsid w:val="0090427A"/>
    <w:rsid w:val="0090434F"/>
    <w:rsid w:val="00904B0B"/>
    <w:rsid w:val="009056A7"/>
    <w:rsid w:val="00905895"/>
    <w:rsid w:val="00906983"/>
    <w:rsid w:val="00907300"/>
    <w:rsid w:val="00912C10"/>
    <w:rsid w:val="00914832"/>
    <w:rsid w:val="009158C4"/>
    <w:rsid w:val="00917051"/>
    <w:rsid w:val="009203DE"/>
    <w:rsid w:val="00922571"/>
    <w:rsid w:val="009226BF"/>
    <w:rsid w:val="00922AAF"/>
    <w:rsid w:val="00923886"/>
    <w:rsid w:val="009242E4"/>
    <w:rsid w:val="00924A84"/>
    <w:rsid w:val="00926F74"/>
    <w:rsid w:val="009278DF"/>
    <w:rsid w:val="00931456"/>
    <w:rsid w:val="00931E7F"/>
    <w:rsid w:val="00933497"/>
    <w:rsid w:val="009354F0"/>
    <w:rsid w:val="009368F5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4D33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5B0E"/>
    <w:rsid w:val="0095706F"/>
    <w:rsid w:val="0096093E"/>
    <w:rsid w:val="009660A5"/>
    <w:rsid w:val="00966349"/>
    <w:rsid w:val="00966B32"/>
    <w:rsid w:val="00966DF9"/>
    <w:rsid w:val="009675F5"/>
    <w:rsid w:val="00967990"/>
    <w:rsid w:val="00967F2C"/>
    <w:rsid w:val="0097066E"/>
    <w:rsid w:val="00970946"/>
    <w:rsid w:val="00971F1B"/>
    <w:rsid w:val="00973259"/>
    <w:rsid w:val="009761C4"/>
    <w:rsid w:val="009808B9"/>
    <w:rsid w:val="00981FB5"/>
    <w:rsid w:val="00982FF1"/>
    <w:rsid w:val="009858F9"/>
    <w:rsid w:val="00985F71"/>
    <w:rsid w:val="00990508"/>
    <w:rsid w:val="00990728"/>
    <w:rsid w:val="0099248C"/>
    <w:rsid w:val="009927F5"/>
    <w:rsid w:val="009939C4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31C7"/>
    <w:rsid w:val="009A556A"/>
    <w:rsid w:val="009A56E9"/>
    <w:rsid w:val="009B02D8"/>
    <w:rsid w:val="009B18BD"/>
    <w:rsid w:val="009B239F"/>
    <w:rsid w:val="009B3198"/>
    <w:rsid w:val="009B436D"/>
    <w:rsid w:val="009B4570"/>
    <w:rsid w:val="009B52CF"/>
    <w:rsid w:val="009B5AE3"/>
    <w:rsid w:val="009B5D40"/>
    <w:rsid w:val="009B5EC5"/>
    <w:rsid w:val="009B70FB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4D0"/>
    <w:rsid w:val="009D07AE"/>
    <w:rsid w:val="009D2291"/>
    <w:rsid w:val="009D3829"/>
    <w:rsid w:val="009D3BDB"/>
    <w:rsid w:val="009D5547"/>
    <w:rsid w:val="009E133B"/>
    <w:rsid w:val="009E1A42"/>
    <w:rsid w:val="009E2C36"/>
    <w:rsid w:val="009E2E77"/>
    <w:rsid w:val="009E2F54"/>
    <w:rsid w:val="009E3BAD"/>
    <w:rsid w:val="009E6FCD"/>
    <w:rsid w:val="009E74EC"/>
    <w:rsid w:val="009E7EB5"/>
    <w:rsid w:val="009F077C"/>
    <w:rsid w:val="009F3001"/>
    <w:rsid w:val="009F3204"/>
    <w:rsid w:val="009F4021"/>
    <w:rsid w:val="009F4514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7D08"/>
    <w:rsid w:val="00A10B28"/>
    <w:rsid w:val="00A10B8C"/>
    <w:rsid w:val="00A1146F"/>
    <w:rsid w:val="00A122B7"/>
    <w:rsid w:val="00A129A1"/>
    <w:rsid w:val="00A13F3C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16"/>
    <w:rsid w:val="00A235C5"/>
    <w:rsid w:val="00A23F34"/>
    <w:rsid w:val="00A241A6"/>
    <w:rsid w:val="00A24553"/>
    <w:rsid w:val="00A262E0"/>
    <w:rsid w:val="00A26304"/>
    <w:rsid w:val="00A2648D"/>
    <w:rsid w:val="00A268C0"/>
    <w:rsid w:val="00A26904"/>
    <w:rsid w:val="00A26C55"/>
    <w:rsid w:val="00A26FEA"/>
    <w:rsid w:val="00A27F63"/>
    <w:rsid w:val="00A3336A"/>
    <w:rsid w:val="00A33EC3"/>
    <w:rsid w:val="00A36117"/>
    <w:rsid w:val="00A3753D"/>
    <w:rsid w:val="00A4031A"/>
    <w:rsid w:val="00A403AA"/>
    <w:rsid w:val="00A415F5"/>
    <w:rsid w:val="00A41687"/>
    <w:rsid w:val="00A42429"/>
    <w:rsid w:val="00A432F2"/>
    <w:rsid w:val="00A44283"/>
    <w:rsid w:val="00A442A1"/>
    <w:rsid w:val="00A442B7"/>
    <w:rsid w:val="00A446A4"/>
    <w:rsid w:val="00A45D61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877"/>
    <w:rsid w:val="00A70A86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0EFF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68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14F"/>
    <w:rsid w:val="00AB799A"/>
    <w:rsid w:val="00AC011A"/>
    <w:rsid w:val="00AC054D"/>
    <w:rsid w:val="00AC2E6E"/>
    <w:rsid w:val="00AC3967"/>
    <w:rsid w:val="00AC458D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F93"/>
    <w:rsid w:val="00AE051B"/>
    <w:rsid w:val="00AE1049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2C0A"/>
    <w:rsid w:val="00AF3869"/>
    <w:rsid w:val="00AF3D24"/>
    <w:rsid w:val="00AF433F"/>
    <w:rsid w:val="00AF447E"/>
    <w:rsid w:val="00AF7883"/>
    <w:rsid w:val="00B010BE"/>
    <w:rsid w:val="00B010F3"/>
    <w:rsid w:val="00B0133B"/>
    <w:rsid w:val="00B02646"/>
    <w:rsid w:val="00B02808"/>
    <w:rsid w:val="00B03165"/>
    <w:rsid w:val="00B0442B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664D"/>
    <w:rsid w:val="00B474A0"/>
    <w:rsid w:val="00B51705"/>
    <w:rsid w:val="00B5369E"/>
    <w:rsid w:val="00B547D8"/>
    <w:rsid w:val="00B5495F"/>
    <w:rsid w:val="00B55D79"/>
    <w:rsid w:val="00B56253"/>
    <w:rsid w:val="00B5673F"/>
    <w:rsid w:val="00B5764C"/>
    <w:rsid w:val="00B608D7"/>
    <w:rsid w:val="00B60BE7"/>
    <w:rsid w:val="00B60D00"/>
    <w:rsid w:val="00B61036"/>
    <w:rsid w:val="00B629C9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F19"/>
    <w:rsid w:val="00B67F1E"/>
    <w:rsid w:val="00B704B1"/>
    <w:rsid w:val="00B71136"/>
    <w:rsid w:val="00B71555"/>
    <w:rsid w:val="00B72B07"/>
    <w:rsid w:val="00B73A6E"/>
    <w:rsid w:val="00B73AD5"/>
    <w:rsid w:val="00B760AC"/>
    <w:rsid w:val="00B77EEA"/>
    <w:rsid w:val="00B80A32"/>
    <w:rsid w:val="00B80D8A"/>
    <w:rsid w:val="00B80F20"/>
    <w:rsid w:val="00B815CA"/>
    <w:rsid w:val="00B81A52"/>
    <w:rsid w:val="00B81B3B"/>
    <w:rsid w:val="00B831C0"/>
    <w:rsid w:val="00B841B4"/>
    <w:rsid w:val="00B84CA8"/>
    <w:rsid w:val="00B87578"/>
    <w:rsid w:val="00B875BB"/>
    <w:rsid w:val="00B87606"/>
    <w:rsid w:val="00B90E5B"/>
    <w:rsid w:val="00B90F7A"/>
    <w:rsid w:val="00B9122C"/>
    <w:rsid w:val="00B9225E"/>
    <w:rsid w:val="00B92502"/>
    <w:rsid w:val="00B933A6"/>
    <w:rsid w:val="00B94BCC"/>
    <w:rsid w:val="00B9583B"/>
    <w:rsid w:val="00B9583F"/>
    <w:rsid w:val="00B9649E"/>
    <w:rsid w:val="00B968E9"/>
    <w:rsid w:val="00B96F49"/>
    <w:rsid w:val="00B97624"/>
    <w:rsid w:val="00B9782F"/>
    <w:rsid w:val="00B979F1"/>
    <w:rsid w:val="00BA101B"/>
    <w:rsid w:val="00BA2C84"/>
    <w:rsid w:val="00BA399C"/>
    <w:rsid w:val="00BA6284"/>
    <w:rsid w:val="00BA62A9"/>
    <w:rsid w:val="00BA6A3C"/>
    <w:rsid w:val="00BB013B"/>
    <w:rsid w:val="00BB03BF"/>
    <w:rsid w:val="00BB03F7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2E5B"/>
    <w:rsid w:val="00BC3A61"/>
    <w:rsid w:val="00BC4D8D"/>
    <w:rsid w:val="00BC50F3"/>
    <w:rsid w:val="00BC5269"/>
    <w:rsid w:val="00BC55F9"/>
    <w:rsid w:val="00BC5F55"/>
    <w:rsid w:val="00BD142C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0723"/>
    <w:rsid w:val="00BE145C"/>
    <w:rsid w:val="00BE2B15"/>
    <w:rsid w:val="00BE3B5B"/>
    <w:rsid w:val="00BE4541"/>
    <w:rsid w:val="00BE4FC5"/>
    <w:rsid w:val="00BE5DB2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BF41B6"/>
    <w:rsid w:val="00BF693A"/>
    <w:rsid w:val="00C00E43"/>
    <w:rsid w:val="00C00FBF"/>
    <w:rsid w:val="00C030E3"/>
    <w:rsid w:val="00C03397"/>
    <w:rsid w:val="00C03991"/>
    <w:rsid w:val="00C06FEF"/>
    <w:rsid w:val="00C0715E"/>
    <w:rsid w:val="00C10574"/>
    <w:rsid w:val="00C124DD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601E"/>
    <w:rsid w:val="00C277AE"/>
    <w:rsid w:val="00C3027B"/>
    <w:rsid w:val="00C31910"/>
    <w:rsid w:val="00C31F1F"/>
    <w:rsid w:val="00C32646"/>
    <w:rsid w:val="00C329F8"/>
    <w:rsid w:val="00C32AB5"/>
    <w:rsid w:val="00C3549C"/>
    <w:rsid w:val="00C3561E"/>
    <w:rsid w:val="00C359FF"/>
    <w:rsid w:val="00C3740F"/>
    <w:rsid w:val="00C404A0"/>
    <w:rsid w:val="00C41593"/>
    <w:rsid w:val="00C42DE0"/>
    <w:rsid w:val="00C43087"/>
    <w:rsid w:val="00C4393D"/>
    <w:rsid w:val="00C43B53"/>
    <w:rsid w:val="00C453DB"/>
    <w:rsid w:val="00C462DE"/>
    <w:rsid w:val="00C501E1"/>
    <w:rsid w:val="00C54AD2"/>
    <w:rsid w:val="00C55A50"/>
    <w:rsid w:val="00C55F4F"/>
    <w:rsid w:val="00C5622F"/>
    <w:rsid w:val="00C56617"/>
    <w:rsid w:val="00C56DCE"/>
    <w:rsid w:val="00C56FE1"/>
    <w:rsid w:val="00C60EE3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5FE8"/>
    <w:rsid w:val="00C8788B"/>
    <w:rsid w:val="00C87C22"/>
    <w:rsid w:val="00C87F19"/>
    <w:rsid w:val="00C900A9"/>
    <w:rsid w:val="00C903FA"/>
    <w:rsid w:val="00C90EDB"/>
    <w:rsid w:val="00C91EF5"/>
    <w:rsid w:val="00C95C4E"/>
    <w:rsid w:val="00C97D20"/>
    <w:rsid w:val="00CA012C"/>
    <w:rsid w:val="00CA21AA"/>
    <w:rsid w:val="00CA27A9"/>
    <w:rsid w:val="00CA28F3"/>
    <w:rsid w:val="00CA2FC3"/>
    <w:rsid w:val="00CA4286"/>
    <w:rsid w:val="00CA42DE"/>
    <w:rsid w:val="00CA51C2"/>
    <w:rsid w:val="00CA6998"/>
    <w:rsid w:val="00CA6C2D"/>
    <w:rsid w:val="00CA6C85"/>
    <w:rsid w:val="00CA6CD4"/>
    <w:rsid w:val="00CA6CFD"/>
    <w:rsid w:val="00CA6EEA"/>
    <w:rsid w:val="00CB014A"/>
    <w:rsid w:val="00CB0C55"/>
    <w:rsid w:val="00CB0C9A"/>
    <w:rsid w:val="00CB31C5"/>
    <w:rsid w:val="00CB3831"/>
    <w:rsid w:val="00CB3EDD"/>
    <w:rsid w:val="00CB55CE"/>
    <w:rsid w:val="00CB6092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936"/>
    <w:rsid w:val="00CE4DEC"/>
    <w:rsid w:val="00CE76B6"/>
    <w:rsid w:val="00CF00E4"/>
    <w:rsid w:val="00CF05EC"/>
    <w:rsid w:val="00CF0D83"/>
    <w:rsid w:val="00CF37E2"/>
    <w:rsid w:val="00CF55EB"/>
    <w:rsid w:val="00CF6981"/>
    <w:rsid w:val="00D009F6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C8F"/>
    <w:rsid w:val="00D112C2"/>
    <w:rsid w:val="00D112DF"/>
    <w:rsid w:val="00D11793"/>
    <w:rsid w:val="00D12498"/>
    <w:rsid w:val="00D13259"/>
    <w:rsid w:val="00D1488F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3556"/>
    <w:rsid w:val="00D2407F"/>
    <w:rsid w:val="00D245ED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3176"/>
    <w:rsid w:val="00D34B6F"/>
    <w:rsid w:val="00D36369"/>
    <w:rsid w:val="00D363A6"/>
    <w:rsid w:val="00D37304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B7E"/>
    <w:rsid w:val="00D45DB3"/>
    <w:rsid w:val="00D46247"/>
    <w:rsid w:val="00D46279"/>
    <w:rsid w:val="00D462B5"/>
    <w:rsid w:val="00D46F7C"/>
    <w:rsid w:val="00D47102"/>
    <w:rsid w:val="00D47342"/>
    <w:rsid w:val="00D474D6"/>
    <w:rsid w:val="00D51A2B"/>
    <w:rsid w:val="00D51CEE"/>
    <w:rsid w:val="00D51F28"/>
    <w:rsid w:val="00D52AFC"/>
    <w:rsid w:val="00D53A34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0E24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359"/>
    <w:rsid w:val="00D67549"/>
    <w:rsid w:val="00D67731"/>
    <w:rsid w:val="00D67BBF"/>
    <w:rsid w:val="00D7079E"/>
    <w:rsid w:val="00D70C89"/>
    <w:rsid w:val="00D71EBA"/>
    <w:rsid w:val="00D72092"/>
    <w:rsid w:val="00D72C8D"/>
    <w:rsid w:val="00D72D6D"/>
    <w:rsid w:val="00D73840"/>
    <w:rsid w:val="00D74383"/>
    <w:rsid w:val="00D74C4B"/>
    <w:rsid w:val="00D7539C"/>
    <w:rsid w:val="00D759B1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715"/>
    <w:rsid w:val="00D92DDE"/>
    <w:rsid w:val="00D94D67"/>
    <w:rsid w:val="00D95466"/>
    <w:rsid w:val="00D95E00"/>
    <w:rsid w:val="00D9629F"/>
    <w:rsid w:val="00D96593"/>
    <w:rsid w:val="00D965F9"/>
    <w:rsid w:val="00D96DB8"/>
    <w:rsid w:val="00DA063D"/>
    <w:rsid w:val="00DA1AE5"/>
    <w:rsid w:val="00DA3F45"/>
    <w:rsid w:val="00DA4745"/>
    <w:rsid w:val="00DA5FBC"/>
    <w:rsid w:val="00DA61F6"/>
    <w:rsid w:val="00DA6DA1"/>
    <w:rsid w:val="00DA7D13"/>
    <w:rsid w:val="00DB06A2"/>
    <w:rsid w:val="00DB0996"/>
    <w:rsid w:val="00DB2B82"/>
    <w:rsid w:val="00DB2DA3"/>
    <w:rsid w:val="00DB2F45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17DF"/>
    <w:rsid w:val="00DD483F"/>
    <w:rsid w:val="00DD5730"/>
    <w:rsid w:val="00DD619B"/>
    <w:rsid w:val="00DD6AA3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6D7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DE1"/>
    <w:rsid w:val="00E01ED1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526"/>
    <w:rsid w:val="00E12918"/>
    <w:rsid w:val="00E12FDE"/>
    <w:rsid w:val="00E13517"/>
    <w:rsid w:val="00E14CA5"/>
    <w:rsid w:val="00E1501E"/>
    <w:rsid w:val="00E1532F"/>
    <w:rsid w:val="00E1540F"/>
    <w:rsid w:val="00E17A7B"/>
    <w:rsid w:val="00E207EC"/>
    <w:rsid w:val="00E2175B"/>
    <w:rsid w:val="00E21C0E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318B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06F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1E9"/>
    <w:rsid w:val="00E914F2"/>
    <w:rsid w:val="00E92654"/>
    <w:rsid w:val="00E933D0"/>
    <w:rsid w:val="00E943A5"/>
    <w:rsid w:val="00E94987"/>
    <w:rsid w:val="00E94E79"/>
    <w:rsid w:val="00E9638F"/>
    <w:rsid w:val="00E96A23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166A"/>
    <w:rsid w:val="00EC2415"/>
    <w:rsid w:val="00EC2B51"/>
    <w:rsid w:val="00EC3426"/>
    <w:rsid w:val="00EC3B7E"/>
    <w:rsid w:val="00EC3F5C"/>
    <w:rsid w:val="00EC455E"/>
    <w:rsid w:val="00EC5440"/>
    <w:rsid w:val="00EC5677"/>
    <w:rsid w:val="00EC64BE"/>
    <w:rsid w:val="00EC6A24"/>
    <w:rsid w:val="00EC72B9"/>
    <w:rsid w:val="00EC7CA3"/>
    <w:rsid w:val="00EC7FC1"/>
    <w:rsid w:val="00ED10B4"/>
    <w:rsid w:val="00ED38C7"/>
    <w:rsid w:val="00ED3F40"/>
    <w:rsid w:val="00ED594B"/>
    <w:rsid w:val="00ED5ACB"/>
    <w:rsid w:val="00ED6503"/>
    <w:rsid w:val="00ED6A7B"/>
    <w:rsid w:val="00ED712D"/>
    <w:rsid w:val="00EE1223"/>
    <w:rsid w:val="00EE1A30"/>
    <w:rsid w:val="00EE2A15"/>
    <w:rsid w:val="00EE2C41"/>
    <w:rsid w:val="00EE329E"/>
    <w:rsid w:val="00EE3EE5"/>
    <w:rsid w:val="00EE557C"/>
    <w:rsid w:val="00EE560B"/>
    <w:rsid w:val="00EE690A"/>
    <w:rsid w:val="00EE7340"/>
    <w:rsid w:val="00EE762D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228"/>
    <w:rsid w:val="00EF59D1"/>
    <w:rsid w:val="00EF72E5"/>
    <w:rsid w:val="00EF759C"/>
    <w:rsid w:val="00F007AD"/>
    <w:rsid w:val="00F00B29"/>
    <w:rsid w:val="00F00E91"/>
    <w:rsid w:val="00F02DDF"/>
    <w:rsid w:val="00F031D4"/>
    <w:rsid w:val="00F032EC"/>
    <w:rsid w:val="00F03A56"/>
    <w:rsid w:val="00F05887"/>
    <w:rsid w:val="00F0641F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1340"/>
    <w:rsid w:val="00F31C80"/>
    <w:rsid w:val="00F330F3"/>
    <w:rsid w:val="00F34BA2"/>
    <w:rsid w:val="00F34CE4"/>
    <w:rsid w:val="00F35725"/>
    <w:rsid w:val="00F35C33"/>
    <w:rsid w:val="00F366AF"/>
    <w:rsid w:val="00F36E37"/>
    <w:rsid w:val="00F402A1"/>
    <w:rsid w:val="00F404A9"/>
    <w:rsid w:val="00F41633"/>
    <w:rsid w:val="00F428E5"/>
    <w:rsid w:val="00F43493"/>
    <w:rsid w:val="00F4491A"/>
    <w:rsid w:val="00F45032"/>
    <w:rsid w:val="00F45B45"/>
    <w:rsid w:val="00F45B75"/>
    <w:rsid w:val="00F460CA"/>
    <w:rsid w:val="00F47B3C"/>
    <w:rsid w:val="00F511BD"/>
    <w:rsid w:val="00F520E3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5C83"/>
    <w:rsid w:val="00F66277"/>
    <w:rsid w:val="00F66A43"/>
    <w:rsid w:val="00F675AC"/>
    <w:rsid w:val="00F67688"/>
    <w:rsid w:val="00F67A16"/>
    <w:rsid w:val="00F705CF"/>
    <w:rsid w:val="00F70F00"/>
    <w:rsid w:val="00F71D23"/>
    <w:rsid w:val="00F71D52"/>
    <w:rsid w:val="00F73825"/>
    <w:rsid w:val="00F742D0"/>
    <w:rsid w:val="00F75F8C"/>
    <w:rsid w:val="00F7672F"/>
    <w:rsid w:val="00F775CF"/>
    <w:rsid w:val="00F81612"/>
    <w:rsid w:val="00F8226C"/>
    <w:rsid w:val="00F82D91"/>
    <w:rsid w:val="00F83799"/>
    <w:rsid w:val="00F83DD2"/>
    <w:rsid w:val="00F84A18"/>
    <w:rsid w:val="00F85C6C"/>
    <w:rsid w:val="00F85DA0"/>
    <w:rsid w:val="00F868A2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971F0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8C2"/>
    <w:rsid w:val="00FB6A93"/>
    <w:rsid w:val="00FC1C1F"/>
    <w:rsid w:val="00FC264B"/>
    <w:rsid w:val="00FC320F"/>
    <w:rsid w:val="00FC3255"/>
    <w:rsid w:val="00FC330E"/>
    <w:rsid w:val="00FC3D4B"/>
    <w:rsid w:val="00FC5762"/>
    <w:rsid w:val="00FC67A7"/>
    <w:rsid w:val="00FC68D6"/>
    <w:rsid w:val="00FD048A"/>
    <w:rsid w:val="00FD0805"/>
    <w:rsid w:val="00FD1CAE"/>
    <w:rsid w:val="00FD3841"/>
    <w:rsid w:val="00FD3AA9"/>
    <w:rsid w:val="00FD3F3C"/>
    <w:rsid w:val="00FD4F5E"/>
    <w:rsid w:val="00FD5570"/>
    <w:rsid w:val="00FD5782"/>
    <w:rsid w:val="00FD58EA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226"/>
    <w:rsid w:val="00FE769D"/>
    <w:rsid w:val="00FE7783"/>
    <w:rsid w:val="00FE7DDD"/>
    <w:rsid w:val="00FF15AF"/>
    <w:rsid w:val="00FF2E92"/>
    <w:rsid w:val="00FF32D9"/>
    <w:rsid w:val="00FF3E41"/>
    <w:rsid w:val="00FF3E60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  <w:style w:type="paragraph" w:styleId="ac">
    <w:name w:val="caption"/>
    <w:basedOn w:val="a"/>
    <w:next w:val="a"/>
    <w:uiPriority w:val="35"/>
    <w:unhideWhenUsed/>
    <w:qFormat/>
    <w:rsid w:val="000A2F69"/>
    <w:rPr>
      <w:rFonts w:asciiTheme="majorHAnsi" w:eastAsia="SimHei" w:hAnsiTheme="majorHAnsi" w:cstheme="majorBid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EA861-75BB-44E7-BCE2-D40D84F71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3216</TotalTime>
  <Pages>8</Pages>
  <Words>493</Words>
  <Characters>2811</Characters>
  <Application>Microsoft Office Word</Application>
  <DocSecurity>0</DocSecurity>
  <Lines>23</Lines>
  <Paragraphs>6</Paragraphs>
  <ScaleCrop>false</ScaleCrop>
  <Company>英业达(天津）电子技术有限公司</Company>
  <LinksUpToDate>false</LinksUpToDate>
  <CharactersWithSpaces>3298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281</cp:revision>
  <dcterms:created xsi:type="dcterms:W3CDTF">2011-09-20T01:57:00Z</dcterms:created>
  <dcterms:modified xsi:type="dcterms:W3CDTF">2012-07-04T00:25:00Z</dcterms:modified>
</cp:coreProperties>
</file>