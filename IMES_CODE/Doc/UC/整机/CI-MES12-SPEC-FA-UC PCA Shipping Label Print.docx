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890FFC" w:rsidRDefault="00254B3F" w:rsidP="0064501B">
      <w:pPr>
        <w:pStyle w:val="6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Pr="00DB343E" w:rsidRDefault="008B280D" w:rsidP="00FE7A6D">
      <w:pPr>
        <w:wordWrap w:val="0"/>
        <w:jc w:val="right"/>
        <w:rPr>
          <w:rFonts w:ascii="Times New Roman" w:hAnsi="Times New Roman" w:cs="Times New Roman"/>
          <w:b/>
          <w:sz w:val="56"/>
          <w:szCs w:val="84"/>
        </w:rPr>
      </w:pPr>
      <w:r w:rsidRPr="00DB343E">
        <w:rPr>
          <w:rFonts w:ascii="Times New Roman" w:hAnsi="Times New Roman" w:cs="Times New Roman" w:hint="eastAsia"/>
          <w:b/>
          <w:sz w:val="56"/>
          <w:szCs w:val="84"/>
        </w:rPr>
        <w:t>PCA Shipping</w:t>
      </w:r>
      <w:r w:rsidR="00FE7A6D" w:rsidRPr="00DB343E">
        <w:rPr>
          <w:rFonts w:ascii="Times New Roman" w:hAnsi="Times New Roman" w:cs="Times New Roman" w:hint="eastAsia"/>
          <w:b/>
          <w:sz w:val="56"/>
          <w:szCs w:val="84"/>
        </w:rPr>
        <w:t xml:space="preserve"> Label Print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Default="00F84835" w:rsidP="00371BF0">
      <w:pPr>
        <w:widowControl/>
        <w:jc w:val="left"/>
      </w:pPr>
      <w:r>
        <w:br w:type="page"/>
      </w:r>
      <w:r w:rsidR="00D94304">
        <w:rPr>
          <w:rFonts w:hint="eastAsia"/>
        </w:rPr>
        <w:lastRenderedPageBreak/>
        <w:t>F</w:t>
      </w:r>
    </w:p>
    <w:p w:rsidR="00F84835" w:rsidRPr="00F84835" w:rsidRDefault="00B57C66" w:rsidP="002A1F57">
      <w:pPr>
        <w:jc w:val="center"/>
        <w:rPr>
          <w:rFonts w:ascii="SimHei" w:eastAsia="SimHei"/>
          <w:b/>
          <w:sz w:val="30"/>
          <w:szCs w:val="30"/>
        </w:rPr>
      </w:pPr>
      <w:r w:rsidRPr="00B57C66">
        <w:rPr>
          <w:rFonts w:ascii="SimSun" w:eastAsia="SimSun" w:hAnsi="SimSun" w:cs="SimSun" w:hint="eastAsia"/>
          <w:b/>
          <w:sz w:val="30"/>
          <w:szCs w:val="30"/>
        </w:rPr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  <w:tblPrChange w:id="0" w:author="Gao, Guan-Wei (高貫偉 ITC)" w:date="2012-05-30T09:30:00Z"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/>
          </w:tblPr>
        </w:tblPrChange>
      </w:tblPr>
      <w:tblGrid>
        <w:gridCol w:w="1101"/>
        <w:gridCol w:w="1452"/>
        <w:gridCol w:w="1375"/>
        <w:gridCol w:w="2298"/>
        <w:gridCol w:w="1307"/>
        <w:gridCol w:w="989"/>
        <w:tblGridChange w:id="1">
          <w:tblGrid>
            <w:gridCol w:w="1017"/>
            <w:gridCol w:w="1536"/>
            <w:gridCol w:w="1375"/>
            <w:gridCol w:w="2298"/>
            <w:gridCol w:w="1307"/>
            <w:gridCol w:w="989"/>
          </w:tblGrid>
        </w:tblGridChange>
      </w:tblGrid>
      <w:tr w:rsidR="00F84835" w:rsidRPr="00DA0C6B" w:rsidTr="00E74F53">
        <w:trPr>
          <w:trHeight w:val="313"/>
          <w:jc w:val="center"/>
          <w:trPrChange w:id="2" w:author="Gao, Guan-Wei (高貫偉 ITC)" w:date="2012-05-30T09:30:00Z">
            <w:trPr>
              <w:trHeight w:val="313"/>
              <w:jc w:val="center"/>
            </w:trPr>
          </w:trPrChange>
        </w:trPr>
        <w:tc>
          <w:tcPr>
            <w:tcW w:w="646" w:type="pct"/>
            <w:shd w:val="clear" w:color="auto" w:fill="000080"/>
            <w:vAlign w:val="center"/>
            <w:tcPrChange w:id="3" w:author="Gao, Guan-Wei (高貫偉 ITC)" w:date="2012-05-30T09:30:00Z">
              <w:tcPr>
                <w:tcW w:w="597" w:type="pct"/>
                <w:shd w:val="clear" w:color="auto" w:fill="000080"/>
                <w:vAlign w:val="center"/>
              </w:tcPr>
            </w:tcPrChange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852" w:type="pct"/>
            <w:shd w:val="clear" w:color="auto" w:fill="000080"/>
            <w:vAlign w:val="center"/>
            <w:tcPrChange w:id="4" w:author="Gao, Guan-Wei (高貫偉 ITC)" w:date="2012-05-30T09:30:00Z">
              <w:tcPr>
                <w:tcW w:w="901" w:type="pct"/>
                <w:shd w:val="clear" w:color="auto" w:fill="000080"/>
                <w:vAlign w:val="center"/>
              </w:tcPr>
            </w:tcPrChange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807" w:type="pct"/>
            <w:shd w:val="clear" w:color="auto" w:fill="000080"/>
            <w:tcPrChange w:id="5" w:author="Gao, Guan-Wei (高貫偉 ITC)" w:date="2012-05-30T09:30:00Z">
              <w:tcPr>
                <w:tcW w:w="807" w:type="pct"/>
                <w:shd w:val="clear" w:color="auto" w:fill="000080"/>
              </w:tcPr>
            </w:tcPrChange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48" w:type="pct"/>
            <w:shd w:val="clear" w:color="auto" w:fill="000080"/>
            <w:vAlign w:val="center"/>
            <w:tcPrChange w:id="6" w:author="Gao, Guan-Wei (高貫偉 ITC)" w:date="2012-05-30T09:30:00Z">
              <w:tcPr>
                <w:tcW w:w="1348" w:type="pct"/>
                <w:shd w:val="clear" w:color="auto" w:fill="000080"/>
                <w:vAlign w:val="center"/>
              </w:tcPr>
            </w:tcPrChange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67" w:type="pct"/>
            <w:shd w:val="clear" w:color="auto" w:fill="000080"/>
            <w:vAlign w:val="center"/>
            <w:tcPrChange w:id="7" w:author="Gao, Guan-Wei (高貫偉 ITC)" w:date="2012-05-30T09:30:00Z">
              <w:tcPr>
                <w:tcW w:w="767" w:type="pct"/>
                <w:shd w:val="clear" w:color="auto" w:fill="000080"/>
                <w:vAlign w:val="center"/>
              </w:tcPr>
            </w:tcPrChange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80" w:type="pct"/>
            <w:shd w:val="clear" w:color="auto" w:fill="000080"/>
            <w:vAlign w:val="center"/>
            <w:tcPrChange w:id="8" w:author="Gao, Guan-Wei (高貫偉 ITC)" w:date="2012-05-30T09:30:00Z">
              <w:tcPr>
                <w:tcW w:w="580" w:type="pct"/>
                <w:shd w:val="clear" w:color="auto" w:fill="000080"/>
                <w:vAlign w:val="center"/>
              </w:tcPr>
            </w:tcPrChange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9A475E" w:rsidTr="00E74F53">
        <w:trPr>
          <w:jc w:val="center"/>
          <w:trPrChange w:id="9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10" w:author="Gao, Guan-Wei (高貫偉 ITC)" w:date="2012-05-30T09:30:00Z">
              <w:tcPr>
                <w:tcW w:w="597" w:type="pct"/>
              </w:tcPr>
            </w:tcPrChange>
          </w:tcPr>
          <w:p w:rsidR="00F84835" w:rsidRPr="00141838" w:rsidRDefault="00141838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业务规则</w:t>
            </w:r>
          </w:p>
        </w:tc>
        <w:tc>
          <w:tcPr>
            <w:tcW w:w="852" w:type="pct"/>
            <w:tcPrChange w:id="11" w:author="Gao, Guan-Wei (高貫偉 ITC)" w:date="2012-05-30T09:30:00Z">
              <w:tcPr>
                <w:tcW w:w="901" w:type="pct"/>
              </w:tcPr>
            </w:tcPrChange>
          </w:tcPr>
          <w:p w:rsidR="00F84835" w:rsidRPr="004B0CB4" w:rsidRDefault="00141838" w:rsidP="00371BF0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eastAsia="SimSun" w:hint="eastAsia"/>
              </w:rPr>
              <w:t>14 Check Model</w:t>
            </w:r>
            <w:r>
              <w:rPr>
                <w:rFonts w:eastAsia="SimSun" w:hint="eastAsia"/>
              </w:rPr>
              <w:t>和</w:t>
            </w:r>
            <w:r>
              <w:rPr>
                <w:rFonts w:eastAsia="SimSun" w:hint="eastAsia"/>
              </w:rPr>
              <w:t xml:space="preserve">MB </w:t>
            </w:r>
            <w:r w:rsidRPr="00DF58A2">
              <w:rPr>
                <w:rFonts w:eastAsia="SimSun" w:hint="eastAsia"/>
              </w:rPr>
              <w:t>Match</w:t>
            </w:r>
          </w:p>
        </w:tc>
        <w:tc>
          <w:tcPr>
            <w:tcW w:w="807" w:type="pct"/>
            <w:tcPrChange w:id="12" w:author="Gao, Guan-Wei (高貫偉 ITC)" w:date="2012-05-30T09:30:00Z">
              <w:tcPr>
                <w:tcW w:w="807" w:type="pct"/>
              </w:tcPr>
            </w:tcPrChange>
          </w:tcPr>
          <w:p w:rsidR="00F84835" w:rsidRPr="00141838" w:rsidRDefault="00141838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BUG</w:t>
            </w:r>
          </w:p>
        </w:tc>
        <w:tc>
          <w:tcPr>
            <w:tcW w:w="1348" w:type="pct"/>
            <w:tcPrChange w:id="13" w:author="Gao, Guan-Wei (高貫偉 ITC)" w:date="2012-05-30T09:30:00Z">
              <w:tcPr>
                <w:tcW w:w="1348" w:type="pct"/>
              </w:tcPr>
            </w:tcPrChange>
          </w:tcPr>
          <w:p w:rsidR="00F84835" w:rsidRPr="00141838" w:rsidRDefault="00141838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MB Check</w:t>
            </w:r>
            <w:r>
              <w:rPr>
                <w:rFonts w:ascii="Arial" w:eastAsia="SimSun" w:hAnsi="Arial" w:cs="Times New Roman" w:hint="eastAsia"/>
                <w:szCs w:val="18"/>
              </w:rPr>
              <w:t>排除</w:t>
            </w:r>
            <w:r>
              <w:rPr>
                <w:rFonts w:ascii="Arial" w:eastAsia="SimSun" w:hAnsi="Arial" w:cs="Times New Roman" w:hint="eastAsia"/>
                <w:szCs w:val="18"/>
              </w:rPr>
              <w:t>VGA</w:t>
            </w:r>
            <w:r>
              <w:rPr>
                <w:rFonts w:ascii="Arial" w:eastAsia="SimSun" w:hAnsi="Arial" w:cs="Times New Roman" w:hint="eastAsia"/>
                <w:szCs w:val="18"/>
              </w:rPr>
              <w:t>的板子</w:t>
            </w:r>
          </w:p>
        </w:tc>
        <w:tc>
          <w:tcPr>
            <w:tcW w:w="767" w:type="pct"/>
            <w:tcPrChange w:id="14" w:author="Gao, Guan-Wei (高貫偉 ITC)" w:date="2012-05-30T09:30:00Z">
              <w:tcPr>
                <w:tcW w:w="767" w:type="pct"/>
              </w:tcPr>
            </w:tcPrChange>
          </w:tcPr>
          <w:p w:rsidR="003A40FB" w:rsidRPr="00E25B63" w:rsidRDefault="00E25B63" w:rsidP="00AD3D0A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2012-02-17</w:t>
            </w:r>
          </w:p>
        </w:tc>
        <w:tc>
          <w:tcPr>
            <w:tcW w:w="580" w:type="pct"/>
            <w:tcPrChange w:id="15" w:author="Gao, Guan-Wei (高貫偉 ITC)" w:date="2012-05-30T09:30:00Z">
              <w:tcPr>
                <w:tcW w:w="580" w:type="pct"/>
              </w:tcPr>
            </w:tcPrChange>
          </w:tcPr>
          <w:p w:rsidR="00F84835" w:rsidRPr="004B0CB4" w:rsidRDefault="00F84835" w:rsidP="00FA1A1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143065" w:rsidRPr="009A475E" w:rsidTr="00E74F53">
        <w:trPr>
          <w:jc w:val="center"/>
          <w:trPrChange w:id="16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17" w:author="Gao, Guan-Wei (高貫偉 ITC)" w:date="2012-05-30T09:30:00Z">
              <w:tcPr>
                <w:tcW w:w="597" w:type="pct"/>
              </w:tcPr>
            </w:tcPrChange>
          </w:tcPr>
          <w:p w:rsidR="00143065" w:rsidRPr="00CD0F20" w:rsidRDefault="00CD0F20" w:rsidP="00931E61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业务规则</w:t>
            </w:r>
          </w:p>
        </w:tc>
        <w:tc>
          <w:tcPr>
            <w:tcW w:w="852" w:type="pct"/>
            <w:tcPrChange w:id="18" w:author="Gao, Guan-Wei (高貫偉 ITC)" w:date="2012-05-30T09:30:00Z">
              <w:tcPr>
                <w:tcW w:w="901" w:type="pct"/>
              </w:tcPr>
            </w:tcPrChange>
          </w:tcPr>
          <w:p w:rsidR="00143065" w:rsidRPr="004B0CB4" w:rsidRDefault="00CD0F20" w:rsidP="00931E61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eastAsia="SimSun" w:hint="eastAsia"/>
              </w:rPr>
              <w:t>12</w:t>
            </w:r>
            <w:r w:rsidRPr="00EB03E9">
              <w:rPr>
                <w:rFonts w:eastAsia="SimSun" w:hint="eastAsia"/>
              </w:rPr>
              <w:t>. Get MB Information</w:t>
            </w:r>
          </w:p>
        </w:tc>
        <w:tc>
          <w:tcPr>
            <w:tcW w:w="807" w:type="pct"/>
            <w:tcPrChange w:id="19" w:author="Gao, Guan-Wei (高貫偉 ITC)" w:date="2012-05-30T09:30:00Z">
              <w:tcPr>
                <w:tcW w:w="807" w:type="pct"/>
              </w:tcPr>
            </w:tcPrChange>
          </w:tcPr>
          <w:p w:rsidR="00143065" w:rsidRPr="00CD0F20" w:rsidRDefault="00CD0F20" w:rsidP="00931E61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Bug</w:t>
            </w:r>
          </w:p>
        </w:tc>
        <w:tc>
          <w:tcPr>
            <w:tcW w:w="1348" w:type="pct"/>
            <w:tcPrChange w:id="20" w:author="Gao, Guan-Wei (高貫偉 ITC)" w:date="2012-05-30T09:30:00Z">
              <w:tcPr>
                <w:tcW w:w="1348" w:type="pct"/>
              </w:tcPr>
            </w:tcPrChange>
          </w:tcPr>
          <w:p w:rsidR="00CD0F20" w:rsidRDefault="00CD0F20" w:rsidP="00CD0F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明确</w:t>
            </w:r>
            <w:r>
              <w:rPr>
                <w:rFonts w:ascii="Courier New" w:eastAsia="SimSun" w:hAnsi="Courier New" w:cs="Times New Roman"/>
                <w:szCs w:val="18"/>
              </w:rPr>
              <w:t>Model</w:t>
            </w:r>
            <w:r>
              <w:rPr>
                <w:rFonts w:ascii="Courier New" w:eastAsia="SimSun" w:hAnsi="Courier New" w:cs="Times New Roman" w:hint="eastAsia"/>
                <w:szCs w:val="18"/>
              </w:rPr>
              <w:t>概念</w:t>
            </w:r>
            <w:r>
              <w:rPr>
                <w:color w:val="FF0000"/>
              </w:rPr>
              <w:t xml:space="preserve">Product </w:t>
            </w:r>
            <w:r>
              <w:t>Model</w:t>
            </w:r>
            <w:r>
              <w:rPr>
                <w:rFonts w:eastAsia="SimSun" w:hint="eastAsia"/>
              </w:rPr>
              <w:t>和</w:t>
            </w:r>
            <w:r>
              <w:rPr>
                <w:color w:val="FF0000"/>
              </w:rPr>
              <w:t>P</w:t>
            </w:r>
            <w:r>
              <w:rPr>
                <w:rFonts w:eastAsia="SimSun"/>
                <w:color w:val="FF0000"/>
              </w:rPr>
              <w:t>CB</w:t>
            </w:r>
            <w:r>
              <w:rPr>
                <w:color w:val="FF0000"/>
              </w:rPr>
              <w:t xml:space="preserve"> </w:t>
            </w:r>
            <w:r>
              <w:t>Model</w:t>
            </w:r>
          </w:p>
          <w:p w:rsidR="00143065" w:rsidRPr="004B0CB4" w:rsidRDefault="00143065" w:rsidP="00931E61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767" w:type="pct"/>
            <w:tcPrChange w:id="21" w:author="Gao, Guan-Wei (高貫偉 ITC)" w:date="2012-05-30T09:30:00Z">
              <w:tcPr>
                <w:tcW w:w="767" w:type="pct"/>
              </w:tcPr>
            </w:tcPrChange>
          </w:tcPr>
          <w:p w:rsidR="00143065" w:rsidRPr="004B0CB4" w:rsidRDefault="00CD0F20" w:rsidP="00CD0F20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2012-02-18</w:t>
            </w:r>
          </w:p>
        </w:tc>
        <w:tc>
          <w:tcPr>
            <w:tcW w:w="580" w:type="pct"/>
            <w:tcPrChange w:id="22" w:author="Gao, Guan-Wei (高貫偉 ITC)" w:date="2012-05-30T09:30:00Z">
              <w:tcPr>
                <w:tcW w:w="580" w:type="pct"/>
              </w:tcPr>
            </w:tcPrChange>
          </w:tcPr>
          <w:p w:rsidR="00143065" w:rsidRPr="004B0CB4" w:rsidRDefault="00143065" w:rsidP="00931E61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143065" w:rsidRPr="009A475E" w:rsidTr="00E74F53">
        <w:trPr>
          <w:jc w:val="center"/>
          <w:trPrChange w:id="23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24" w:author="Gao, Guan-Wei (高貫偉 ITC)" w:date="2012-05-30T09:30:00Z">
              <w:tcPr>
                <w:tcW w:w="597" w:type="pct"/>
              </w:tcPr>
            </w:tcPrChange>
          </w:tcPr>
          <w:p w:rsidR="00143065" w:rsidRPr="00BF7744" w:rsidRDefault="00BF7744" w:rsidP="00931E61">
            <w:pPr>
              <w:jc w:val="left"/>
              <w:rPr>
                <w:rFonts w:ascii="Arial" w:eastAsia="SimSun" w:hAnsi="Arial" w:cs="Times New Roman"/>
                <w:szCs w:val="18"/>
                <w:rPrChange w:id="25" w:author="Gao, Guan-Wei (高貫偉 ITC)" w:date="2012-04-09T11:55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26" w:author="Gao, Guan-Wei (高貫偉 ITC)" w:date="2012-04-09T11:55:00Z">
              <w:r>
                <w:rPr>
                  <w:rFonts w:ascii="Arial" w:eastAsia="SimSun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852" w:type="pct"/>
            <w:tcPrChange w:id="27" w:author="Gao, Guan-Wei (高貫偉 ITC)" w:date="2012-05-30T09:30:00Z">
              <w:tcPr>
                <w:tcW w:w="901" w:type="pct"/>
              </w:tcPr>
            </w:tcPrChange>
          </w:tcPr>
          <w:p w:rsidR="00143065" w:rsidRPr="00BF7744" w:rsidRDefault="00BF7744" w:rsidP="00931E61">
            <w:pPr>
              <w:jc w:val="left"/>
              <w:rPr>
                <w:rFonts w:ascii="Arial" w:eastAsia="SimSun" w:hAnsi="Arial" w:cs="Times New Roman"/>
                <w:szCs w:val="18"/>
                <w:rPrChange w:id="28" w:author="Gao, Guan-Wei (高貫偉 ITC)" w:date="2012-04-09T11:55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29" w:author="Gao, Guan-Wei (高貫偉 ITC)" w:date="2012-04-09T11:55:00Z">
              <w:r>
                <w:rPr>
                  <w:rFonts w:ascii="Arial" w:eastAsia="SimSun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807" w:type="pct"/>
            <w:tcPrChange w:id="30" w:author="Gao, Guan-Wei (高貫偉 ITC)" w:date="2012-05-30T09:30:00Z">
              <w:tcPr>
                <w:tcW w:w="807" w:type="pct"/>
              </w:tcPr>
            </w:tcPrChange>
          </w:tcPr>
          <w:p w:rsidR="00143065" w:rsidRPr="00BF7744" w:rsidRDefault="00BF7744" w:rsidP="00931E61">
            <w:pPr>
              <w:jc w:val="left"/>
              <w:rPr>
                <w:rFonts w:ascii="Arial" w:eastAsia="SimSun" w:hAnsi="Arial" w:cs="Times New Roman"/>
                <w:szCs w:val="18"/>
                <w:rPrChange w:id="31" w:author="Gao, Guan-Wei (高貫偉 ITC)" w:date="2012-04-09T11:55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32" w:author="Gao, Guan-Wei (高貫偉 ITC)" w:date="2012-04-09T11:55:00Z">
              <w:r>
                <w:rPr>
                  <w:rFonts w:ascii="Arial" w:eastAsia="SimSun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1348" w:type="pct"/>
            <w:tcPrChange w:id="33" w:author="Gao, Guan-Wei (高貫偉 ITC)" w:date="2012-05-30T09:30:00Z">
              <w:tcPr>
                <w:tcW w:w="1348" w:type="pct"/>
              </w:tcPr>
            </w:tcPrChange>
          </w:tcPr>
          <w:p w:rsidR="00143065" w:rsidRPr="00BF7744" w:rsidRDefault="00BF7744" w:rsidP="00931E61">
            <w:pPr>
              <w:jc w:val="left"/>
              <w:rPr>
                <w:rFonts w:ascii="Arial" w:eastAsia="SimSun" w:hAnsi="Arial" w:cs="Times New Roman"/>
                <w:szCs w:val="18"/>
                <w:rPrChange w:id="34" w:author="Gao, Guan-Wei (高貫偉 ITC)" w:date="2012-04-09T11:55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35" w:author="Gao, Guan-Wei (高貫偉 ITC)" w:date="2012-04-09T11:55:00Z">
              <w:r>
                <w:rPr>
                  <w:rFonts w:ascii="Arial" w:eastAsia="SimSun" w:hAnsi="Arial" w:cs="Times New Roman" w:hint="eastAsia"/>
                  <w:szCs w:val="18"/>
                </w:rPr>
                <w:t>刷入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PRDID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，打印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ShippingLabel</w:t>
              </w:r>
            </w:ins>
          </w:p>
        </w:tc>
        <w:tc>
          <w:tcPr>
            <w:tcW w:w="767" w:type="pct"/>
            <w:tcPrChange w:id="36" w:author="Gao, Guan-Wei (高貫偉 ITC)" w:date="2012-05-30T09:30:00Z">
              <w:tcPr>
                <w:tcW w:w="767" w:type="pct"/>
              </w:tcPr>
            </w:tcPrChange>
          </w:tcPr>
          <w:p w:rsidR="00143065" w:rsidRPr="00BF7744" w:rsidRDefault="00BF7744" w:rsidP="00931E61">
            <w:pPr>
              <w:jc w:val="left"/>
              <w:rPr>
                <w:rFonts w:ascii="Arial" w:eastAsia="SimSun" w:hAnsi="Arial" w:cs="Times New Roman"/>
                <w:szCs w:val="18"/>
                <w:rPrChange w:id="37" w:author="Gao, Guan-Wei (高貫偉 ITC)" w:date="2012-04-09T11:55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38" w:author="Gao, Guan-Wei (高貫偉 ITC)" w:date="2012-04-09T11:55:00Z">
              <w:r>
                <w:rPr>
                  <w:rFonts w:ascii="Arial" w:eastAsia="SimSun" w:hAnsi="Arial" w:cs="Times New Roman" w:hint="eastAsia"/>
                  <w:szCs w:val="18"/>
                </w:rPr>
                <w:t>2012-4-9</w:t>
              </w:r>
            </w:ins>
          </w:p>
        </w:tc>
        <w:tc>
          <w:tcPr>
            <w:tcW w:w="580" w:type="pct"/>
            <w:tcPrChange w:id="39" w:author="Gao, Guan-Wei (高貫偉 ITC)" w:date="2012-05-30T09:30:00Z">
              <w:tcPr>
                <w:tcW w:w="580" w:type="pct"/>
              </w:tcPr>
            </w:tcPrChange>
          </w:tcPr>
          <w:p w:rsidR="00143065" w:rsidRPr="00BF7744" w:rsidRDefault="00BF7744" w:rsidP="00931E61">
            <w:pPr>
              <w:jc w:val="left"/>
              <w:rPr>
                <w:rFonts w:ascii="Arial" w:eastAsia="SimSun" w:hAnsi="Arial" w:cs="Times New Roman"/>
                <w:szCs w:val="18"/>
                <w:rPrChange w:id="40" w:author="Gao, Guan-Wei (高貫偉 ITC)" w:date="2012-04-09T11:55:00Z">
                  <w:rPr>
                    <w:rFonts w:ascii="Arial" w:hAnsi="Arial" w:cs="Times New Roman"/>
                    <w:szCs w:val="18"/>
                  </w:rPr>
                </w:rPrChange>
              </w:rPr>
            </w:pPr>
            <w:ins w:id="41" w:author="Gao, Guan-Wei (高貫偉 ITC)" w:date="2012-04-09T11:55:00Z">
              <w:r>
                <w:rPr>
                  <w:rFonts w:ascii="Arial" w:eastAsia="SimSun" w:hAnsi="Arial" w:cs="Times New Roman" w:hint="eastAsia"/>
                  <w:szCs w:val="18"/>
                </w:rPr>
                <w:t>0.01a</w:t>
              </w:r>
            </w:ins>
          </w:p>
        </w:tc>
      </w:tr>
      <w:tr w:rsidR="00AD06AB" w:rsidRPr="009A475E" w:rsidDel="00B07274" w:rsidTr="00E74F53">
        <w:trPr>
          <w:jc w:val="center"/>
          <w:del w:id="42" w:author="Gao, Guan-Wei (高貫偉 ITC)" w:date="2012-05-30T09:29:00Z"/>
          <w:trPrChange w:id="43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44" w:author="Gao, Guan-Wei (高貫偉 ITC)" w:date="2012-05-30T09:30:00Z">
              <w:tcPr>
                <w:tcW w:w="597" w:type="pct"/>
              </w:tcPr>
            </w:tcPrChange>
          </w:tcPr>
          <w:p w:rsidR="00AD06AB" w:rsidRPr="00DC31BC" w:rsidDel="00B07274" w:rsidRDefault="00DC31BC" w:rsidP="00371BF0">
            <w:pPr>
              <w:jc w:val="left"/>
              <w:rPr>
                <w:del w:id="45" w:author="Gao, Guan-Wei (高貫偉 ITC)" w:date="2012-05-30T09:29:00Z"/>
                <w:rFonts w:ascii="Arial" w:eastAsia="SimSun" w:hAnsi="Arial" w:cs="Times New Roman"/>
                <w:szCs w:val="18"/>
                <w:rPrChange w:id="46" w:author="itc211017" w:date="2012-04-20T15:18:00Z">
                  <w:rPr>
                    <w:del w:id="47" w:author="Gao, Guan-Wei (高貫偉 ITC)" w:date="2012-05-30T09:29:00Z"/>
                    <w:rFonts w:ascii="Arial" w:hAnsi="Arial" w:cs="Times New Roman"/>
                    <w:szCs w:val="18"/>
                  </w:rPr>
                </w:rPrChange>
              </w:rPr>
            </w:pPr>
            <w:ins w:id="48" w:author="itc211017" w:date="2012-04-20T15:18:00Z">
              <w:del w:id="49" w:author="Gao, Guan-Wei (高貫偉 ITC)" w:date="2012-05-30T09:28:00Z">
                <w:r w:rsidDel="00B07274">
                  <w:rPr>
                    <w:rFonts w:ascii="Arial" w:eastAsia="SimSun" w:hAnsi="Arial" w:cs="Times New Roman" w:hint="eastAsia"/>
                    <w:szCs w:val="18"/>
                  </w:rPr>
                  <w:delText>业务规则</w:delText>
                </w:r>
              </w:del>
            </w:ins>
          </w:p>
        </w:tc>
        <w:tc>
          <w:tcPr>
            <w:tcW w:w="852" w:type="pct"/>
            <w:tcPrChange w:id="50" w:author="Gao, Guan-Wei (高貫偉 ITC)" w:date="2012-05-30T09:30:00Z">
              <w:tcPr>
                <w:tcW w:w="901" w:type="pct"/>
              </w:tcPr>
            </w:tcPrChange>
          </w:tcPr>
          <w:p w:rsidR="00AD06AB" w:rsidRPr="00DC31BC" w:rsidDel="00B07274" w:rsidRDefault="00DC31BC" w:rsidP="00371BF0">
            <w:pPr>
              <w:jc w:val="left"/>
              <w:rPr>
                <w:del w:id="51" w:author="Gao, Guan-Wei (高貫偉 ITC)" w:date="2012-05-30T09:29:00Z"/>
                <w:rFonts w:ascii="Arial" w:eastAsia="SimSun" w:hAnsi="Arial" w:cs="Times New Roman"/>
                <w:szCs w:val="18"/>
                <w:rPrChange w:id="52" w:author="itc211017" w:date="2012-04-20T15:18:00Z">
                  <w:rPr>
                    <w:del w:id="53" w:author="Gao, Guan-Wei (高貫偉 ITC)" w:date="2012-05-30T09:29:00Z"/>
                    <w:rFonts w:ascii="Arial" w:hAnsi="Arial" w:cs="Times New Roman"/>
                    <w:szCs w:val="18"/>
                  </w:rPr>
                </w:rPrChange>
              </w:rPr>
            </w:pPr>
            <w:ins w:id="54" w:author="itc211017" w:date="2012-04-20T15:18:00Z">
              <w:del w:id="55" w:author="Gao, Guan-Wei (高貫偉 ITC)" w:date="2012-05-30T09:28:00Z">
                <w:r w:rsidDel="00B07274">
                  <w:rPr>
                    <w:rFonts w:ascii="Arial" w:eastAsia="SimSun" w:hAnsi="Arial" w:cs="Times New Roman" w:hint="eastAsia"/>
                    <w:szCs w:val="18"/>
                  </w:rPr>
                  <w:delText>业务规则</w:delText>
                </w:r>
              </w:del>
            </w:ins>
          </w:p>
        </w:tc>
        <w:tc>
          <w:tcPr>
            <w:tcW w:w="807" w:type="pct"/>
            <w:tcPrChange w:id="56" w:author="Gao, Guan-Wei (高貫偉 ITC)" w:date="2012-05-30T09:30:00Z">
              <w:tcPr>
                <w:tcW w:w="807" w:type="pct"/>
              </w:tcPr>
            </w:tcPrChange>
          </w:tcPr>
          <w:p w:rsidR="00AD06AB" w:rsidRPr="00DC31BC" w:rsidDel="00B07274" w:rsidRDefault="00DC31BC" w:rsidP="00371BF0">
            <w:pPr>
              <w:jc w:val="left"/>
              <w:rPr>
                <w:del w:id="57" w:author="Gao, Guan-Wei (高貫偉 ITC)" w:date="2012-05-30T09:29:00Z"/>
                <w:rFonts w:ascii="Arial" w:eastAsia="SimSun" w:hAnsi="Arial" w:cs="Times New Roman"/>
                <w:szCs w:val="18"/>
                <w:rPrChange w:id="58" w:author="itc211017" w:date="2012-04-20T15:19:00Z">
                  <w:rPr>
                    <w:del w:id="59" w:author="Gao, Guan-Wei (高貫偉 ITC)" w:date="2012-05-30T09:29:00Z"/>
                    <w:rFonts w:ascii="Arial" w:hAnsi="Arial" w:cs="Times New Roman"/>
                    <w:szCs w:val="18"/>
                  </w:rPr>
                </w:rPrChange>
              </w:rPr>
            </w:pPr>
            <w:ins w:id="60" w:author="itc211017" w:date="2012-04-20T15:19:00Z">
              <w:del w:id="61" w:author="Gao, Guan-Wei (高貫偉 ITC)" w:date="2012-05-30T09:28:00Z">
                <w:r w:rsidDel="00B07274">
                  <w:rPr>
                    <w:rFonts w:ascii="Arial" w:eastAsia="SimSun" w:hAnsi="Arial" w:cs="Times New Roman" w:hint="eastAsia"/>
                    <w:szCs w:val="18"/>
                  </w:rPr>
                  <w:delText>PhaseII</w:delText>
                </w:r>
              </w:del>
            </w:ins>
          </w:p>
        </w:tc>
        <w:tc>
          <w:tcPr>
            <w:tcW w:w="1348" w:type="pct"/>
            <w:tcPrChange w:id="62" w:author="Gao, Guan-Wei (高貫偉 ITC)" w:date="2012-05-30T09:30:00Z">
              <w:tcPr>
                <w:tcW w:w="1348" w:type="pct"/>
              </w:tcPr>
            </w:tcPrChange>
          </w:tcPr>
          <w:p w:rsidR="00AD06AB" w:rsidRPr="00DC31BC" w:rsidDel="00B07274" w:rsidRDefault="00DC31BC" w:rsidP="002F0807">
            <w:pPr>
              <w:jc w:val="left"/>
              <w:rPr>
                <w:del w:id="63" w:author="Gao, Guan-Wei (高貫偉 ITC)" w:date="2012-05-30T09:29:00Z"/>
                <w:rFonts w:ascii="Arial" w:eastAsia="SimSun" w:hAnsi="Arial" w:cs="Times New Roman"/>
                <w:szCs w:val="18"/>
                <w:rPrChange w:id="64" w:author="itc211017" w:date="2012-04-20T15:19:00Z">
                  <w:rPr>
                    <w:del w:id="65" w:author="Gao, Guan-Wei (高貫偉 ITC)" w:date="2012-05-30T09:29:00Z"/>
                    <w:rFonts w:ascii="Arial" w:hAnsi="Arial" w:cs="Times New Roman"/>
                    <w:szCs w:val="18"/>
                  </w:rPr>
                </w:rPrChange>
              </w:rPr>
            </w:pPr>
            <w:ins w:id="66" w:author="itc211017" w:date="2012-04-20T15:19:00Z">
              <w:del w:id="67" w:author="Gao, Guan-Wei (高貫偉 ITC)" w:date="2012-05-30T09:28:00Z">
                <w:r w:rsidDel="00B07274">
                  <w:rPr>
                    <w:rFonts w:ascii="Arial" w:eastAsia="SimSun" w:hAnsi="Arial" w:cs="Times New Roman" w:hint="eastAsia"/>
                    <w:szCs w:val="18"/>
                  </w:rPr>
                  <w:delText>RCTO</w:delText>
                </w:r>
              </w:del>
            </w:ins>
          </w:p>
        </w:tc>
        <w:tc>
          <w:tcPr>
            <w:tcW w:w="767" w:type="pct"/>
            <w:tcPrChange w:id="68" w:author="Gao, Guan-Wei (高貫偉 ITC)" w:date="2012-05-30T09:30:00Z">
              <w:tcPr>
                <w:tcW w:w="767" w:type="pct"/>
              </w:tcPr>
            </w:tcPrChange>
          </w:tcPr>
          <w:p w:rsidR="00AD06AB" w:rsidRPr="00DC31BC" w:rsidDel="00B07274" w:rsidRDefault="00DC31BC" w:rsidP="00371BF0">
            <w:pPr>
              <w:jc w:val="left"/>
              <w:rPr>
                <w:del w:id="69" w:author="Gao, Guan-Wei (高貫偉 ITC)" w:date="2012-05-30T09:29:00Z"/>
                <w:rFonts w:ascii="Arial" w:eastAsia="SimSun" w:hAnsi="Arial" w:cs="Times New Roman"/>
                <w:szCs w:val="18"/>
                <w:rPrChange w:id="70" w:author="itc211017" w:date="2012-04-20T15:19:00Z">
                  <w:rPr>
                    <w:del w:id="71" w:author="Gao, Guan-Wei (高貫偉 ITC)" w:date="2012-05-30T09:29:00Z"/>
                    <w:rFonts w:ascii="Arial" w:hAnsi="Arial" w:cs="Times New Roman"/>
                    <w:szCs w:val="18"/>
                  </w:rPr>
                </w:rPrChange>
              </w:rPr>
            </w:pPr>
            <w:ins w:id="72" w:author="itc211017" w:date="2012-04-20T15:19:00Z">
              <w:del w:id="73" w:author="Gao, Guan-Wei (高貫偉 ITC)" w:date="2012-05-30T09:28:00Z">
                <w:r w:rsidDel="00B07274">
                  <w:rPr>
                    <w:rFonts w:ascii="Arial" w:eastAsia="SimSun" w:hAnsi="Arial" w:cs="Times New Roman" w:hint="eastAsia"/>
                    <w:szCs w:val="18"/>
                  </w:rPr>
                  <w:delText>2012-4-20</w:delText>
                </w:r>
              </w:del>
            </w:ins>
          </w:p>
        </w:tc>
        <w:tc>
          <w:tcPr>
            <w:tcW w:w="580" w:type="pct"/>
            <w:tcPrChange w:id="74" w:author="Gao, Guan-Wei (高貫偉 ITC)" w:date="2012-05-30T09:30:00Z">
              <w:tcPr>
                <w:tcW w:w="580" w:type="pct"/>
              </w:tcPr>
            </w:tcPrChange>
          </w:tcPr>
          <w:p w:rsidR="00AD06AB" w:rsidRPr="002F0807" w:rsidDel="00B07274" w:rsidRDefault="00AD06AB" w:rsidP="00371BF0">
            <w:pPr>
              <w:jc w:val="left"/>
              <w:rPr>
                <w:del w:id="75" w:author="Gao, Guan-Wei (高貫偉 ITC)" w:date="2012-05-30T09:29:00Z"/>
                <w:rFonts w:ascii="Arial" w:hAnsi="Arial" w:cs="Times New Roman"/>
                <w:szCs w:val="18"/>
              </w:rPr>
            </w:pPr>
          </w:p>
        </w:tc>
      </w:tr>
      <w:tr w:rsidR="009E1FD0" w:rsidRPr="009A475E" w:rsidDel="00E74F53" w:rsidTr="00E74F53">
        <w:trPr>
          <w:jc w:val="center"/>
          <w:del w:id="76" w:author="Gao, Guan-Wei (高貫偉 ITC)" w:date="2012-05-30T09:29:00Z"/>
          <w:trPrChange w:id="77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78" w:author="Gao, Guan-Wei (高貫偉 ITC)" w:date="2012-05-30T09:30:00Z">
              <w:tcPr>
                <w:tcW w:w="597" w:type="pct"/>
              </w:tcPr>
            </w:tcPrChange>
          </w:tcPr>
          <w:p w:rsidR="00CF0CB9" w:rsidRPr="004B0CB4" w:rsidDel="00E74F53" w:rsidRDefault="00CF0CB9" w:rsidP="00371BF0">
            <w:pPr>
              <w:jc w:val="left"/>
              <w:rPr>
                <w:del w:id="79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852" w:type="pct"/>
            <w:tcPrChange w:id="80" w:author="Gao, Guan-Wei (高貫偉 ITC)" w:date="2012-05-30T09:30:00Z">
              <w:tcPr>
                <w:tcW w:w="901" w:type="pct"/>
              </w:tcPr>
            </w:tcPrChange>
          </w:tcPr>
          <w:p w:rsidR="00CF0CB9" w:rsidRPr="004B0CB4" w:rsidDel="00E74F53" w:rsidRDefault="00CF0CB9" w:rsidP="00371BF0">
            <w:pPr>
              <w:jc w:val="left"/>
              <w:rPr>
                <w:del w:id="81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807" w:type="pct"/>
            <w:tcPrChange w:id="82" w:author="Gao, Guan-Wei (高貫偉 ITC)" w:date="2012-05-30T09:30:00Z">
              <w:tcPr>
                <w:tcW w:w="807" w:type="pct"/>
              </w:tcPr>
            </w:tcPrChange>
          </w:tcPr>
          <w:p w:rsidR="009E1FD0" w:rsidRPr="004B0CB4" w:rsidDel="00E74F53" w:rsidRDefault="009E1FD0" w:rsidP="00371BF0">
            <w:pPr>
              <w:jc w:val="left"/>
              <w:rPr>
                <w:del w:id="83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1348" w:type="pct"/>
            <w:tcPrChange w:id="84" w:author="Gao, Guan-Wei (高貫偉 ITC)" w:date="2012-05-30T09:30:00Z">
              <w:tcPr>
                <w:tcW w:w="1348" w:type="pct"/>
              </w:tcPr>
            </w:tcPrChange>
          </w:tcPr>
          <w:p w:rsidR="009E1FD0" w:rsidRPr="004B0CB4" w:rsidDel="00E74F53" w:rsidRDefault="009E1FD0" w:rsidP="00CF0CB9">
            <w:pPr>
              <w:jc w:val="left"/>
              <w:rPr>
                <w:del w:id="85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767" w:type="pct"/>
            <w:tcPrChange w:id="86" w:author="Gao, Guan-Wei (高貫偉 ITC)" w:date="2012-05-30T09:30:00Z">
              <w:tcPr>
                <w:tcW w:w="767" w:type="pct"/>
              </w:tcPr>
            </w:tcPrChange>
          </w:tcPr>
          <w:p w:rsidR="009E1FD0" w:rsidRPr="004B0CB4" w:rsidDel="00E74F53" w:rsidRDefault="009E1FD0" w:rsidP="00371BF0">
            <w:pPr>
              <w:jc w:val="left"/>
              <w:rPr>
                <w:del w:id="87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580" w:type="pct"/>
            <w:tcPrChange w:id="88" w:author="Gao, Guan-Wei (高貫偉 ITC)" w:date="2012-05-30T09:30:00Z">
              <w:tcPr>
                <w:tcW w:w="580" w:type="pct"/>
              </w:tcPr>
            </w:tcPrChange>
          </w:tcPr>
          <w:p w:rsidR="009E1FD0" w:rsidRPr="004B0CB4" w:rsidDel="00E74F53" w:rsidRDefault="009E1FD0" w:rsidP="00371BF0">
            <w:pPr>
              <w:jc w:val="left"/>
              <w:rPr>
                <w:del w:id="89" w:author="Gao, Guan-Wei (高貫偉 ITC)" w:date="2012-05-30T09:29:00Z"/>
                <w:rFonts w:ascii="Arial" w:hAnsi="Arial" w:cs="Times New Roman"/>
                <w:szCs w:val="18"/>
              </w:rPr>
            </w:pPr>
          </w:p>
        </w:tc>
      </w:tr>
      <w:tr w:rsidR="003901D0" w:rsidRPr="009A475E" w:rsidTr="00E74F53">
        <w:trPr>
          <w:jc w:val="center"/>
          <w:trPrChange w:id="90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91" w:author="Gao, Guan-Wei (高貫偉 ITC)" w:date="2012-05-30T09:30:00Z">
              <w:tcPr>
                <w:tcW w:w="597" w:type="pct"/>
              </w:tcPr>
            </w:tcPrChange>
          </w:tcPr>
          <w:p w:rsidR="003901D0" w:rsidRPr="004B0CB4" w:rsidRDefault="005A30C4" w:rsidP="00371BF0">
            <w:pPr>
              <w:jc w:val="left"/>
              <w:rPr>
                <w:rFonts w:ascii="Arial" w:hAnsi="Arial" w:cs="Times New Roman"/>
                <w:szCs w:val="18"/>
              </w:rPr>
            </w:pPr>
            <w:ins w:id="92" w:author="Gao, Guan-Wei (高貫偉 ITC)" w:date="2012-05-17T15:12:00Z">
              <w:r>
                <w:rPr>
                  <w:rFonts w:ascii="Arial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852" w:type="pct"/>
            <w:tcPrChange w:id="93" w:author="Gao, Guan-Wei (高貫偉 ITC)" w:date="2012-05-30T09:30:00Z">
              <w:tcPr>
                <w:tcW w:w="901" w:type="pct"/>
              </w:tcPr>
            </w:tcPrChange>
          </w:tcPr>
          <w:p w:rsidR="003901D0" w:rsidRPr="004B0CB4" w:rsidRDefault="005A30C4" w:rsidP="00371BF0">
            <w:pPr>
              <w:jc w:val="left"/>
              <w:rPr>
                <w:rFonts w:ascii="Arial" w:hAnsi="Arial" w:cs="Times New Roman"/>
                <w:szCs w:val="18"/>
              </w:rPr>
            </w:pPr>
            <w:ins w:id="94" w:author="Gao, Guan-Wei (高貫偉 ITC)" w:date="2012-05-17T15:12:00Z">
              <w:r>
                <w:rPr>
                  <w:rFonts w:ascii="Arial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807" w:type="pct"/>
            <w:tcPrChange w:id="95" w:author="Gao, Guan-Wei (高貫偉 ITC)" w:date="2012-05-30T09:30:00Z">
              <w:tcPr>
                <w:tcW w:w="807" w:type="pct"/>
              </w:tcPr>
            </w:tcPrChange>
          </w:tcPr>
          <w:p w:rsidR="003901D0" w:rsidRPr="004B0CB4" w:rsidRDefault="005A30C4" w:rsidP="00371BF0">
            <w:pPr>
              <w:jc w:val="left"/>
              <w:rPr>
                <w:rFonts w:ascii="Arial" w:hAnsi="Arial" w:cs="Times New Roman"/>
                <w:szCs w:val="18"/>
              </w:rPr>
            </w:pPr>
            <w:ins w:id="96" w:author="Gao, Guan-Wei (高貫偉 ITC)" w:date="2012-05-17T15:12:00Z">
              <w:r>
                <w:rPr>
                  <w:rFonts w:ascii="Arial" w:hAnsi="Arial" w:cs="Times New Roman" w:hint="eastAsia"/>
                  <w:szCs w:val="18"/>
                </w:rPr>
                <w:t>自主完善设计</w:t>
              </w:r>
            </w:ins>
          </w:p>
        </w:tc>
        <w:tc>
          <w:tcPr>
            <w:tcW w:w="1348" w:type="pct"/>
            <w:tcPrChange w:id="97" w:author="Gao, Guan-Wei (高貫偉 ITC)" w:date="2012-05-30T09:30:00Z">
              <w:tcPr>
                <w:tcW w:w="1348" w:type="pct"/>
              </w:tcPr>
            </w:tcPrChange>
          </w:tcPr>
          <w:p w:rsidR="003901D0" w:rsidRPr="004B0CB4" w:rsidRDefault="005A30C4" w:rsidP="00466597">
            <w:pPr>
              <w:jc w:val="left"/>
              <w:rPr>
                <w:rFonts w:ascii="Arial" w:hAnsi="Arial" w:cs="Times New Roman"/>
                <w:szCs w:val="18"/>
              </w:rPr>
            </w:pPr>
            <w:ins w:id="98" w:author="Gao, Guan-Wei (高貫偉 ITC)" w:date="2012-05-17T15:12:00Z">
              <w:r>
                <w:rPr>
                  <w:rFonts w:ascii="Arial" w:hAnsi="Arial" w:cs="Times New Roman" w:hint="eastAsia"/>
                  <w:szCs w:val="18"/>
                </w:rPr>
                <w:t>增加</w:t>
              </w:r>
              <w:r>
                <w:rPr>
                  <w:rFonts w:ascii="Arial" w:hAnsi="Arial" w:cs="Times New Roman" w:hint="eastAsia"/>
                  <w:szCs w:val="18"/>
                </w:rPr>
                <w:t>DCode</w:t>
              </w:r>
              <w:r>
                <w:rPr>
                  <w:rFonts w:ascii="Arial" w:hAnsi="Arial" w:cs="Times New Roman" w:hint="eastAsia"/>
                  <w:szCs w:val="18"/>
                </w:rPr>
                <w:t>与保固期的对应关系</w:t>
              </w:r>
            </w:ins>
          </w:p>
        </w:tc>
        <w:tc>
          <w:tcPr>
            <w:tcW w:w="767" w:type="pct"/>
            <w:tcPrChange w:id="99" w:author="Gao, Guan-Wei (高貫偉 ITC)" w:date="2012-05-30T09:30:00Z">
              <w:tcPr>
                <w:tcW w:w="767" w:type="pct"/>
              </w:tcPr>
            </w:tcPrChange>
          </w:tcPr>
          <w:p w:rsidR="003901D0" w:rsidRPr="005A30C4" w:rsidRDefault="005A30C4" w:rsidP="00371BF0">
            <w:pPr>
              <w:jc w:val="left"/>
              <w:rPr>
                <w:rFonts w:ascii="Arial" w:hAnsi="Arial" w:cs="Times New Roman"/>
                <w:szCs w:val="18"/>
              </w:rPr>
            </w:pPr>
            <w:ins w:id="100" w:author="Gao, Guan-Wei (高貫偉 ITC)" w:date="2012-05-17T15:12:00Z">
              <w:r>
                <w:rPr>
                  <w:rFonts w:ascii="Arial" w:hAnsi="Arial" w:cs="Times New Roman" w:hint="eastAsia"/>
                  <w:szCs w:val="18"/>
                </w:rPr>
                <w:t>2012-5-17</w:t>
              </w:r>
            </w:ins>
          </w:p>
        </w:tc>
        <w:tc>
          <w:tcPr>
            <w:tcW w:w="580" w:type="pct"/>
            <w:tcPrChange w:id="101" w:author="Gao, Guan-Wei (高貫偉 ITC)" w:date="2012-05-30T09:30:00Z">
              <w:tcPr>
                <w:tcW w:w="580" w:type="pct"/>
              </w:tcPr>
            </w:tcPrChange>
          </w:tcPr>
          <w:p w:rsidR="003901D0" w:rsidRPr="004B0CB4" w:rsidRDefault="003901D0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B07274" w:rsidRPr="009A475E" w:rsidTr="00B07274">
        <w:trPr>
          <w:jc w:val="center"/>
        </w:trPr>
        <w:tc>
          <w:tcPr>
            <w:tcW w:w="5000" w:type="pct"/>
            <w:gridSpan w:val="6"/>
          </w:tcPr>
          <w:p w:rsidR="00B07274" w:rsidRPr="00CF0CB9" w:rsidRDefault="00B07274" w:rsidP="00DF2AB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B07274" w:rsidRPr="009A475E" w:rsidDel="00E74F53" w:rsidTr="00E74F53">
        <w:trPr>
          <w:jc w:val="center"/>
          <w:del w:id="102" w:author="Gao, Guan-Wei (高貫偉 ITC)" w:date="2012-05-30T09:30:00Z"/>
          <w:trPrChange w:id="103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104" w:author="Gao, Guan-Wei (高貫偉 ITC)" w:date="2012-05-30T09:30:00Z">
              <w:tcPr>
                <w:tcW w:w="597" w:type="pct"/>
              </w:tcPr>
            </w:tcPrChange>
          </w:tcPr>
          <w:p w:rsidR="00B07274" w:rsidRPr="004B0CB4" w:rsidDel="00E74F53" w:rsidRDefault="00B07274" w:rsidP="00371BF0">
            <w:pPr>
              <w:jc w:val="left"/>
              <w:rPr>
                <w:del w:id="105" w:author="Gao, Guan-Wei (高貫偉 ITC)" w:date="2012-05-30T09:30:00Z"/>
                <w:rFonts w:ascii="Arial" w:hAnsi="Arial" w:cs="Times New Roman"/>
                <w:szCs w:val="18"/>
              </w:rPr>
            </w:pPr>
          </w:p>
        </w:tc>
        <w:tc>
          <w:tcPr>
            <w:tcW w:w="852" w:type="pct"/>
            <w:tcPrChange w:id="106" w:author="Gao, Guan-Wei (高貫偉 ITC)" w:date="2012-05-30T09:30:00Z">
              <w:tcPr>
                <w:tcW w:w="901" w:type="pct"/>
              </w:tcPr>
            </w:tcPrChange>
          </w:tcPr>
          <w:p w:rsidR="00B07274" w:rsidDel="00E74F53" w:rsidRDefault="00B07274" w:rsidP="00371BF0">
            <w:pPr>
              <w:jc w:val="left"/>
              <w:rPr>
                <w:del w:id="107" w:author="Gao, Guan-Wei (高貫偉 ITC)" w:date="2012-05-30T09:30:00Z"/>
                <w:rFonts w:ascii="Arial" w:hAnsi="Arial" w:cs="Times New Roman"/>
                <w:szCs w:val="18"/>
              </w:rPr>
            </w:pPr>
          </w:p>
        </w:tc>
        <w:tc>
          <w:tcPr>
            <w:tcW w:w="807" w:type="pct"/>
            <w:tcPrChange w:id="108" w:author="Gao, Guan-Wei (高貫偉 ITC)" w:date="2012-05-30T09:30:00Z">
              <w:tcPr>
                <w:tcW w:w="807" w:type="pct"/>
              </w:tcPr>
            </w:tcPrChange>
          </w:tcPr>
          <w:p w:rsidR="00B07274" w:rsidRPr="004B0CB4" w:rsidDel="00E74F53" w:rsidRDefault="00B07274" w:rsidP="00371BF0">
            <w:pPr>
              <w:jc w:val="left"/>
              <w:rPr>
                <w:del w:id="109" w:author="Gao, Guan-Wei (高貫偉 ITC)" w:date="2012-05-30T09:30:00Z"/>
                <w:rFonts w:ascii="Arial" w:hAnsi="Arial" w:cs="Times New Roman"/>
                <w:szCs w:val="18"/>
              </w:rPr>
            </w:pPr>
          </w:p>
        </w:tc>
        <w:tc>
          <w:tcPr>
            <w:tcW w:w="1348" w:type="pct"/>
            <w:tcPrChange w:id="110" w:author="Gao, Guan-Wei (高貫偉 ITC)" w:date="2012-05-30T09:30:00Z">
              <w:tcPr>
                <w:tcW w:w="1348" w:type="pct"/>
              </w:tcPr>
            </w:tcPrChange>
          </w:tcPr>
          <w:p w:rsidR="00B07274" w:rsidDel="00E74F53" w:rsidRDefault="00B07274" w:rsidP="00466597">
            <w:pPr>
              <w:jc w:val="left"/>
              <w:rPr>
                <w:del w:id="111" w:author="Gao, Guan-Wei (高貫偉 ITC)" w:date="2012-05-30T09:30:00Z"/>
                <w:rFonts w:ascii="Arial" w:hAnsi="Arial" w:cs="Times New Roman"/>
                <w:szCs w:val="18"/>
              </w:rPr>
            </w:pPr>
          </w:p>
        </w:tc>
        <w:tc>
          <w:tcPr>
            <w:tcW w:w="767" w:type="pct"/>
            <w:tcPrChange w:id="112" w:author="Gao, Guan-Wei (高貫偉 ITC)" w:date="2012-05-30T09:30:00Z">
              <w:tcPr>
                <w:tcW w:w="767" w:type="pct"/>
              </w:tcPr>
            </w:tcPrChange>
          </w:tcPr>
          <w:p w:rsidR="00B07274" w:rsidRPr="004B0CB4" w:rsidDel="00E74F53" w:rsidRDefault="00B07274" w:rsidP="00371BF0">
            <w:pPr>
              <w:jc w:val="left"/>
              <w:rPr>
                <w:del w:id="113" w:author="Gao, Guan-Wei (高貫偉 ITC)" w:date="2012-05-30T09:30:00Z"/>
                <w:rFonts w:ascii="Arial" w:hAnsi="Arial" w:cs="Times New Roman"/>
                <w:szCs w:val="18"/>
              </w:rPr>
            </w:pPr>
          </w:p>
        </w:tc>
        <w:tc>
          <w:tcPr>
            <w:tcW w:w="580" w:type="pct"/>
            <w:tcPrChange w:id="114" w:author="Gao, Guan-Wei (高貫偉 ITC)" w:date="2012-05-30T09:30:00Z">
              <w:tcPr>
                <w:tcW w:w="580" w:type="pct"/>
              </w:tcPr>
            </w:tcPrChange>
          </w:tcPr>
          <w:p w:rsidR="00B07274" w:rsidDel="00E74F53" w:rsidRDefault="00B07274" w:rsidP="00371BF0">
            <w:pPr>
              <w:jc w:val="left"/>
              <w:rPr>
                <w:del w:id="115" w:author="Gao, Guan-Wei (高貫偉 ITC)" w:date="2012-05-30T09:30:00Z"/>
                <w:rFonts w:ascii="Arial" w:hAnsi="Arial" w:cs="Times New Roman"/>
                <w:szCs w:val="18"/>
              </w:rPr>
            </w:pPr>
          </w:p>
        </w:tc>
      </w:tr>
      <w:tr w:rsidR="00E74F53" w:rsidRPr="00DA0C6B" w:rsidTr="00E74F53">
        <w:trPr>
          <w:jc w:val="center"/>
          <w:trPrChange w:id="116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117" w:author="Gao, Guan-Wei (高貫偉 ITC)" w:date="2012-05-30T09:30:00Z">
              <w:tcPr>
                <w:tcW w:w="597" w:type="pct"/>
              </w:tcPr>
            </w:tcPrChange>
          </w:tcPr>
          <w:p w:rsidR="00E74F53" w:rsidRDefault="00E74F53" w:rsidP="00931E61">
            <w:pPr>
              <w:jc w:val="left"/>
              <w:rPr>
                <w:rFonts w:ascii="Arial" w:eastAsia="SimSun" w:hAnsi="Arial" w:cs="Times New Roman"/>
                <w:szCs w:val="18"/>
              </w:rPr>
            </w:pPr>
            <w:ins w:id="118" w:author="Gao, Guan-Wei (高貫偉 ITC)" w:date="2012-05-30T09:29:00Z">
              <w:r>
                <w:rPr>
                  <w:rFonts w:ascii="Arial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852" w:type="pct"/>
            <w:tcPrChange w:id="119" w:author="Gao, Guan-Wei (高貫偉 ITC)" w:date="2012-05-30T09:30:00Z">
              <w:tcPr>
                <w:tcW w:w="901" w:type="pct"/>
              </w:tcPr>
            </w:tcPrChange>
          </w:tcPr>
          <w:p w:rsidR="00E74F53" w:rsidRDefault="00E74F53" w:rsidP="00931E61">
            <w:pPr>
              <w:jc w:val="left"/>
              <w:rPr>
                <w:rFonts w:ascii="Arial" w:eastAsia="SimSun" w:hAnsi="Arial" w:cs="Times New Roman"/>
                <w:szCs w:val="18"/>
              </w:rPr>
            </w:pPr>
            <w:ins w:id="120" w:author="Gao, Guan-Wei (高貫偉 ITC)" w:date="2012-05-30T09:29:00Z">
              <w:r>
                <w:rPr>
                  <w:rFonts w:ascii="Arial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807" w:type="pct"/>
            <w:tcPrChange w:id="121" w:author="Gao, Guan-Wei (高貫偉 ITC)" w:date="2012-05-30T09:30:00Z">
              <w:tcPr>
                <w:tcW w:w="807" w:type="pct"/>
              </w:tcPr>
            </w:tcPrChange>
          </w:tcPr>
          <w:p w:rsidR="00E74F53" w:rsidRDefault="00E74F53" w:rsidP="00931E61">
            <w:pPr>
              <w:jc w:val="left"/>
              <w:rPr>
                <w:rFonts w:ascii="Arial" w:eastAsia="SimSun" w:hAnsi="Arial" w:cs="Times New Roman"/>
                <w:szCs w:val="18"/>
              </w:rPr>
            </w:pPr>
            <w:ins w:id="122" w:author="Gao, Guan-Wei (高貫偉 ITC)" w:date="2012-05-30T09:29:00Z">
              <w:r>
                <w:rPr>
                  <w:rFonts w:ascii="Arial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1348" w:type="pct"/>
            <w:tcPrChange w:id="123" w:author="Gao, Guan-Wei (高貫偉 ITC)" w:date="2012-05-30T09:30:00Z">
              <w:tcPr>
                <w:tcW w:w="1348" w:type="pct"/>
              </w:tcPr>
            </w:tcPrChange>
          </w:tcPr>
          <w:p w:rsidR="00E74F53" w:rsidRDefault="00E74F53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  <w:ins w:id="124" w:author="Gao, Guan-Wei (高貫偉 ITC)" w:date="2012-05-30T09:29:00Z">
              <w:r>
                <w:rPr>
                  <w:rFonts w:ascii="Arial" w:hAnsi="Arial" w:cs="Times New Roman" w:hint="eastAsia"/>
                  <w:szCs w:val="18"/>
                </w:rPr>
                <w:t>统一修改</w:t>
              </w:r>
              <w:r>
                <w:rPr>
                  <w:rFonts w:ascii="Arial" w:hAnsi="Arial" w:cs="Times New Roman" w:hint="eastAsia"/>
                  <w:szCs w:val="18"/>
                </w:rPr>
                <w:t>MBCode</w:t>
              </w:r>
            </w:ins>
          </w:p>
        </w:tc>
        <w:tc>
          <w:tcPr>
            <w:tcW w:w="767" w:type="pct"/>
            <w:tcPrChange w:id="125" w:author="Gao, Guan-Wei (高貫偉 ITC)" w:date="2012-05-30T09:30:00Z">
              <w:tcPr>
                <w:tcW w:w="767" w:type="pct"/>
              </w:tcPr>
            </w:tcPrChange>
          </w:tcPr>
          <w:p w:rsidR="00E74F53" w:rsidRPr="00E74F53" w:rsidRDefault="00E74F53" w:rsidP="006E163E">
            <w:pPr>
              <w:jc w:val="left"/>
              <w:rPr>
                <w:rFonts w:ascii="Arial" w:hAnsi="Arial"/>
                <w:szCs w:val="18"/>
                <w:rPrChange w:id="126" w:author="Gao, Guan-Wei (高貫偉 ITC)" w:date="2012-05-30T09:30:00Z">
                  <w:rPr>
                    <w:rFonts w:ascii="Arial" w:eastAsia="SimSun" w:hAnsi="Arial"/>
                    <w:szCs w:val="18"/>
                  </w:rPr>
                </w:rPrChange>
              </w:rPr>
            </w:pPr>
            <w:ins w:id="127" w:author="Gao, Guan-Wei (高貫偉 ITC)" w:date="2012-05-30T09:30:00Z">
              <w:r>
                <w:rPr>
                  <w:rFonts w:ascii="Arial" w:hAnsi="Arial" w:hint="eastAsia"/>
                  <w:szCs w:val="18"/>
                </w:rPr>
                <w:t>2012-5-29</w:t>
              </w:r>
            </w:ins>
          </w:p>
        </w:tc>
        <w:tc>
          <w:tcPr>
            <w:tcW w:w="580" w:type="pct"/>
            <w:tcPrChange w:id="128" w:author="Gao, Guan-Wei (高貫偉 ITC)" w:date="2012-05-30T09:30:00Z">
              <w:tcPr>
                <w:tcW w:w="580" w:type="pct"/>
              </w:tcPr>
            </w:tcPrChange>
          </w:tcPr>
          <w:p w:rsidR="00E74F53" w:rsidRDefault="00E74F53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  <w:ins w:id="129" w:author="Gao, Guan-Wei (高貫偉 ITC)" w:date="2012-05-30T09:30:00Z">
              <w:r>
                <w:rPr>
                  <w:rFonts w:ascii="Arial" w:hAnsi="Arial" w:cs="Times New Roman" w:hint="eastAsia"/>
                  <w:szCs w:val="18"/>
                </w:rPr>
                <w:t>0.02a</w:t>
              </w:r>
            </w:ins>
          </w:p>
        </w:tc>
      </w:tr>
      <w:tr w:rsidR="00E74F53" w:rsidRPr="00DA0C6B" w:rsidTr="00E74F53">
        <w:trPr>
          <w:jc w:val="center"/>
          <w:ins w:id="130" w:author="Gao, Guan-Wei (高貫偉 ITC)" w:date="2012-05-30T09:29:00Z"/>
          <w:trPrChange w:id="131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132" w:author="Gao, Guan-Wei (高貫偉 ITC)" w:date="2012-05-30T09:30:00Z">
              <w:tcPr>
                <w:tcW w:w="597" w:type="pct"/>
              </w:tcPr>
            </w:tcPrChange>
          </w:tcPr>
          <w:p w:rsidR="00E74F53" w:rsidRDefault="00E74F53" w:rsidP="00931E61">
            <w:pPr>
              <w:jc w:val="left"/>
              <w:rPr>
                <w:ins w:id="133" w:author="Gao, Guan-Wei (高貫偉 ITC)" w:date="2012-05-30T09:29:00Z"/>
                <w:rFonts w:ascii="Arial" w:hAnsi="Arial" w:cs="Times New Roman"/>
                <w:szCs w:val="18"/>
              </w:rPr>
            </w:pPr>
            <w:ins w:id="134" w:author="Gao, Guan-Wei (高貫偉 ITC)" w:date="2012-05-30T09:29:00Z">
              <w:r>
                <w:rPr>
                  <w:rFonts w:ascii="Arial" w:eastAsia="SimSun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852" w:type="pct"/>
            <w:tcPrChange w:id="135" w:author="Gao, Guan-Wei (高貫偉 ITC)" w:date="2012-05-30T09:30:00Z">
              <w:tcPr>
                <w:tcW w:w="901" w:type="pct"/>
              </w:tcPr>
            </w:tcPrChange>
          </w:tcPr>
          <w:p w:rsidR="00E74F53" w:rsidRDefault="00E74F53" w:rsidP="00931E61">
            <w:pPr>
              <w:jc w:val="left"/>
              <w:rPr>
                <w:ins w:id="136" w:author="Gao, Guan-Wei (高貫偉 ITC)" w:date="2012-05-30T09:29:00Z"/>
                <w:rFonts w:ascii="Arial" w:hAnsi="Arial" w:cs="Times New Roman"/>
                <w:szCs w:val="18"/>
              </w:rPr>
            </w:pPr>
            <w:ins w:id="137" w:author="Gao, Guan-Wei (高貫偉 ITC)" w:date="2012-05-30T09:29:00Z">
              <w:r>
                <w:rPr>
                  <w:rFonts w:ascii="Arial" w:eastAsia="SimSun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807" w:type="pct"/>
            <w:tcPrChange w:id="138" w:author="Gao, Guan-Wei (高貫偉 ITC)" w:date="2012-05-30T09:30:00Z">
              <w:tcPr>
                <w:tcW w:w="807" w:type="pct"/>
              </w:tcPr>
            </w:tcPrChange>
          </w:tcPr>
          <w:p w:rsidR="00E74F53" w:rsidRDefault="00E74F53" w:rsidP="00931E61">
            <w:pPr>
              <w:jc w:val="left"/>
              <w:rPr>
                <w:ins w:id="139" w:author="Gao, Guan-Wei (高貫偉 ITC)" w:date="2012-05-30T09:29:00Z"/>
                <w:rFonts w:ascii="Arial" w:hAnsi="Arial" w:cs="Times New Roman"/>
                <w:szCs w:val="18"/>
              </w:rPr>
            </w:pPr>
            <w:ins w:id="140" w:author="Gao, Guan-Wei (高貫偉 ITC)" w:date="2012-05-30T09:29:00Z">
              <w:r>
                <w:rPr>
                  <w:rFonts w:ascii="Arial" w:eastAsia="SimSun" w:hAnsi="Arial" w:cs="Times New Roman" w:hint="eastAsia"/>
                  <w:szCs w:val="18"/>
                </w:rPr>
                <w:t>PhaseII</w:t>
              </w:r>
            </w:ins>
          </w:p>
        </w:tc>
        <w:tc>
          <w:tcPr>
            <w:tcW w:w="1348" w:type="pct"/>
            <w:tcPrChange w:id="141" w:author="Gao, Guan-Wei (高貫偉 ITC)" w:date="2012-05-30T09:30:00Z">
              <w:tcPr>
                <w:tcW w:w="1348" w:type="pct"/>
              </w:tcPr>
            </w:tcPrChange>
          </w:tcPr>
          <w:p w:rsidR="00E74F53" w:rsidRDefault="00E74F53" w:rsidP="006E163E">
            <w:pPr>
              <w:jc w:val="left"/>
              <w:rPr>
                <w:ins w:id="142" w:author="Gao, Guan-Wei (高貫偉 ITC)" w:date="2012-05-30T09:29:00Z"/>
                <w:rFonts w:ascii="Arial" w:hAnsi="Arial" w:cs="Times New Roman"/>
                <w:szCs w:val="18"/>
              </w:rPr>
            </w:pPr>
            <w:ins w:id="143" w:author="Gao, Guan-Wei (高貫偉 ITC)" w:date="2012-05-30T09:29:00Z">
              <w:r>
                <w:rPr>
                  <w:rFonts w:ascii="Arial" w:eastAsia="SimSun" w:hAnsi="Arial" w:cs="Times New Roman" w:hint="eastAsia"/>
                  <w:szCs w:val="18"/>
                </w:rPr>
                <w:t>RCTO</w:t>
              </w:r>
            </w:ins>
          </w:p>
        </w:tc>
        <w:tc>
          <w:tcPr>
            <w:tcW w:w="767" w:type="pct"/>
            <w:tcPrChange w:id="144" w:author="Gao, Guan-Wei (高貫偉 ITC)" w:date="2012-05-30T09:30:00Z">
              <w:tcPr>
                <w:tcW w:w="767" w:type="pct"/>
              </w:tcPr>
            </w:tcPrChange>
          </w:tcPr>
          <w:p w:rsidR="00E74F53" w:rsidRDefault="00E74F53" w:rsidP="006E163E">
            <w:pPr>
              <w:jc w:val="left"/>
              <w:rPr>
                <w:ins w:id="145" w:author="Gao, Guan-Wei (高貫偉 ITC)" w:date="2012-05-30T09:29:00Z"/>
                <w:rFonts w:ascii="Arial" w:hAnsi="Arial" w:cs="Times New Roman"/>
                <w:szCs w:val="18"/>
              </w:rPr>
            </w:pPr>
            <w:ins w:id="146" w:author="Gao, Guan-Wei (高貫偉 ITC)" w:date="2012-05-30T09:30:00Z">
              <w:r>
                <w:rPr>
                  <w:rFonts w:ascii="Arial" w:hAnsi="Arial" w:hint="eastAsia"/>
                  <w:szCs w:val="18"/>
                </w:rPr>
                <w:t>2012-5-29</w:t>
              </w:r>
            </w:ins>
          </w:p>
        </w:tc>
        <w:tc>
          <w:tcPr>
            <w:tcW w:w="580" w:type="pct"/>
            <w:tcPrChange w:id="147" w:author="Gao, Guan-Wei (高貫偉 ITC)" w:date="2012-05-30T09:30:00Z">
              <w:tcPr>
                <w:tcW w:w="580" w:type="pct"/>
              </w:tcPr>
            </w:tcPrChange>
          </w:tcPr>
          <w:p w:rsidR="00E74F53" w:rsidRDefault="00E74F53" w:rsidP="006E163E">
            <w:pPr>
              <w:jc w:val="left"/>
              <w:rPr>
                <w:ins w:id="148" w:author="Gao, Guan-Wei (高貫偉 ITC)" w:date="2012-05-30T09:29:00Z"/>
                <w:rFonts w:ascii="Arial" w:eastAsia="SimSun" w:hAnsi="Arial" w:cs="Times New Roman"/>
                <w:szCs w:val="18"/>
              </w:rPr>
            </w:pPr>
            <w:ins w:id="149" w:author="Gao, Guan-Wei (高貫偉 ITC)" w:date="2012-05-30T09:30:00Z">
              <w:r>
                <w:rPr>
                  <w:rFonts w:ascii="Arial" w:hAnsi="Arial" w:cs="Times New Roman" w:hint="eastAsia"/>
                  <w:szCs w:val="18"/>
                </w:rPr>
                <w:t>0.02a</w:t>
              </w:r>
            </w:ins>
          </w:p>
        </w:tc>
      </w:tr>
      <w:tr w:rsidR="00E74F53" w:rsidRPr="00DA0C6B" w:rsidTr="00E74F53">
        <w:trPr>
          <w:jc w:val="center"/>
          <w:ins w:id="150" w:author="Gao, Guan-Wei (高貫偉 ITC)" w:date="2012-05-30T09:29:00Z"/>
          <w:trPrChange w:id="151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152" w:author="Gao, Guan-Wei (高貫偉 ITC)" w:date="2012-05-30T09:30:00Z">
              <w:tcPr>
                <w:tcW w:w="597" w:type="pct"/>
              </w:tcPr>
            </w:tcPrChange>
          </w:tcPr>
          <w:p w:rsidR="00E74F53" w:rsidRDefault="00C45C0C" w:rsidP="00931E61">
            <w:pPr>
              <w:jc w:val="left"/>
              <w:rPr>
                <w:ins w:id="153" w:author="Gao, Guan-Wei (高貫偉 ITC)" w:date="2012-05-30T09:29:00Z"/>
                <w:rFonts w:ascii="Arial" w:hAnsi="Arial" w:cs="Times New Roman"/>
                <w:szCs w:val="18"/>
              </w:rPr>
            </w:pPr>
            <w:ins w:id="154" w:author="ies12q680" w:date="2012-12-07T14:15:00Z">
              <w:r>
                <w:rPr>
                  <w:rFonts w:ascii="Arial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852" w:type="pct"/>
            <w:tcPrChange w:id="155" w:author="Gao, Guan-Wei (高貫偉 ITC)" w:date="2012-05-30T09:30:00Z">
              <w:tcPr>
                <w:tcW w:w="901" w:type="pct"/>
              </w:tcPr>
            </w:tcPrChange>
          </w:tcPr>
          <w:p w:rsidR="00E74F53" w:rsidRDefault="00C45C0C" w:rsidP="00931E61">
            <w:pPr>
              <w:jc w:val="left"/>
              <w:rPr>
                <w:ins w:id="156" w:author="Gao, Guan-Wei (高貫偉 ITC)" w:date="2012-05-30T09:29:00Z"/>
                <w:rFonts w:ascii="Arial" w:hAnsi="Arial" w:cs="Times New Roman"/>
                <w:szCs w:val="18"/>
              </w:rPr>
            </w:pPr>
            <w:ins w:id="157" w:author="ies12q680" w:date="2012-12-07T14:15:00Z">
              <w:r>
                <w:rPr>
                  <w:rFonts w:ascii="Arial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807" w:type="pct"/>
            <w:tcPrChange w:id="158" w:author="Gao, Guan-Wei (高貫偉 ITC)" w:date="2012-05-30T09:30:00Z">
              <w:tcPr>
                <w:tcW w:w="807" w:type="pct"/>
              </w:tcPr>
            </w:tcPrChange>
          </w:tcPr>
          <w:p w:rsidR="00E74F53" w:rsidRDefault="00C45C0C" w:rsidP="00931E61">
            <w:pPr>
              <w:jc w:val="left"/>
              <w:rPr>
                <w:ins w:id="159" w:author="Gao, Guan-Wei (高貫偉 ITC)" w:date="2012-05-30T09:29:00Z"/>
                <w:rFonts w:ascii="Arial" w:hAnsi="Arial" w:cs="Times New Roman"/>
                <w:szCs w:val="18"/>
              </w:rPr>
            </w:pPr>
            <w:ins w:id="160" w:author="ies12q680" w:date="2012-12-07T14:15:00Z">
              <w:r>
                <w:rPr>
                  <w:rFonts w:ascii="Arial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1348" w:type="pct"/>
            <w:tcPrChange w:id="161" w:author="Gao, Guan-Wei (高貫偉 ITC)" w:date="2012-05-30T09:30:00Z">
              <w:tcPr>
                <w:tcW w:w="1348" w:type="pct"/>
              </w:tcPr>
            </w:tcPrChange>
          </w:tcPr>
          <w:p w:rsidR="00E74F53" w:rsidRDefault="00C45C0C" w:rsidP="006E163E">
            <w:pPr>
              <w:jc w:val="left"/>
              <w:rPr>
                <w:ins w:id="162" w:author="Gao, Guan-Wei (高貫偉 ITC)" w:date="2012-05-30T09:29:00Z"/>
                <w:rFonts w:ascii="Arial" w:hAnsi="Arial" w:cs="Times New Roman"/>
                <w:szCs w:val="18"/>
              </w:rPr>
            </w:pPr>
            <w:ins w:id="163" w:author="ies12q680" w:date="2012-12-07T14:15:00Z">
              <w:r>
                <w:rPr>
                  <w:rFonts w:ascii="Arial" w:hAnsi="Arial" w:cs="Times New Roman" w:hint="eastAsia"/>
                  <w:szCs w:val="18"/>
                </w:rPr>
                <w:t>RCTO</w:t>
              </w:r>
            </w:ins>
          </w:p>
        </w:tc>
        <w:tc>
          <w:tcPr>
            <w:tcW w:w="767" w:type="pct"/>
            <w:tcPrChange w:id="164" w:author="Gao, Guan-Wei (高貫偉 ITC)" w:date="2012-05-30T09:30:00Z">
              <w:tcPr>
                <w:tcW w:w="767" w:type="pct"/>
              </w:tcPr>
            </w:tcPrChange>
          </w:tcPr>
          <w:p w:rsidR="00E74F53" w:rsidRDefault="00C45C0C" w:rsidP="006E163E">
            <w:pPr>
              <w:jc w:val="left"/>
              <w:rPr>
                <w:ins w:id="165" w:author="Gao, Guan-Wei (高貫偉 ITC)" w:date="2012-05-30T09:29:00Z"/>
                <w:rFonts w:ascii="Arial" w:hAnsi="Arial" w:cs="Times New Roman"/>
                <w:szCs w:val="18"/>
              </w:rPr>
            </w:pPr>
            <w:ins w:id="166" w:author="ies12q680" w:date="2012-12-07T14:15:00Z">
              <w:r>
                <w:rPr>
                  <w:rFonts w:ascii="Arial" w:hAnsi="Arial" w:cs="Times New Roman" w:hint="eastAsia"/>
                  <w:szCs w:val="18"/>
                </w:rPr>
                <w:t>2</w:t>
              </w:r>
            </w:ins>
            <w:ins w:id="167" w:author="ies12q680" w:date="2012-12-07T14:16:00Z">
              <w:r>
                <w:rPr>
                  <w:rFonts w:ascii="Arial" w:hAnsi="Arial" w:cs="Times New Roman" w:hint="eastAsia"/>
                  <w:szCs w:val="18"/>
                </w:rPr>
                <w:t>012-12-06</w:t>
              </w:r>
            </w:ins>
          </w:p>
        </w:tc>
        <w:tc>
          <w:tcPr>
            <w:tcW w:w="580" w:type="pct"/>
            <w:tcPrChange w:id="168" w:author="Gao, Guan-Wei (高貫偉 ITC)" w:date="2012-05-30T09:30:00Z">
              <w:tcPr>
                <w:tcW w:w="580" w:type="pct"/>
              </w:tcPr>
            </w:tcPrChange>
          </w:tcPr>
          <w:p w:rsidR="00E74F53" w:rsidRDefault="00C45C0C" w:rsidP="006E163E">
            <w:pPr>
              <w:jc w:val="left"/>
              <w:rPr>
                <w:ins w:id="169" w:author="Gao, Guan-Wei (高貫偉 ITC)" w:date="2012-05-30T09:29:00Z"/>
                <w:rFonts w:ascii="Arial" w:eastAsia="SimSun" w:hAnsi="Arial" w:cs="Times New Roman"/>
                <w:szCs w:val="18"/>
              </w:rPr>
            </w:pPr>
            <w:ins w:id="170" w:author="ies12q680" w:date="2012-12-07T14:16:00Z">
              <w:r>
                <w:rPr>
                  <w:rFonts w:ascii="Arial" w:eastAsia="SimSun" w:hAnsi="Arial" w:cs="Times New Roman" w:hint="eastAsia"/>
                  <w:szCs w:val="18"/>
                </w:rPr>
                <w:t>0.02a</w:t>
              </w:r>
            </w:ins>
          </w:p>
        </w:tc>
      </w:tr>
      <w:tr w:rsidR="00E74F53" w:rsidRPr="00DA0C6B" w:rsidTr="00E74F53">
        <w:trPr>
          <w:jc w:val="center"/>
          <w:ins w:id="171" w:author="Gao, Guan-Wei (高貫偉 ITC)" w:date="2012-05-30T09:29:00Z"/>
          <w:trPrChange w:id="172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173" w:author="Gao, Guan-Wei (高貫偉 ITC)" w:date="2012-05-30T09:30:00Z">
              <w:tcPr>
                <w:tcW w:w="597" w:type="pct"/>
              </w:tcPr>
            </w:tcPrChange>
          </w:tcPr>
          <w:p w:rsidR="00E74F53" w:rsidRDefault="00E74F53" w:rsidP="00931E61">
            <w:pPr>
              <w:jc w:val="left"/>
              <w:rPr>
                <w:ins w:id="174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852" w:type="pct"/>
            <w:tcPrChange w:id="175" w:author="Gao, Guan-Wei (高貫偉 ITC)" w:date="2012-05-30T09:30:00Z">
              <w:tcPr>
                <w:tcW w:w="901" w:type="pct"/>
              </w:tcPr>
            </w:tcPrChange>
          </w:tcPr>
          <w:p w:rsidR="00E74F53" w:rsidRDefault="00E74F53" w:rsidP="00931E61">
            <w:pPr>
              <w:jc w:val="left"/>
              <w:rPr>
                <w:ins w:id="176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807" w:type="pct"/>
            <w:tcPrChange w:id="177" w:author="Gao, Guan-Wei (高貫偉 ITC)" w:date="2012-05-30T09:30:00Z">
              <w:tcPr>
                <w:tcW w:w="807" w:type="pct"/>
              </w:tcPr>
            </w:tcPrChange>
          </w:tcPr>
          <w:p w:rsidR="00E74F53" w:rsidRDefault="00E74F53" w:rsidP="00931E61">
            <w:pPr>
              <w:jc w:val="left"/>
              <w:rPr>
                <w:ins w:id="178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1348" w:type="pct"/>
            <w:tcPrChange w:id="179" w:author="Gao, Guan-Wei (高貫偉 ITC)" w:date="2012-05-30T09:30:00Z">
              <w:tcPr>
                <w:tcW w:w="1348" w:type="pct"/>
              </w:tcPr>
            </w:tcPrChange>
          </w:tcPr>
          <w:p w:rsidR="00E74F53" w:rsidRDefault="00E74F53" w:rsidP="006E163E">
            <w:pPr>
              <w:jc w:val="left"/>
              <w:rPr>
                <w:ins w:id="180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767" w:type="pct"/>
            <w:tcPrChange w:id="181" w:author="Gao, Guan-Wei (高貫偉 ITC)" w:date="2012-05-30T09:30:00Z">
              <w:tcPr>
                <w:tcW w:w="767" w:type="pct"/>
              </w:tcPr>
            </w:tcPrChange>
          </w:tcPr>
          <w:p w:rsidR="00E74F53" w:rsidRDefault="00E74F53" w:rsidP="006E163E">
            <w:pPr>
              <w:jc w:val="left"/>
              <w:rPr>
                <w:ins w:id="182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580" w:type="pct"/>
            <w:tcPrChange w:id="183" w:author="Gao, Guan-Wei (高貫偉 ITC)" w:date="2012-05-30T09:30:00Z">
              <w:tcPr>
                <w:tcW w:w="580" w:type="pct"/>
              </w:tcPr>
            </w:tcPrChange>
          </w:tcPr>
          <w:p w:rsidR="00E74F53" w:rsidRDefault="00E74F53" w:rsidP="006E163E">
            <w:pPr>
              <w:jc w:val="left"/>
              <w:rPr>
                <w:ins w:id="184" w:author="Gao, Guan-Wei (高貫偉 ITC)" w:date="2012-05-30T09:29:00Z"/>
                <w:rFonts w:ascii="Arial" w:eastAsia="SimSun" w:hAnsi="Arial" w:cs="Times New Roman"/>
                <w:szCs w:val="18"/>
              </w:rPr>
            </w:pPr>
          </w:p>
        </w:tc>
      </w:tr>
      <w:tr w:rsidR="00E74F53" w:rsidRPr="00DA0C6B" w:rsidTr="00E74F53">
        <w:trPr>
          <w:jc w:val="center"/>
          <w:ins w:id="185" w:author="Gao, Guan-Wei (高貫偉 ITC)" w:date="2012-05-30T09:29:00Z"/>
          <w:trPrChange w:id="186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187" w:author="Gao, Guan-Wei (高貫偉 ITC)" w:date="2012-05-30T09:30:00Z">
              <w:tcPr>
                <w:tcW w:w="597" w:type="pct"/>
              </w:tcPr>
            </w:tcPrChange>
          </w:tcPr>
          <w:p w:rsidR="00E74F53" w:rsidRDefault="00E74F53" w:rsidP="00931E61">
            <w:pPr>
              <w:jc w:val="left"/>
              <w:rPr>
                <w:ins w:id="188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852" w:type="pct"/>
            <w:tcPrChange w:id="189" w:author="Gao, Guan-Wei (高貫偉 ITC)" w:date="2012-05-30T09:30:00Z">
              <w:tcPr>
                <w:tcW w:w="901" w:type="pct"/>
              </w:tcPr>
            </w:tcPrChange>
          </w:tcPr>
          <w:p w:rsidR="00E74F53" w:rsidRDefault="00E74F53" w:rsidP="00931E61">
            <w:pPr>
              <w:jc w:val="left"/>
              <w:rPr>
                <w:ins w:id="190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807" w:type="pct"/>
            <w:tcPrChange w:id="191" w:author="Gao, Guan-Wei (高貫偉 ITC)" w:date="2012-05-30T09:30:00Z">
              <w:tcPr>
                <w:tcW w:w="807" w:type="pct"/>
              </w:tcPr>
            </w:tcPrChange>
          </w:tcPr>
          <w:p w:rsidR="00E74F53" w:rsidRDefault="00E74F53" w:rsidP="00931E61">
            <w:pPr>
              <w:jc w:val="left"/>
              <w:rPr>
                <w:ins w:id="192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1348" w:type="pct"/>
            <w:tcPrChange w:id="193" w:author="Gao, Guan-Wei (高貫偉 ITC)" w:date="2012-05-30T09:30:00Z">
              <w:tcPr>
                <w:tcW w:w="1348" w:type="pct"/>
              </w:tcPr>
            </w:tcPrChange>
          </w:tcPr>
          <w:p w:rsidR="00E74F53" w:rsidRDefault="00E74F53" w:rsidP="006E163E">
            <w:pPr>
              <w:jc w:val="left"/>
              <w:rPr>
                <w:ins w:id="194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767" w:type="pct"/>
            <w:tcPrChange w:id="195" w:author="Gao, Guan-Wei (高貫偉 ITC)" w:date="2012-05-30T09:30:00Z">
              <w:tcPr>
                <w:tcW w:w="767" w:type="pct"/>
              </w:tcPr>
            </w:tcPrChange>
          </w:tcPr>
          <w:p w:rsidR="00E74F53" w:rsidRDefault="00E74F53" w:rsidP="006E163E">
            <w:pPr>
              <w:jc w:val="left"/>
              <w:rPr>
                <w:ins w:id="196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580" w:type="pct"/>
            <w:tcPrChange w:id="197" w:author="Gao, Guan-Wei (高貫偉 ITC)" w:date="2012-05-30T09:30:00Z">
              <w:tcPr>
                <w:tcW w:w="580" w:type="pct"/>
              </w:tcPr>
            </w:tcPrChange>
          </w:tcPr>
          <w:p w:rsidR="00E74F53" w:rsidRDefault="00E74F53" w:rsidP="006E163E">
            <w:pPr>
              <w:jc w:val="left"/>
              <w:rPr>
                <w:ins w:id="198" w:author="Gao, Guan-Wei (高貫偉 ITC)" w:date="2012-05-30T09:29:00Z"/>
                <w:rFonts w:ascii="Arial" w:eastAsia="SimSun" w:hAnsi="Arial" w:cs="Times New Roman"/>
                <w:szCs w:val="18"/>
              </w:rPr>
            </w:pPr>
          </w:p>
        </w:tc>
      </w:tr>
      <w:tr w:rsidR="00E74F53" w:rsidRPr="00DA0C6B" w:rsidTr="00E74F53">
        <w:trPr>
          <w:jc w:val="center"/>
          <w:ins w:id="199" w:author="Gao, Guan-Wei (高貫偉 ITC)" w:date="2012-05-30T09:29:00Z"/>
          <w:trPrChange w:id="200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201" w:author="Gao, Guan-Wei (高貫偉 ITC)" w:date="2012-05-30T09:30:00Z">
              <w:tcPr>
                <w:tcW w:w="597" w:type="pct"/>
              </w:tcPr>
            </w:tcPrChange>
          </w:tcPr>
          <w:p w:rsidR="00E74F53" w:rsidRDefault="00E74F53" w:rsidP="00931E61">
            <w:pPr>
              <w:jc w:val="left"/>
              <w:rPr>
                <w:ins w:id="202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852" w:type="pct"/>
            <w:tcPrChange w:id="203" w:author="Gao, Guan-Wei (高貫偉 ITC)" w:date="2012-05-30T09:30:00Z">
              <w:tcPr>
                <w:tcW w:w="901" w:type="pct"/>
              </w:tcPr>
            </w:tcPrChange>
          </w:tcPr>
          <w:p w:rsidR="00E74F53" w:rsidRDefault="00E74F53" w:rsidP="00931E61">
            <w:pPr>
              <w:jc w:val="left"/>
              <w:rPr>
                <w:ins w:id="204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807" w:type="pct"/>
            <w:tcPrChange w:id="205" w:author="Gao, Guan-Wei (高貫偉 ITC)" w:date="2012-05-30T09:30:00Z">
              <w:tcPr>
                <w:tcW w:w="807" w:type="pct"/>
              </w:tcPr>
            </w:tcPrChange>
          </w:tcPr>
          <w:p w:rsidR="00E74F53" w:rsidRDefault="00E74F53" w:rsidP="00931E61">
            <w:pPr>
              <w:jc w:val="left"/>
              <w:rPr>
                <w:ins w:id="206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1348" w:type="pct"/>
            <w:tcPrChange w:id="207" w:author="Gao, Guan-Wei (高貫偉 ITC)" w:date="2012-05-30T09:30:00Z">
              <w:tcPr>
                <w:tcW w:w="1348" w:type="pct"/>
              </w:tcPr>
            </w:tcPrChange>
          </w:tcPr>
          <w:p w:rsidR="00E74F53" w:rsidRDefault="00E74F53" w:rsidP="006E163E">
            <w:pPr>
              <w:jc w:val="left"/>
              <w:rPr>
                <w:ins w:id="208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767" w:type="pct"/>
            <w:tcPrChange w:id="209" w:author="Gao, Guan-Wei (高貫偉 ITC)" w:date="2012-05-30T09:30:00Z">
              <w:tcPr>
                <w:tcW w:w="767" w:type="pct"/>
              </w:tcPr>
            </w:tcPrChange>
          </w:tcPr>
          <w:p w:rsidR="00E74F53" w:rsidRDefault="00E74F53" w:rsidP="006E163E">
            <w:pPr>
              <w:jc w:val="left"/>
              <w:rPr>
                <w:ins w:id="210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580" w:type="pct"/>
            <w:tcPrChange w:id="211" w:author="Gao, Guan-Wei (高貫偉 ITC)" w:date="2012-05-30T09:30:00Z">
              <w:tcPr>
                <w:tcW w:w="580" w:type="pct"/>
              </w:tcPr>
            </w:tcPrChange>
          </w:tcPr>
          <w:p w:rsidR="00E74F53" w:rsidRDefault="00E74F53" w:rsidP="006E163E">
            <w:pPr>
              <w:jc w:val="left"/>
              <w:rPr>
                <w:ins w:id="212" w:author="Gao, Guan-Wei (高貫偉 ITC)" w:date="2012-05-30T09:29:00Z"/>
                <w:rFonts w:ascii="Arial" w:eastAsia="SimSun" w:hAnsi="Arial" w:cs="Times New Roman"/>
                <w:szCs w:val="18"/>
              </w:rPr>
            </w:pPr>
          </w:p>
        </w:tc>
      </w:tr>
      <w:tr w:rsidR="00E74F53" w:rsidRPr="00DA0C6B" w:rsidTr="00E74F53">
        <w:trPr>
          <w:jc w:val="center"/>
          <w:ins w:id="213" w:author="Gao, Guan-Wei (高貫偉 ITC)" w:date="2012-05-30T09:29:00Z"/>
          <w:trPrChange w:id="214" w:author="Gao, Guan-Wei (高貫偉 ITC)" w:date="2012-05-30T09:30:00Z">
            <w:trPr>
              <w:jc w:val="center"/>
            </w:trPr>
          </w:trPrChange>
        </w:trPr>
        <w:tc>
          <w:tcPr>
            <w:tcW w:w="646" w:type="pct"/>
            <w:tcPrChange w:id="215" w:author="Gao, Guan-Wei (高貫偉 ITC)" w:date="2012-05-30T09:30:00Z">
              <w:tcPr>
                <w:tcW w:w="597" w:type="pct"/>
              </w:tcPr>
            </w:tcPrChange>
          </w:tcPr>
          <w:p w:rsidR="00E74F53" w:rsidRDefault="00E74F53" w:rsidP="00931E61">
            <w:pPr>
              <w:jc w:val="left"/>
              <w:rPr>
                <w:ins w:id="216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852" w:type="pct"/>
            <w:tcPrChange w:id="217" w:author="Gao, Guan-Wei (高貫偉 ITC)" w:date="2012-05-30T09:30:00Z">
              <w:tcPr>
                <w:tcW w:w="901" w:type="pct"/>
              </w:tcPr>
            </w:tcPrChange>
          </w:tcPr>
          <w:p w:rsidR="00E74F53" w:rsidRDefault="00E74F53" w:rsidP="00931E61">
            <w:pPr>
              <w:jc w:val="left"/>
              <w:rPr>
                <w:ins w:id="218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807" w:type="pct"/>
            <w:tcPrChange w:id="219" w:author="Gao, Guan-Wei (高貫偉 ITC)" w:date="2012-05-30T09:30:00Z">
              <w:tcPr>
                <w:tcW w:w="807" w:type="pct"/>
              </w:tcPr>
            </w:tcPrChange>
          </w:tcPr>
          <w:p w:rsidR="00E74F53" w:rsidRDefault="00E74F53" w:rsidP="00931E61">
            <w:pPr>
              <w:jc w:val="left"/>
              <w:rPr>
                <w:ins w:id="220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1348" w:type="pct"/>
            <w:tcPrChange w:id="221" w:author="Gao, Guan-Wei (高貫偉 ITC)" w:date="2012-05-30T09:30:00Z">
              <w:tcPr>
                <w:tcW w:w="1348" w:type="pct"/>
              </w:tcPr>
            </w:tcPrChange>
          </w:tcPr>
          <w:p w:rsidR="00E74F53" w:rsidRDefault="00E74F53" w:rsidP="006E163E">
            <w:pPr>
              <w:jc w:val="left"/>
              <w:rPr>
                <w:ins w:id="222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767" w:type="pct"/>
            <w:tcPrChange w:id="223" w:author="Gao, Guan-Wei (高貫偉 ITC)" w:date="2012-05-30T09:30:00Z">
              <w:tcPr>
                <w:tcW w:w="767" w:type="pct"/>
              </w:tcPr>
            </w:tcPrChange>
          </w:tcPr>
          <w:p w:rsidR="00E74F53" w:rsidRDefault="00E74F53" w:rsidP="006E163E">
            <w:pPr>
              <w:jc w:val="left"/>
              <w:rPr>
                <w:ins w:id="224" w:author="Gao, Guan-Wei (高貫偉 ITC)" w:date="2012-05-30T09:29:00Z"/>
                <w:rFonts w:ascii="Arial" w:hAnsi="Arial" w:cs="Times New Roman"/>
                <w:szCs w:val="18"/>
              </w:rPr>
            </w:pPr>
          </w:p>
        </w:tc>
        <w:tc>
          <w:tcPr>
            <w:tcW w:w="580" w:type="pct"/>
            <w:tcPrChange w:id="225" w:author="Gao, Guan-Wei (高貫偉 ITC)" w:date="2012-05-30T09:30:00Z">
              <w:tcPr>
                <w:tcW w:w="580" w:type="pct"/>
              </w:tcPr>
            </w:tcPrChange>
          </w:tcPr>
          <w:p w:rsidR="00E74F53" w:rsidRDefault="00E74F53" w:rsidP="006E163E">
            <w:pPr>
              <w:jc w:val="left"/>
              <w:rPr>
                <w:ins w:id="226" w:author="Gao, Guan-Wei (高貫偉 ITC)" w:date="2012-05-30T09:29:00Z"/>
                <w:rFonts w:ascii="Arial" w:eastAsia="SimSun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CD0F20" w:rsidDel="006F2EA5" w:rsidRDefault="00D57689" w:rsidP="00371BF0">
      <w:pPr>
        <w:widowControl/>
        <w:jc w:val="left"/>
        <w:rPr>
          <w:del w:id="227" w:author="Gao, Guan-Wei (高貫偉 ITC)" w:date="2012-05-30T11:50:00Z"/>
        </w:rPr>
      </w:pPr>
      <w:r>
        <w:br w:type="page"/>
      </w:r>
    </w:p>
    <w:p w:rsidR="00D57689" w:rsidRDefault="00D57689" w:rsidP="00371BF0">
      <w:pPr>
        <w:widowControl/>
        <w:jc w:val="left"/>
      </w:pPr>
    </w:p>
    <w:p w:rsidR="00D57689" w:rsidRPr="00243F16" w:rsidRDefault="00243F16" w:rsidP="002A1F57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t>目录</w:t>
      </w:r>
    </w:p>
    <w:p w:rsidR="006F2EA5" w:rsidRDefault="0082277C">
      <w:pPr>
        <w:pStyle w:val="11"/>
        <w:tabs>
          <w:tab w:val="left" w:pos="420"/>
          <w:tab w:val="right" w:leader="dot" w:pos="8296"/>
        </w:tabs>
        <w:rPr>
          <w:ins w:id="228" w:author="Gao, Guan-Wei (高貫偉 ITC)" w:date="2012-05-30T11:50:00Z"/>
          <w:noProof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ins w:id="229" w:author="Gao, Guan-Wei (高貫偉 ITC)" w:date="2012-05-30T11:50:00Z">
        <w:r w:rsidRPr="00A8233D">
          <w:rPr>
            <w:rStyle w:val="aa"/>
            <w:noProof/>
          </w:rPr>
          <w:fldChar w:fldCharType="begin"/>
        </w:r>
        <w:r w:rsidR="006F2EA5" w:rsidRPr="00A8233D">
          <w:rPr>
            <w:rStyle w:val="aa"/>
            <w:noProof/>
          </w:rPr>
          <w:instrText xml:space="preserve"> </w:instrText>
        </w:r>
        <w:r w:rsidR="006F2EA5">
          <w:rPr>
            <w:noProof/>
          </w:rPr>
          <w:instrText>HYPERLINK \l "_Toc326141940"</w:instrText>
        </w:r>
        <w:r w:rsidR="006F2EA5" w:rsidRPr="00A8233D">
          <w:rPr>
            <w:rStyle w:val="aa"/>
            <w:noProof/>
          </w:rPr>
          <w:instrText xml:space="preserve"> </w:instrText>
        </w:r>
        <w:r w:rsidRPr="00A8233D">
          <w:rPr>
            <w:rStyle w:val="aa"/>
            <w:noProof/>
          </w:rPr>
          <w:fldChar w:fldCharType="separate"/>
        </w:r>
        <w:r w:rsidR="006F2EA5" w:rsidRPr="00A8233D">
          <w:rPr>
            <w:rStyle w:val="aa"/>
            <w:rFonts w:ascii="Times New Roman" w:eastAsia="SimHei" w:hAnsi="Times New Roman" w:cs="Times New Roman"/>
            <w:noProof/>
          </w:rPr>
          <w:t>0</w:t>
        </w:r>
        <w:r w:rsidR="006F2EA5">
          <w:rPr>
            <w:noProof/>
          </w:rPr>
          <w:tab/>
        </w:r>
        <w:r w:rsidR="006F2EA5" w:rsidRPr="00A8233D">
          <w:rPr>
            <w:rStyle w:val="aa"/>
            <w:rFonts w:ascii="Times New Roman" w:eastAsia="SimHei" w:hint="eastAsia"/>
            <w:noProof/>
          </w:rPr>
          <w:t>前言</w:t>
        </w:r>
        <w:r w:rsidR="006F2E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F2EA5">
          <w:rPr>
            <w:noProof/>
            <w:webHidden/>
          </w:rPr>
          <w:instrText xml:space="preserve"> PAGEREF _Toc326141940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0" w:author="Gao, Guan-Wei (高貫偉 ITC)" w:date="2012-05-30T11:50:00Z">
        <w:r w:rsidR="006F2E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A8233D">
          <w:rPr>
            <w:rStyle w:val="aa"/>
            <w:noProof/>
          </w:rPr>
          <w:fldChar w:fldCharType="end"/>
        </w:r>
      </w:ins>
    </w:p>
    <w:p w:rsidR="006F2EA5" w:rsidRDefault="0082277C">
      <w:pPr>
        <w:pStyle w:val="21"/>
        <w:tabs>
          <w:tab w:val="left" w:pos="1050"/>
          <w:tab w:val="right" w:leader="dot" w:pos="8296"/>
        </w:tabs>
        <w:rPr>
          <w:ins w:id="231" w:author="Gao, Guan-Wei (高貫偉 ITC)" w:date="2012-05-30T11:50:00Z"/>
          <w:noProof/>
        </w:rPr>
      </w:pPr>
      <w:ins w:id="232" w:author="Gao, Guan-Wei (高貫偉 ITC)" w:date="2012-05-30T11:50:00Z">
        <w:r w:rsidRPr="00A8233D">
          <w:rPr>
            <w:rStyle w:val="aa"/>
            <w:noProof/>
          </w:rPr>
          <w:fldChar w:fldCharType="begin"/>
        </w:r>
        <w:r w:rsidR="006F2EA5" w:rsidRPr="00A8233D">
          <w:rPr>
            <w:rStyle w:val="aa"/>
            <w:noProof/>
          </w:rPr>
          <w:instrText xml:space="preserve"> </w:instrText>
        </w:r>
        <w:r w:rsidR="006F2EA5">
          <w:rPr>
            <w:noProof/>
          </w:rPr>
          <w:instrText>HYPERLINK \l "_Toc326141941"</w:instrText>
        </w:r>
        <w:r w:rsidR="006F2EA5" w:rsidRPr="00A8233D">
          <w:rPr>
            <w:rStyle w:val="aa"/>
            <w:noProof/>
          </w:rPr>
          <w:instrText xml:space="preserve"> </w:instrText>
        </w:r>
        <w:r w:rsidRPr="00A8233D">
          <w:rPr>
            <w:rStyle w:val="aa"/>
            <w:noProof/>
          </w:rPr>
          <w:fldChar w:fldCharType="separate"/>
        </w:r>
        <w:r w:rsidR="006F2EA5" w:rsidRPr="00A8233D">
          <w:rPr>
            <w:rStyle w:val="aa"/>
            <w:rFonts w:ascii="Times New Roman" w:eastAsia="SimHei" w:hAnsi="Times New Roman" w:cs="Times New Roman"/>
            <w:noProof/>
          </w:rPr>
          <w:t>0.1</w:t>
        </w:r>
        <w:r w:rsidR="006F2EA5">
          <w:rPr>
            <w:noProof/>
          </w:rPr>
          <w:tab/>
        </w:r>
        <w:r w:rsidR="006F2EA5" w:rsidRPr="00A8233D">
          <w:rPr>
            <w:rStyle w:val="aa"/>
            <w:rFonts w:ascii="Times New Roman" w:eastAsia="SimHei" w:hAnsi="Times New Roman"/>
            <w:noProof/>
          </w:rPr>
          <w:t>Introduction</w:t>
        </w:r>
        <w:r w:rsidR="006F2E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F2EA5">
          <w:rPr>
            <w:noProof/>
            <w:webHidden/>
          </w:rPr>
          <w:instrText xml:space="preserve"> PAGEREF _Toc326141941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3" w:author="Gao, Guan-Wei (高貫偉 ITC)" w:date="2012-05-30T11:50:00Z">
        <w:r w:rsidR="006F2E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A8233D">
          <w:rPr>
            <w:rStyle w:val="aa"/>
            <w:noProof/>
          </w:rPr>
          <w:fldChar w:fldCharType="end"/>
        </w:r>
      </w:ins>
    </w:p>
    <w:p w:rsidR="006F2EA5" w:rsidRDefault="0082277C">
      <w:pPr>
        <w:pStyle w:val="21"/>
        <w:tabs>
          <w:tab w:val="left" w:pos="1050"/>
          <w:tab w:val="right" w:leader="dot" w:pos="8296"/>
        </w:tabs>
        <w:rPr>
          <w:ins w:id="234" w:author="Gao, Guan-Wei (高貫偉 ITC)" w:date="2012-05-30T11:50:00Z"/>
          <w:noProof/>
        </w:rPr>
      </w:pPr>
      <w:ins w:id="235" w:author="Gao, Guan-Wei (高貫偉 ITC)" w:date="2012-05-30T11:50:00Z">
        <w:r w:rsidRPr="00A8233D">
          <w:rPr>
            <w:rStyle w:val="aa"/>
            <w:noProof/>
          </w:rPr>
          <w:fldChar w:fldCharType="begin"/>
        </w:r>
        <w:r w:rsidR="006F2EA5" w:rsidRPr="00A8233D">
          <w:rPr>
            <w:rStyle w:val="aa"/>
            <w:noProof/>
          </w:rPr>
          <w:instrText xml:space="preserve"> </w:instrText>
        </w:r>
        <w:r w:rsidR="006F2EA5">
          <w:rPr>
            <w:noProof/>
          </w:rPr>
          <w:instrText>HYPERLINK \l "_Toc326141942"</w:instrText>
        </w:r>
        <w:r w:rsidR="006F2EA5" w:rsidRPr="00A8233D">
          <w:rPr>
            <w:rStyle w:val="aa"/>
            <w:noProof/>
          </w:rPr>
          <w:instrText xml:space="preserve"> </w:instrText>
        </w:r>
        <w:r w:rsidRPr="00A8233D">
          <w:rPr>
            <w:rStyle w:val="aa"/>
            <w:noProof/>
          </w:rPr>
          <w:fldChar w:fldCharType="separate"/>
        </w:r>
        <w:r w:rsidR="006F2EA5" w:rsidRPr="00A8233D">
          <w:rPr>
            <w:rStyle w:val="aa"/>
            <w:rFonts w:ascii="Times New Roman" w:eastAsia="SimHei" w:hAnsi="Times New Roman" w:cs="Times New Roman"/>
            <w:noProof/>
          </w:rPr>
          <w:t>0.2</w:t>
        </w:r>
        <w:r w:rsidR="006F2EA5">
          <w:rPr>
            <w:noProof/>
          </w:rPr>
          <w:tab/>
        </w:r>
        <w:r w:rsidR="006F2EA5" w:rsidRPr="00A8233D">
          <w:rPr>
            <w:rStyle w:val="aa"/>
            <w:rFonts w:ascii="Times New Roman" w:eastAsia="SimHei" w:hAnsi="Times New Roman"/>
            <w:noProof/>
          </w:rPr>
          <w:t>References</w:t>
        </w:r>
        <w:r w:rsidR="006F2E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F2EA5">
          <w:rPr>
            <w:noProof/>
            <w:webHidden/>
          </w:rPr>
          <w:instrText xml:space="preserve"> PAGEREF _Toc326141942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6" w:author="Gao, Guan-Wei (高貫偉 ITC)" w:date="2012-05-30T11:50:00Z">
        <w:r w:rsidR="006F2E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A8233D">
          <w:rPr>
            <w:rStyle w:val="aa"/>
            <w:noProof/>
          </w:rPr>
          <w:fldChar w:fldCharType="end"/>
        </w:r>
      </w:ins>
    </w:p>
    <w:p w:rsidR="006F2EA5" w:rsidRDefault="0082277C">
      <w:pPr>
        <w:pStyle w:val="11"/>
        <w:tabs>
          <w:tab w:val="left" w:pos="420"/>
          <w:tab w:val="right" w:leader="dot" w:pos="8296"/>
        </w:tabs>
        <w:rPr>
          <w:ins w:id="237" w:author="Gao, Guan-Wei (高貫偉 ITC)" w:date="2012-05-30T11:50:00Z"/>
          <w:noProof/>
        </w:rPr>
      </w:pPr>
      <w:ins w:id="238" w:author="Gao, Guan-Wei (高貫偉 ITC)" w:date="2012-05-30T11:50:00Z">
        <w:r w:rsidRPr="00A8233D">
          <w:rPr>
            <w:rStyle w:val="aa"/>
            <w:noProof/>
          </w:rPr>
          <w:fldChar w:fldCharType="begin"/>
        </w:r>
        <w:r w:rsidR="006F2EA5" w:rsidRPr="00A8233D">
          <w:rPr>
            <w:rStyle w:val="aa"/>
            <w:noProof/>
          </w:rPr>
          <w:instrText xml:space="preserve"> </w:instrText>
        </w:r>
        <w:r w:rsidR="006F2EA5">
          <w:rPr>
            <w:noProof/>
          </w:rPr>
          <w:instrText>HYPERLINK \l "_Toc326141943"</w:instrText>
        </w:r>
        <w:r w:rsidR="006F2EA5" w:rsidRPr="00A8233D">
          <w:rPr>
            <w:rStyle w:val="aa"/>
            <w:noProof/>
          </w:rPr>
          <w:instrText xml:space="preserve"> </w:instrText>
        </w:r>
        <w:r w:rsidRPr="00A8233D">
          <w:rPr>
            <w:rStyle w:val="aa"/>
            <w:noProof/>
          </w:rPr>
          <w:fldChar w:fldCharType="separate"/>
        </w:r>
        <w:r w:rsidR="006F2EA5" w:rsidRPr="00A8233D">
          <w:rPr>
            <w:rStyle w:val="aa"/>
            <w:rFonts w:ascii="Times New Roman" w:eastAsia="SimHei" w:hAnsi="Times New Roman" w:cs="Times New Roman"/>
            <w:noProof/>
          </w:rPr>
          <w:t>1</w:t>
        </w:r>
        <w:r w:rsidR="006F2EA5">
          <w:rPr>
            <w:noProof/>
          </w:rPr>
          <w:tab/>
        </w:r>
        <w:r w:rsidR="006F2EA5" w:rsidRPr="00A8233D">
          <w:rPr>
            <w:rStyle w:val="aa"/>
            <w:rFonts w:ascii="Times New Roman" w:eastAsia="SimHei"/>
            <w:noProof/>
          </w:rPr>
          <w:t>Use Cases</w:t>
        </w:r>
        <w:r w:rsidR="006F2E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F2EA5">
          <w:rPr>
            <w:noProof/>
            <w:webHidden/>
          </w:rPr>
          <w:instrText xml:space="preserve"> PAGEREF _Toc326141943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9" w:author="Gao, Guan-Wei (高貫偉 ITC)" w:date="2012-05-30T11:50:00Z">
        <w:r w:rsidR="006F2E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A8233D">
          <w:rPr>
            <w:rStyle w:val="aa"/>
            <w:noProof/>
          </w:rPr>
          <w:fldChar w:fldCharType="end"/>
        </w:r>
      </w:ins>
    </w:p>
    <w:p w:rsidR="006F2EA5" w:rsidRDefault="0082277C">
      <w:pPr>
        <w:pStyle w:val="21"/>
        <w:tabs>
          <w:tab w:val="left" w:pos="1050"/>
          <w:tab w:val="right" w:leader="dot" w:pos="8296"/>
        </w:tabs>
        <w:rPr>
          <w:ins w:id="240" w:author="Gao, Guan-Wei (高貫偉 ITC)" w:date="2012-05-30T11:50:00Z"/>
          <w:noProof/>
        </w:rPr>
      </w:pPr>
      <w:ins w:id="241" w:author="Gao, Guan-Wei (高貫偉 ITC)" w:date="2012-05-30T11:50:00Z">
        <w:r w:rsidRPr="00A8233D">
          <w:rPr>
            <w:rStyle w:val="aa"/>
            <w:noProof/>
          </w:rPr>
          <w:fldChar w:fldCharType="begin"/>
        </w:r>
        <w:r w:rsidR="006F2EA5" w:rsidRPr="00A8233D">
          <w:rPr>
            <w:rStyle w:val="aa"/>
            <w:noProof/>
          </w:rPr>
          <w:instrText xml:space="preserve"> </w:instrText>
        </w:r>
        <w:r w:rsidR="006F2EA5">
          <w:rPr>
            <w:noProof/>
          </w:rPr>
          <w:instrText>HYPERLINK \l "_Toc326141944"</w:instrText>
        </w:r>
        <w:r w:rsidR="006F2EA5" w:rsidRPr="00A8233D">
          <w:rPr>
            <w:rStyle w:val="aa"/>
            <w:noProof/>
          </w:rPr>
          <w:instrText xml:space="preserve"> </w:instrText>
        </w:r>
        <w:r w:rsidRPr="00A8233D">
          <w:rPr>
            <w:rStyle w:val="aa"/>
            <w:noProof/>
          </w:rPr>
          <w:fldChar w:fldCharType="separate"/>
        </w:r>
        <w:r w:rsidR="006F2EA5" w:rsidRPr="00A8233D">
          <w:rPr>
            <w:rStyle w:val="aa"/>
            <w:rFonts w:ascii="Times New Roman" w:eastAsia="SimHei" w:hAnsi="Times New Roman" w:cs="Times New Roman"/>
            <w:noProof/>
          </w:rPr>
          <w:t>1.1</w:t>
        </w:r>
        <w:r w:rsidR="006F2EA5">
          <w:rPr>
            <w:noProof/>
          </w:rPr>
          <w:tab/>
        </w:r>
        <w:r w:rsidR="006F2EA5" w:rsidRPr="00A8233D">
          <w:rPr>
            <w:rStyle w:val="aa"/>
            <w:rFonts w:ascii="Arial" w:eastAsia="SimSun" w:hAnsi="Arial"/>
            <w:noProof/>
          </w:rPr>
          <w:t>PCA Shipping Label Print</w:t>
        </w:r>
        <w:r w:rsidR="006F2E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F2EA5">
          <w:rPr>
            <w:noProof/>
            <w:webHidden/>
          </w:rPr>
          <w:instrText xml:space="preserve"> PAGEREF _Toc326141944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42" w:author="Gao, Guan-Wei (高貫偉 ITC)" w:date="2012-05-30T11:50:00Z">
        <w:r w:rsidR="006F2E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A8233D">
          <w:rPr>
            <w:rStyle w:val="aa"/>
            <w:noProof/>
          </w:rPr>
          <w:fldChar w:fldCharType="end"/>
        </w:r>
      </w:ins>
    </w:p>
    <w:p w:rsidR="006F2EA5" w:rsidRDefault="0082277C">
      <w:pPr>
        <w:pStyle w:val="11"/>
        <w:tabs>
          <w:tab w:val="left" w:pos="420"/>
          <w:tab w:val="right" w:leader="dot" w:pos="8296"/>
        </w:tabs>
        <w:rPr>
          <w:ins w:id="243" w:author="Gao, Guan-Wei (高貫偉 ITC)" w:date="2012-05-30T11:50:00Z"/>
          <w:noProof/>
        </w:rPr>
      </w:pPr>
      <w:ins w:id="244" w:author="Gao, Guan-Wei (高貫偉 ITC)" w:date="2012-05-30T11:50:00Z">
        <w:r w:rsidRPr="00A8233D">
          <w:rPr>
            <w:rStyle w:val="aa"/>
            <w:noProof/>
          </w:rPr>
          <w:fldChar w:fldCharType="begin"/>
        </w:r>
        <w:r w:rsidR="006F2EA5" w:rsidRPr="00A8233D">
          <w:rPr>
            <w:rStyle w:val="aa"/>
            <w:noProof/>
          </w:rPr>
          <w:instrText xml:space="preserve"> </w:instrText>
        </w:r>
        <w:r w:rsidR="006F2EA5">
          <w:rPr>
            <w:noProof/>
          </w:rPr>
          <w:instrText>HYPERLINK \l "_Toc326141945"</w:instrText>
        </w:r>
        <w:r w:rsidR="006F2EA5" w:rsidRPr="00A8233D">
          <w:rPr>
            <w:rStyle w:val="aa"/>
            <w:noProof/>
          </w:rPr>
          <w:instrText xml:space="preserve"> </w:instrText>
        </w:r>
        <w:r w:rsidRPr="00A8233D">
          <w:rPr>
            <w:rStyle w:val="aa"/>
            <w:noProof/>
          </w:rPr>
          <w:fldChar w:fldCharType="separate"/>
        </w:r>
        <w:r w:rsidR="006F2EA5" w:rsidRPr="00A8233D">
          <w:rPr>
            <w:rStyle w:val="aa"/>
            <w:rFonts w:ascii="Times New Roman" w:eastAsia="SimSun" w:hAnsi="Times New Roman" w:cs="Times New Roman"/>
            <w:noProof/>
          </w:rPr>
          <w:t>2</w:t>
        </w:r>
        <w:r w:rsidR="006F2EA5">
          <w:rPr>
            <w:noProof/>
          </w:rPr>
          <w:tab/>
        </w:r>
        <w:r w:rsidR="006F2EA5" w:rsidRPr="00A8233D">
          <w:rPr>
            <w:rStyle w:val="aa"/>
            <w:noProof/>
          </w:rPr>
          <w:t>Appendix</w:t>
        </w:r>
        <w:r w:rsidR="006F2E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F2EA5">
          <w:rPr>
            <w:noProof/>
            <w:webHidden/>
          </w:rPr>
          <w:instrText xml:space="preserve"> PAGEREF _Toc326141945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45" w:author="Gao, Guan-Wei (高貫偉 ITC)" w:date="2012-05-30T11:50:00Z">
        <w:r w:rsidR="006F2EA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  <w:r w:rsidRPr="00A8233D">
          <w:rPr>
            <w:rStyle w:val="aa"/>
            <w:noProof/>
          </w:rPr>
          <w:fldChar w:fldCharType="end"/>
        </w:r>
      </w:ins>
    </w:p>
    <w:p w:rsidR="00C712D3" w:rsidDel="00EE1FBA" w:rsidRDefault="0082277C">
      <w:pPr>
        <w:pStyle w:val="11"/>
        <w:tabs>
          <w:tab w:val="left" w:pos="420"/>
          <w:tab w:val="right" w:leader="dot" w:pos="8296"/>
        </w:tabs>
        <w:rPr>
          <w:del w:id="246" w:author="Gao, Guan-Wei (高貫偉 ITC)" w:date="2012-05-16T16:20:00Z"/>
          <w:noProof/>
        </w:rPr>
      </w:pPr>
      <w:del w:id="247" w:author="Gao, Guan-Wei (高貫偉 ITC)" w:date="2012-05-16T16:20:00Z">
        <w:r w:rsidRPr="0082277C">
          <w:rPr>
            <w:rPrChange w:id="248" w:author="Gao, Guan-Wei (高貫偉 ITC)" w:date="2012-05-16T16:20:00Z">
              <w:rPr>
                <w:rStyle w:val="aa"/>
                <w:rFonts w:ascii="Times New Roman" w:eastAsia="SimHei" w:hAnsi="Times New Roman" w:cs="Times New Roman"/>
                <w:noProof/>
              </w:rPr>
            </w:rPrChange>
          </w:rPr>
          <w:delText>0</w:delText>
        </w:r>
        <w:r w:rsidR="00C712D3" w:rsidDel="00EE1FBA">
          <w:rPr>
            <w:noProof/>
          </w:rPr>
          <w:tab/>
        </w:r>
        <w:r w:rsidRPr="0082277C">
          <w:rPr>
            <w:rFonts w:hint="eastAsia"/>
            <w:rPrChange w:id="249" w:author="Gao, Guan-Wei (高貫偉 ITC)" w:date="2012-05-16T16:20:00Z">
              <w:rPr>
                <w:rStyle w:val="aa"/>
                <w:rFonts w:ascii="Times New Roman" w:eastAsia="SimHei" w:hint="eastAsia"/>
                <w:noProof/>
              </w:rPr>
            </w:rPrChange>
          </w:rPr>
          <w:delText>前言</w:delText>
        </w:r>
        <w:r w:rsidR="00C712D3" w:rsidDel="00EE1FBA">
          <w:rPr>
            <w:noProof/>
            <w:webHidden/>
          </w:rPr>
          <w:tab/>
          <w:delText>4</w:delText>
        </w:r>
      </w:del>
    </w:p>
    <w:p w:rsidR="00C712D3" w:rsidDel="00EE1FBA" w:rsidRDefault="0082277C">
      <w:pPr>
        <w:pStyle w:val="21"/>
        <w:tabs>
          <w:tab w:val="left" w:pos="1050"/>
          <w:tab w:val="right" w:leader="dot" w:pos="8296"/>
        </w:tabs>
        <w:rPr>
          <w:del w:id="250" w:author="Gao, Guan-Wei (高貫偉 ITC)" w:date="2012-05-16T16:20:00Z"/>
          <w:noProof/>
        </w:rPr>
      </w:pPr>
      <w:del w:id="251" w:author="Gao, Guan-Wei (高貫偉 ITC)" w:date="2012-05-16T16:20:00Z">
        <w:r w:rsidRPr="0082277C">
          <w:rPr>
            <w:rPrChange w:id="252" w:author="Gao, Guan-Wei (高貫偉 ITC)" w:date="2012-05-16T16:20:00Z">
              <w:rPr>
                <w:rStyle w:val="aa"/>
                <w:rFonts w:ascii="Times New Roman" w:eastAsia="SimHei" w:hAnsi="Times New Roman" w:cs="Times New Roman"/>
                <w:noProof/>
              </w:rPr>
            </w:rPrChange>
          </w:rPr>
          <w:delText>0.1</w:delText>
        </w:r>
        <w:r w:rsidR="00C712D3" w:rsidDel="00EE1FBA">
          <w:rPr>
            <w:noProof/>
          </w:rPr>
          <w:tab/>
        </w:r>
        <w:r w:rsidRPr="0082277C">
          <w:rPr>
            <w:rPrChange w:id="253" w:author="Gao, Guan-Wei (高貫偉 ITC)" w:date="2012-05-16T16:20:00Z">
              <w:rPr>
                <w:rStyle w:val="aa"/>
                <w:rFonts w:ascii="Times New Roman" w:eastAsia="SimHei" w:hAnsi="Times New Roman"/>
                <w:noProof/>
              </w:rPr>
            </w:rPrChange>
          </w:rPr>
          <w:delText>Introduction</w:delText>
        </w:r>
        <w:r w:rsidR="00C712D3" w:rsidDel="00EE1FBA">
          <w:rPr>
            <w:noProof/>
            <w:webHidden/>
          </w:rPr>
          <w:tab/>
          <w:delText>4</w:delText>
        </w:r>
      </w:del>
    </w:p>
    <w:p w:rsidR="00C712D3" w:rsidDel="00EE1FBA" w:rsidRDefault="0082277C">
      <w:pPr>
        <w:pStyle w:val="21"/>
        <w:tabs>
          <w:tab w:val="left" w:pos="1050"/>
          <w:tab w:val="right" w:leader="dot" w:pos="8296"/>
        </w:tabs>
        <w:rPr>
          <w:del w:id="254" w:author="Gao, Guan-Wei (高貫偉 ITC)" w:date="2012-05-16T16:20:00Z"/>
          <w:noProof/>
        </w:rPr>
      </w:pPr>
      <w:del w:id="255" w:author="Gao, Guan-Wei (高貫偉 ITC)" w:date="2012-05-16T16:20:00Z">
        <w:r w:rsidRPr="0082277C">
          <w:rPr>
            <w:rPrChange w:id="256" w:author="Gao, Guan-Wei (高貫偉 ITC)" w:date="2012-05-16T16:20:00Z">
              <w:rPr>
                <w:rStyle w:val="aa"/>
                <w:rFonts w:ascii="Times New Roman" w:eastAsia="SimHei" w:hAnsi="Times New Roman" w:cs="Times New Roman"/>
                <w:noProof/>
              </w:rPr>
            </w:rPrChange>
          </w:rPr>
          <w:delText>0.2</w:delText>
        </w:r>
        <w:r w:rsidR="00C712D3" w:rsidDel="00EE1FBA">
          <w:rPr>
            <w:noProof/>
          </w:rPr>
          <w:tab/>
        </w:r>
        <w:r w:rsidRPr="0082277C">
          <w:rPr>
            <w:rPrChange w:id="257" w:author="Gao, Guan-Wei (高貫偉 ITC)" w:date="2012-05-16T16:20:00Z">
              <w:rPr>
                <w:rStyle w:val="aa"/>
                <w:rFonts w:ascii="Times New Roman" w:eastAsia="SimHei" w:hAnsi="Times New Roman"/>
                <w:noProof/>
              </w:rPr>
            </w:rPrChange>
          </w:rPr>
          <w:delText>References</w:delText>
        </w:r>
        <w:r w:rsidR="00C712D3" w:rsidDel="00EE1FBA">
          <w:rPr>
            <w:noProof/>
            <w:webHidden/>
          </w:rPr>
          <w:tab/>
          <w:delText>4</w:delText>
        </w:r>
      </w:del>
    </w:p>
    <w:p w:rsidR="00C712D3" w:rsidDel="00EE1FBA" w:rsidRDefault="0082277C">
      <w:pPr>
        <w:pStyle w:val="11"/>
        <w:tabs>
          <w:tab w:val="left" w:pos="420"/>
          <w:tab w:val="right" w:leader="dot" w:pos="8296"/>
        </w:tabs>
        <w:rPr>
          <w:del w:id="258" w:author="Gao, Guan-Wei (高貫偉 ITC)" w:date="2012-05-16T16:20:00Z"/>
          <w:noProof/>
        </w:rPr>
      </w:pPr>
      <w:del w:id="259" w:author="Gao, Guan-Wei (高貫偉 ITC)" w:date="2012-05-16T16:20:00Z">
        <w:r w:rsidRPr="0082277C">
          <w:rPr>
            <w:rPrChange w:id="260" w:author="Gao, Guan-Wei (高貫偉 ITC)" w:date="2012-05-16T16:20:00Z">
              <w:rPr>
                <w:rStyle w:val="aa"/>
                <w:rFonts w:ascii="Times New Roman" w:eastAsia="SimHei" w:hAnsi="Times New Roman" w:cs="Times New Roman"/>
                <w:noProof/>
              </w:rPr>
            </w:rPrChange>
          </w:rPr>
          <w:delText>1</w:delText>
        </w:r>
        <w:r w:rsidR="00C712D3" w:rsidDel="00EE1FBA">
          <w:rPr>
            <w:noProof/>
          </w:rPr>
          <w:tab/>
        </w:r>
        <w:r w:rsidRPr="0082277C">
          <w:rPr>
            <w:rPrChange w:id="261" w:author="Gao, Guan-Wei (高貫偉 ITC)" w:date="2012-05-16T16:20:00Z">
              <w:rPr>
                <w:rStyle w:val="aa"/>
                <w:rFonts w:ascii="Times New Roman" w:eastAsia="SimHei"/>
                <w:noProof/>
              </w:rPr>
            </w:rPrChange>
          </w:rPr>
          <w:delText>Use Cases</w:delText>
        </w:r>
        <w:r w:rsidR="00C712D3" w:rsidDel="00EE1FBA">
          <w:rPr>
            <w:noProof/>
            <w:webHidden/>
          </w:rPr>
          <w:tab/>
          <w:delText>4</w:delText>
        </w:r>
      </w:del>
    </w:p>
    <w:p w:rsidR="00C712D3" w:rsidDel="00EE1FBA" w:rsidRDefault="0082277C">
      <w:pPr>
        <w:pStyle w:val="21"/>
        <w:tabs>
          <w:tab w:val="left" w:pos="1050"/>
          <w:tab w:val="right" w:leader="dot" w:pos="8296"/>
        </w:tabs>
        <w:rPr>
          <w:del w:id="262" w:author="Gao, Guan-Wei (高貫偉 ITC)" w:date="2012-05-16T16:20:00Z"/>
          <w:noProof/>
        </w:rPr>
      </w:pPr>
      <w:del w:id="263" w:author="Gao, Guan-Wei (高貫偉 ITC)" w:date="2012-05-16T16:20:00Z">
        <w:r w:rsidRPr="0082277C">
          <w:rPr>
            <w:rPrChange w:id="264" w:author="Gao, Guan-Wei (高貫偉 ITC)" w:date="2012-05-16T16:20:00Z">
              <w:rPr>
                <w:rStyle w:val="aa"/>
                <w:rFonts w:ascii="Times New Roman" w:eastAsia="SimHei" w:hAnsi="Times New Roman" w:cs="Times New Roman"/>
                <w:noProof/>
              </w:rPr>
            </w:rPrChange>
          </w:rPr>
          <w:delText>1.1</w:delText>
        </w:r>
        <w:r w:rsidR="00C712D3" w:rsidDel="00EE1FBA">
          <w:rPr>
            <w:noProof/>
          </w:rPr>
          <w:tab/>
        </w:r>
        <w:r w:rsidRPr="0082277C">
          <w:rPr>
            <w:rPrChange w:id="265" w:author="Gao, Guan-Wei (高貫偉 ITC)" w:date="2012-05-16T16:20:00Z">
              <w:rPr>
                <w:rStyle w:val="aa"/>
                <w:rFonts w:ascii="Arial" w:eastAsia="SimSun" w:hAnsi="Arial"/>
                <w:noProof/>
              </w:rPr>
            </w:rPrChange>
          </w:rPr>
          <w:delText>PCA Shipping Label Print</w:delText>
        </w:r>
        <w:r w:rsidR="00C712D3" w:rsidDel="00EE1FBA">
          <w:rPr>
            <w:noProof/>
            <w:webHidden/>
          </w:rPr>
          <w:tab/>
          <w:delText>4</w:delText>
        </w:r>
      </w:del>
    </w:p>
    <w:p w:rsidR="00C712D3" w:rsidDel="00EE1FBA" w:rsidRDefault="0082277C">
      <w:pPr>
        <w:pStyle w:val="11"/>
        <w:tabs>
          <w:tab w:val="left" w:pos="420"/>
          <w:tab w:val="right" w:leader="dot" w:pos="8296"/>
        </w:tabs>
        <w:rPr>
          <w:del w:id="266" w:author="Gao, Guan-Wei (高貫偉 ITC)" w:date="2012-05-16T16:20:00Z"/>
          <w:noProof/>
        </w:rPr>
      </w:pPr>
      <w:del w:id="267" w:author="Gao, Guan-Wei (高貫偉 ITC)" w:date="2012-05-16T16:20:00Z">
        <w:r w:rsidRPr="0082277C">
          <w:rPr>
            <w:rPrChange w:id="268" w:author="Gao, Guan-Wei (高貫偉 ITC)" w:date="2012-05-16T16:20:00Z">
              <w:rPr>
                <w:rStyle w:val="aa"/>
                <w:rFonts w:ascii="Times New Roman" w:eastAsia="SimSun" w:hAnsi="Times New Roman" w:cs="Times New Roman"/>
                <w:noProof/>
              </w:rPr>
            </w:rPrChange>
          </w:rPr>
          <w:delText>2</w:delText>
        </w:r>
        <w:r w:rsidR="00C712D3" w:rsidDel="00EE1FBA">
          <w:rPr>
            <w:noProof/>
          </w:rPr>
          <w:tab/>
        </w:r>
        <w:r w:rsidRPr="0082277C">
          <w:rPr>
            <w:rPrChange w:id="269" w:author="Gao, Guan-Wei (高貫偉 ITC)" w:date="2012-05-16T16:20:00Z">
              <w:rPr>
                <w:rStyle w:val="aa"/>
                <w:noProof/>
              </w:rPr>
            </w:rPrChange>
          </w:rPr>
          <w:delText>Appendix</w:delText>
        </w:r>
        <w:r w:rsidR="00C712D3" w:rsidDel="00EE1FBA">
          <w:rPr>
            <w:noProof/>
            <w:webHidden/>
          </w:rPr>
          <w:tab/>
          <w:delText>6</w:delText>
        </w:r>
      </w:del>
    </w:p>
    <w:p w:rsidR="00243F16" w:rsidRDefault="0082277C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SimHei" w:hAnsi="Times New Roman"/>
          <w:sz w:val="30"/>
        </w:rPr>
      </w:pPr>
      <w:bookmarkStart w:id="270" w:name="_Toc326141940"/>
      <w:r w:rsidRPr="00AC5EBB">
        <w:rPr>
          <w:rFonts w:ascii="Times New Roman" w:eastAsia="SimHei" w:hint="eastAsia"/>
          <w:sz w:val="30"/>
        </w:rPr>
        <w:lastRenderedPageBreak/>
        <w:t>前言</w:t>
      </w:r>
      <w:bookmarkEnd w:id="270"/>
    </w:p>
    <w:p w:rsidR="00AE1638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271" w:name="_Toc326141941"/>
      <w:r w:rsidRPr="00AC5EBB">
        <w:rPr>
          <w:rFonts w:ascii="Times New Roman" w:eastAsia="SimHei" w:hAnsi="Times New Roman"/>
          <w:sz w:val="28"/>
          <w:szCs w:val="28"/>
        </w:rPr>
        <w:t>Introduction</w:t>
      </w:r>
      <w:bookmarkEnd w:id="271"/>
    </w:p>
    <w:p w:rsidR="0030459F" w:rsidRPr="00AC5EBB" w:rsidRDefault="0030459F" w:rsidP="0030459F">
      <w:pPr>
        <w:ind w:firstLineChars="200" w:firstLine="420"/>
        <w:jc w:val="left"/>
        <w:rPr>
          <w:rFonts w:ascii="Arial" w:eastAsia="SimSun" w:hAnsi="Arial"/>
        </w:rPr>
      </w:pPr>
      <w:r w:rsidRPr="00AC5EBB">
        <w:rPr>
          <w:rFonts w:ascii="Arial" w:eastAsia="SimSun" w:hAnsi="Arial" w:hint="eastAsia"/>
        </w:rPr>
        <w:t>本文档用于定义</w:t>
      </w:r>
      <w:r w:rsidRPr="00AC5EBB">
        <w:rPr>
          <w:rFonts w:ascii="Arial" w:eastAsia="SimSun" w:hAnsi="Arial" w:hint="eastAsia"/>
        </w:rPr>
        <w:t>[</w:t>
      </w:r>
      <w:r w:rsidR="006F421E">
        <w:rPr>
          <w:rFonts w:ascii="Arial" w:eastAsia="SimSun" w:hAnsi="Arial" w:hint="eastAsia"/>
        </w:rPr>
        <w:t>PCA Shipping</w:t>
      </w:r>
      <w:r w:rsidR="00E626BA">
        <w:rPr>
          <w:rFonts w:ascii="Arial" w:eastAsia="SimSun" w:hAnsi="Arial" w:hint="eastAsia"/>
        </w:rPr>
        <w:t xml:space="preserve"> Label Print</w:t>
      </w:r>
      <w:r w:rsidRPr="00AC5EBB">
        <w:rPr>
          <w:rFonts w:ascii="Arial" w:eastAsia="SimSun" w:hAnsi="Arial" w:hint="eastAsia"/>
        </w:rPr>
        <w:t xml:space="preserve">] </w:t>
      </w:r>
      <w:r w:rsidRPr="00AC5EBB">
        <w:rPr>
          <w:rFonts w:ascii="Arial" w:eastAsia="SimSun" w:hAnsi="Arial" w:hint="eastAsia"/>
        </w:rPr>
        <w:t>部分的业务需求，作为规格设计与程序设计的依据；读者为</w:t>
      </w:r>
      <w:r w:rsidRPr="00AC5EBB">
        <w:rPr>
          <w:rFonts w:ascii="Arial" w:eastAsia="SimSun" w:hAnsi="Arial" w:hint="eastAsia"/>
        </w:rPr>
        <w:t xml:space="preserve">iMES </w:t>
      </w:r>
      <w:r w:rsidRPr="00AC5EBB">
        <w:rPr>
          <w:rFonts w:ascii="Arial" w:eastAsia="SimSun" w:hAnsi="Arial" w:hint="eastAsia"/>
        </w:rPr>
        <w:t>项目的用户，设计人员，开发人员和质检人员。</w:t>
      </w:r>
    </w:p>
    <w:p w:rsidR="00082077" w:rsidRDefault="00082077" w:rsidP="00AC5EBB">
      <w:pPr>
        <w:ind w:firstLineChars="200" w:firstLine="420"/>
        <w:jc w:val="left"/>
        <w:rPr>
          <w:rFonts w:ascii="Arial" w:eastAsia="SimSun" w:hAnsi="Arial"/>
        </w:rPr>
      </w:pPr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272" w:name="_Toc326141942"/>
      <w:r w:rsidRPr="00AC5EBB">
        <w:rPr>
          <w:rFonts w:ascii="Times New Roman" w:eastAsia="SimHei" w:hAnsi="Times New Roman"/>
          <w:sz w:val="28"/>
          <w:szCs w:val="28"/>
        </w:rPr>
        <w:t>References</w:t>
      </w:r>
      <w:bookmarkEnd w:id="272"/>
    </w:p>
    <w:p w:rsidR="00AC5EBB" w:rsidRPr="00AC5EBB" w:rsidRDefault="00AC5EBB" w:rsidP="00AC5EBB">
      <w:pPr>
        <w:ind w:firstLineChars="200" w:firstLine="420"/>
        <w:jc w:val="left"/>
        <w:rPr>
          <w:rFonts w:ascii="Arial" w:eastAsia="SimSun" w:hAnsi="Arial"/>
        </w:rPr>
      </w:pPr>
    </w:p>
    <w:p w:rsidR="00996C3D" w:rsidRPr="009739C9" w:rsidRDefault="00CC31EB" w:rsidP="009739C9">
      <w:pPr>
        <w:pStyle w:val="1"/>
        <w:spacing w:before="0" w:after="0" w:line="240" w:lineRule="auto"/>
        <w:ind w:left="567" w:hanging="567"/>
        <w:rPr>
          <w:rFonts w:ascii="Times New Roman" w:eastAsia="SimHei"/>
          <w:sz w:val="30"/>
        </w:rPr>
      </w:pPr>
      <w:bookmarkStart w:id="273" w:name="_Toc326141943"/>
      <w:r w:rsidRPr="009739C9">
        <w:rPr>
          <w:rFonts w:ascii="Times New Roman" w:eastAsia="SimHei" w:hint="eastAsia"/>
          <w:sz w:val="30"/>
        </w:rPr>
        <w:t>Use Cases</w:t>
      </w:r>
      <w:bookmarkEnd w:id="273"/>
    </w:p>
    <w:p w:rsidR="000538A1" w:rsidRDefault="000538A1" w:rsidP="00D67520">
      <w:pPr>
        <w:ind w:firstLineChars="200" w:firstLine="420"/>
        <w:jc w:val="left"/>
        <w:rPr>
          <w:rFonts w:ascii="Arial" w:eastAsia="SimSun" w:hAnsi="Arial"/>
        </w:rPr>
      </w:pPr>
    </w:p>
    <w:p w:rsidR="00D6275A" w:rsidRPr="00D6275A" w:rsidRDefault="00D6275A" w:rsidP="003345BD">
      <w:pPr>
        <w:ind w:firstLineChars="200" w:firstLine="420"/>
        <w:jc w:val="left"/>
        <w:rPr>
          <w:rFonts w:ascii="Arial" w:eastAsia="SimSun" w:hAnsi="Arial"/>
          <w:color w:val="FF0000"/>
        </w:rPr>
      </w:pPr>
    </w:p>
    <w:p w:rsidR="009739C9" w:rsidRPr="00A00E0F" w:rsidRDefault="006F421E" w:rsidP="00A00E0F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274" w:name="_Toc326141944"/>
      <w:r>
        <w:rPr>
          <w:rFonts w:ascii="Arial" w:eastAsia="SimSun" w:hAnsi="Arial" w:hint="eastAsia"/>
        </w:rPr>
        <w:t>PCA Shipping Label Print</w:t>
      </w:r>
      <w:bookmarkEnd w:id="274"/>
    </w:p>
    <w:p w:rsidR="00082077" w:rsidRPr="00F55564" w:rsidRDefault="00082077" w:rsidP="00A00E0F">
      <w:pPr>
        <w:ind w:firstLineChars="200" w:firstLine="420"/>
        <w:jc w:val="left"/>
        <w:rPr>
          <w:rFonts w:ascii="Arial" w:eastAsia="SimSun" w:hAnsi="Arial"/>
        </w:rPr>
      </w:pPr>
    </w:p>
    <w:p w:rsidR="009739C9" w:rsidRPr="00A8187C" w:rsidRDefault="00082077" w:rsidP="00A8187C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功能及目标</w:t>
      </w:r>
    </w:p>
    <w:p w:rsidR="00BA2684" w:rsidRDefault="00BA2684" w:rsidP="00BA2684">
      <w:pPr>
        <w:ind w:firstLineChars="200" w:firstLine="420"/>
        <w:jc w:val="left"/>
        <w:rPr>
          <w:rFonts w:ascii="Arial" w:eastAsia="SimSun" w:hAnsi="Arial"/>
        </w:rPr>
      </w:pPr>
      <w:r w:rsidRPr="000C448A">
        <w:rPr>
          <w:rFonts w:ascii="Arial" w:eastAsia="SimSun" w:hAnsi="Arial" w:hint="eastAsia"/>
        </w:rPr>
        <w:t>确认良品</w:t>
      </w:r>
      <w:r w:rsidRPr="000C448A">
        <w:rPr>
          <w:rFonts w:ascii="Arial" w:eastAsia="SimSun" w:hAnsi="Arial"/>
        </w:rPr>
        <w:t>MB</w:t>
      </w:r>
      <w:r>
        <w:rPr>
          <w:rFonts w:ascii="Arial" w:eastAsia="SimSun" w:hAnsi="Arial" w:hint="eastAsia"/>
        </w:rPr>
        <w:t>信息</w:t>
      </w:r>
      <w:r>
        <w:rPr>
          <w:rFonts w:ascii="Arial" w:eastAsia="SimSun" w:hAnsi="Arial"/>
        </w:rPr>
        <w:t xml:space="preserve"> </w:t>
      </w:r>
    </w:p>
    <w:p w:rsidR="00BA2684" w:rsidRPr="000C448A" w:rsidRDefault="00BA2684" w:rsidP="00BA2684">
      <w:pPr>
        <w:pStyle w:val="ab"/>
        <w:numPr>
          <w:ilvl w:val="0"/>
          <w:numId w:val="16"/>
        </w:numPr>
        <w:ind w:firstLineChars="0"/>
        <w:jc w:val="left"/>
        <w:rPr>
          <w:rFonts w:ascii="Arial" w:eastAsia="SimSun" w:hAnsi="Arial"/>
        </w:rPr>
      </w:pPr>
      <w:r w:rsidRPr="000C448A">
        <w:rPr>
          <w:rFonts w:ascii="Arial" w:eastAsia="SimSun" w:hAnsi="Arial" w:hint="eastAsia"/>
        </w:rPr>
        <w:t>记录半制生产完成良品</w:t>
      </w:r>
      <w:r w:rsidRPr="000C448A">
        <w:rPr>
          <w:rFonts w:ascii="Arial" w:eastAsia="SimSun" w:hAnsi="Arial"/>
        </w:rPr>
        <w:t>MB</w:t>
      </w:r>
      <w:r w:rsidRPr="000C448A">
        <w:rPr>
          <w:rFonts w:ascii="Arial" w:eastAsia="SimSun" w:hAnsi="Arial" w:hint="eastAsia"/>
        </w:rPr>
        <w:t>信息</w:t>
      </w:r>
      <w:r>
        <w:rPr>
          <w:rFonts w:ascii="Arial" w:eastAsia="SimSun" w:hAnsi="Arial" w:hint="eastAsia"/>
        </w:rPr>
        <w:t>，</w:t>
      </w:r>
      <w:r w:rsidRPr="000C448A">
        <w:rPr>
          <w:rFonts w:ascii="Arial" w:eastAsia="SimSun" w:hAnsi="Arial" w:hint="eastAsia"/>
        </w:rPr>
        <w:t>如</w:t>
      </w:r>
      <w:r w:rsidRPr="000C448A">
        <w:rPr>
          <w:rFonts w:ascii="Arial" w:eastAsia="SimSun" w:hAnsi="Arial"/>
        </w:rPr>
        <w:t>ECR</w:t>
      </w:r>
      <w:r w:rsidRPr="000C448A">
        <w:rPr>
          <w:rFonts w:ascii="Arial" w:eastAsia="SimSun" w:hAnsi="Arial" w:hint="eastAsia"/>
        </w:rPr>
        <w:t>、</w:t>
      </w:r>
      <w:r w:rsidRPr="000C448A">
        <w:rPr>
          <w:rFonts w:ascii="Arial" w:eastAsia="SimSun" w:hAnsi="Arial"/>
        </w:rPr>
        <w:t>Version</w:t>
      </w:r>
      <w:r w:rsidRPr="000C448A">
        <w:rPr>
          <w:rFonts w:ascii="Arial" w:eastAsia="SimSun" w:hAnsi="Arial" w:hint="eastAsia"/>
        </w:rPr>
        <w:t>、</w:t>
      </w:r>
      <w:r w:rsidRPr="000C448A">
        <w:rPr>
          <w:rFonts w:ascii="Arial" w:eastAsia="SimSun" w:hAnsi="Arial"/>
        </w:rPr>
        <w:t>Dcode</w:t>
      </w:r>
      <w:r w:rsidRPr="000C448A">
        <w:rPr>
          <w:rFonts w:ascii="Arial" w:eastAsia="SimSun" w:hAnsi="Arial" w:hint="eastAsia"/>
        </w:rPr>
        <w:t>、是否附</w:t>
      </w:r>
      <w:r w:rsidRPr="000C448A">
        <w:rPr>
          <w:rFonts w:ascii="Arial" w:eastAsia="SimSun" w:hAnsi="Arial"/>
        </w:rPr>
        <w:t>CPU</w:t>
      </w:r>
      <w:r w:rsidRPr="000C448A">
        <w:rPr>
          <w:rFonts w:ascii="Arial" w:eastAsia="SimSun" w:hAnsi="Arial" w:hint="eastAsia"/>
        </w:rPr>
        <w:t>、</w:t>
      </w:r>
      <w:r w:rsidRPr="000C448A">
        <w:rPr>
          <w:rFonts w:ascii="Arial" w:eastAsia="SimSun" w:hAnsi="Arial"/>
        </w:rPr>
        <w:t>VGA/B</w:t>
      </w:r>
      <w:r w:rsidRPr="000C448A">
        <w:rPr>
          <w:rFonts w:ascii="Arial" w:eastAsia="SimSun" w:hAnsi="Arial" w:hint="eastAsia"/>
        </w:rPr>
        <w:t>等</w:t>
      </w:r>
      <w:r>
        <w:rPr>
          <w:rFonts w:ascii="Arial" w:eastAsia="SimSun" w:hAnsi="Arial" w:hint="eastAsia"/>
        </w:rPr>
        <w:t>。</w:t>
      </w:r>
    </w:p>
    <w:p w:rsidR="00BA2684" w:rsidRDefault="00BA2684" w:rsidP="00BA2684">
      <w:pPr>
        <w:pStyle w:val="ab"/>
        <w:numPr>
          <w:ilvl w:val="0"/>
          <w:numId w:val="16"/>
        </w:numPr>
        <w:ind w:firstLineChars="0"/>
        <w:jc w:val="left"/>
        <w:rPr>
          <w:rFonts w:ascii="Arial" w:eastAsia="SimSun" w:hAnsi="Arial"/>
        </w:rPr>
      </w:pPr>
      <w:r w:rsidRPr="000C448A">
        <w:rPr>
          <w:rFonts w:ascii="Arial" w:eastAsia="SimSun" w:hAnsi="Arial" w:hint="eastAsia"/>
        </w:rPr>
        <w:t>列印</w:t>
      </w:r>
      <w:r w:rsidRPr="000C448A">
        <w:rPr>
          <w:rFonts w:ascii="Arial" w:eastAsia="SimSun" w:hAnsi="Arial" w:hint="eastAsia"/>
        </w:rPr>
        <w:t>MB Shipping Label</w:t>
      </w:r>
    </w:p>
    <w:p w:rsidR="00BA2684" w:rsidRPr="00D3354C" w:rsidRDefault="00BA2684" w:rsidP="00BA2684">
      <w:pPr>
        <w:ind w:firstLineChars="200" w:firstLine="420"/>
        <w:jc w:val="left"/>
        <w:rPr>
          <w:rFonts w:ascii="Arial" w:eastAsia="SimSun" w:hAnsi="Arial"/>
        </w:rPr>
      </w:pPr>
    </w:p>
    <w:p w:rsidR="00BA2684" w:rsidRPr="00A8187C" w:rsidRDefault="00BA2684" w:rsidP="00BA2684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前置条件</w:t>
      </w:r>
    </w:p>
    <w:p w:rsidR="00BA2684" w:rsidRDefault="00BA2684" w:rsidP="00BA2684">
      <w:pPr>
        <w:ind w:firstLineChars="200" w:firstLine="420"/>
        <w:jc w:val="left"/>
        <w:rPr>
          <w:rFonts w:ascii="Arial" w:eastAsia="SimSun" w:hAnsi="Arial"/>
        </w:rPr>
      </w:pPr>
      <w:r w:rsidRPr="00061888">
        <w:rPr>
          <w:rFonts w:ascii="Arial" w:eastAsia="SimSun" w:hAnsi="Arial"/>
        </w:rPr>
        <w:t>MB</w:t>
      </w:r>
      <w:r w:rsidRPr="00061888">
        <w:rPr>
          <w:rFonts w:ascii="Arial" w:eastAsia="SimSun" w:hAnsi="Arial" w:hint="eastAsia"/>
        </w:rPr>
        <w:t>在</w:t>
      </w:r>
      <w:r w:rsidRPr="00061888">
        <w:rPr>
          <w:rFonts w:ascii="Arial" w:eastAsia="SimSun" w:hAnsi="Arial"/>
        </w:rPr>
        <w:t>PCA Test Station</w:t>
      </w:r>
      <w:r w:rsidRPr="00061888">
        <w:rPr>
          <w:rFonts w:ascii="Arial" w:eastAsia="SimSun" w:hAnsi="Arial" w:hint="eastAsia"/>
        </w:rPr>
        <w:t>站被刷良品通过</w:t>
      </w:r>
    </w:p>
    <w:p w:rsidR="00BA2684" w:rsidRPr="00A00E0F" w:rsidRDefault="00BA2684" w:rsidP="00BA2684">
      <w:pPr>
        <w:ind w:firstLineChars="200" w:firstLine="420"/>
        <w:jc w:val="left"/>
        <w:rPr>
          <w:rFonts w:ascii="Arial" w:eastAsia="SimSun" w:hAnsi="Arial"/>
        </w:rPr>
      </w:pPr>
    </w:p>
    <w:p w:rsidR="00BA2684" w:rsidRPr="00A8187C" w:rsidRDefault="00BA2684" w:rsidP="00BA2684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后置条件</w:t>
      </w:r>
    </w:p>
    <w:p w:rsidR="00BA2684" w:rsidRDefault="00A11C5D" w:rsidP="00BA2684">
      <w:pPr>
        <w:ind w:firstLineChars="200" w:firstLine="420"/>
        <w:jc w:val="left"/>
        <w:rPr>
          <w:rFonts w:ascii="Arial" w:eastAsia="SimSun" w:hAnsi="Arial"/>
        </w:rPr>
      </w:pPr>
      <w:r>
        <w:rPr>
          <w:rFonts w:ascii="Arial" w:eastAsia="SimSun" w:hAnsi="Arial" w:hint="eastAsia"/>
        </w:rPr>
        <w:t>FA Board Input</w:t>
      </w:r>
    </w:p>
    <w:p w:rsidR="00182141" w:rsidRPr="00BA2684" w:rsidRDefault="00182141" w:rsidP="00A00E0F">
      <w:pPr>
        <w:ind w:firstLineChars="200" w:firstLine="420"/>
        <w:jc w:val="left"/>
        <w:rPr>
          <w:rFonts w:ascii="Arial" w:eastAsia="SimSun" w:hAnsi="Arial"/>
        </w:rPr>
      </w:pPr>
    </w:p>
    <w:p w:rsidR="002451E9" w:rsidRPr="0076699C" w:rsidRDefault="00082077" w:rsidP="00CA1EBD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过程描述</w:t>
      </w:r>
    </w:p>
    <w:p w:rsidR="0076699C" w:rsidRPr="0076699C" w:rsidRDefault="0076699C" w:rsidP="0076699C">
      <w:pPr>
        <w:pStyle w:val="ab"/>
        <w:ind w:left="420" w:firstLineChars="0" w:firstLine="0"/>
        <w:rPr>
          <w:rFonts w:eastAsia="SimHei"/>
          <w:sz w:val="24"/>
        </w:rPr>
      </w:pPr>
      <w:r>
        <w:rPr>
          <w:rFonts w:hint="eastAsia"/>
          <w:sz w:val="24"/>
        </w:rPr>
        <w:t>操作方式：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786"/>
        <w:gridCol w:w="5576"/>
      </w:tblGrid>
      <w:tr w:rsidR="00DF58A2" w:rsidRPr="00EB03E9" w:rsidTr="00DF2AB9">
        <w:tc>
          <w:tcPr>
            <w:tcW w:w="2786" w:type="dxa"/>
            <w:shd w:val="clear" w:color="auto" w:fill="92D050"/>
          </w:tcPr>
          <w:p w:rsidR="00DF58A2" w:rsidRPr="00EB03E9" w:rsidRDefault="00DF58A2" w:rsidP="00DF2AB9">
            <w:pPr>
              <w:jc w:val="left"/>
              <w:rPr>
                <w:b/>
              </w:rPr>
            </w:pPr>
            <w:r w:rsidRPr="00EB03E9">
              <w:rPr>
                <w:rFonts w:hint="eastAsia"/>
                <w:b/>
              </w:rPr>
              <w:t>UI</w:t>
            </w:r>
          </w:p>
        </w:tc>
        <w:tc>
          <w:tcPr>
            <w:tcW w:w="5576" w:type="dxa"/>
            <w:shd w:val="clear" w:color="auto" w:fill="92D050"/>
          </w:tcPr>
          <w:p w:rsidR="00DF58A2" w:rsidRPr="00EB03E9" w:rsidRDefault="00DF58A2" w:rsidP="00DF2AB9">
            <w:pPr>
              <w:jc w:val="left"/>
              <w:rPr>
                <w:b/>
              </w:rPr>
            </w:pPr>
            <w:r w:rsidRPr="00EB03E9">
              <w:rPr>
                <w:rFonts w:hint="eastAsia"/>
                <w:b/>
              </w:rPr>
              <w:t>System</w:t>
            </w: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DF58A2" w:rsidRPr="00EB03E9" w:rsidRDefault="00DF58A2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Get PdLine</w:t>
            </w: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DF58A2" w:rsidRPr="00EB03E9" w:rsidRDefault="008D525C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Get [DCode Type], then display</w:t>
            </w: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DF58A2" w:rsidP="00DF2AB9">
            <w:pPr>
              <w:jc w:val="left"/>
              <w:rPr>
                <w:rFonts w:eastAsia="SimSun"/>
                <w:lang w:eastAsia="zh-TW"/>
              </w:rPr>
            </w:pPr>
          </w:p>
        </w:tc>
        <w:tc>
          <w:tcPr>
            <w:tcW w:w="5576" w:type="dxa"/>
          </w:tcPr>
          <w:p w:rsidR="00DF58A2" w:rsidRPr="00EB03E9" w:rsidRDefault="00DF58A2" w:rsidP="008D525C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Get [</w:t>
            </w:r>
            <w:r w:rsidR="008D525C">
              <w:rPr>
                <w:rFonts w:eastAsia="SimSun" w:hint="eastAsia"/>
              </w:rPr>
              <w:t>Region</w:t>
            </w:r>
            <w:r w:rsidRPr="00EB03E9">
              <w:rPr>
                <w:rFonts w:eastAsia="SimSun" w:hint="eastAsia"/>
              </w:rPr>
              <w:t>], then display</w:t>
            </w:r>
          </w:p>
        </w:tc>
      </w:tr>
      <w:tr w:rsidR="008D525C" w:rsidRPr="00EB03E9" w:rsidTr="00DF2AB9">
        <w:tc>
          <w:tcPr>
            <w:tcW w:w="2786" w:type="dxa"/>
          </w:tcPr>
          <w:p w:rsidR="008D525C" w:rsidRPr="00EB03E9" w:rsidRDefault="008D525C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 w:rsidRPr="00DF58A2">
              <w:rPr>
                <w:rFonts w:eastAsia="SimSun" w:hint="eastAsia"/>
              </w:rPr>
              <w:t>选择</w:t>
            </w:r>
            <w:r w:rsidRPr="00DF58A2">
              <w:rPr>
                <w:rFonts w:eastAsia="SimSun" w:hint="eastAsia"/>
              </w:rPr>
              <w:t xml:space="preserve"> For PC or For RCTO or For FRU</w:t>
            </w:r>
          </w:p>
        </w:tc>
        <w:tc>
          <w:tcPr>
            <w:tcW w:w="5576" w:type="dxa"/>
          </w:tcPr>
          <w:p w:rsidR="008D525C" w:rsidRPr="00EB03E9" w:rsidRDefault="008D525C" w:rsidP="00DF2AB9">
            <w:pPr>
              <w:jc w:val="left"/>
              <w:rPr>
                <w:rFonts w:eastAsia="SimSun"/>
              </w:rPr>
            </w:pPr>
          </w:p>
        </w:tc>
      </w:tr>
      <w:tr w:rsidR="008D525C" w:rsidRPr="00EB03E9" w:rsidTr="00DF2AB9">
        <w:tc>
          <w:tcPr>
            <w:tcW w:w="2786" w:type="dxa"/>
          </w:tcPr>
          <w:p w:rsidR="008D525C" w:rsidRPr="00EB03E9" w:rsidRDefault="008D525C" w:rsidP="008D525C">
            <w:pPr>
              <w:pStyle w:val="ab"/>
              <w:ind w:left="360" w:firstLineChars="0" w:firstLine="0"/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232BCF" w:rsidRDefault="008D525C" w:rsidP="00232BCF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 w:rsidRPr="00DF58A2">
              <w:rPr>
                <w:rFonts w:eastAsia="SimSun" w:hint="eastAsia"/>
              </w:rPr>
              <w:t>当点选</w:t>
            </w:r>
            <w:r w:rsidRPr="00DF58A2">
              <w:rPr>
                <w:rFonts w:eastAsia="SimSun" w:hint="eastAsia"/>
              </w:rPr>
              <w:t>For FRU, Region enable .</w:t>
            </w:r>
          </w:p>
          <w:p w:rsidR="00232BCF" w:rsidRPr="00232BCF" w:rsidRDefault="008D525C" w:rsidP="00232BCF">
            <w:pPr>
              <w:pStyle w:val="ab"/>
              <w:numPr>
                <w:ilvl w:val="0"/>
                <w:numId w:val="22"/>
              </w:numPr>
              <w:ind w:firstLineChars="0"/>
              <w:jc w:val="left"/>
              <w:rPr>
                <w:rFonts w:eastAsia="SimSun"/>
              </w:rPr>
            </w:pPr>
            <w:r w:rsidRPr="00DF58A2">
              <w:rPr>
                <w:rFonts w:eastAsia="SimSun" w:hint="eastAsia"/>
              </w:rPr>
              <w:t>当点选其他两个时</w:t>
            </w:r>
            <w:r w:rsidRPr="00DF58A2">
              <w:rPr>
                <w:rFonts w:eastAsia="SimSun" w:hint="eastAsia"/>
              </w:rPr>
              <w:t>Region disable;</w:t>
            </w:r>
            <w:r>
              <w:rPr>
                <w:rFonts w:hint="eastAsia"/>
              </w:rPr>
              <w:t>DateCode</w:t>
            </w:r>
            <w:r>
              <w:rPr>
                <w:rFonts w:hint="eastAsia"/>
              </w:rPr>
              <w:t>默认为空</w:t>
            </w:r>
            <w:r w:rsidR="00232BCF">
              <w:rPr>
                <w:rFonts w:hint="eastAsia"/>
              </w:rPr>
              <w:t>;</w:t>
            </w:r>
          </w:p>
          <w:p w:rsidR="00232BCF" w:rsidRDefault="008D525C" w:rsidP="00232BCF">
            <w:pPr>
              <w:pStyle w:val="ab"/>
              <w:numPr>
                <w:ilvl w:val="0"/>
                <w:numId w:val="22"/>
              </w:numPr>
              <w:ind w:firstLineChars="0"/>
              <w:jc w:val="left"/>
            </w:pPr>
            <w:r>
              <w:rPr>
                <w:rFonts w:hint="eastAsia"/>
              </w:rPr>
              <w:t>点选</w:t>
            </w:r>
            <w:r>
              <w:rPr>
                <w:rFonts w:hint="eastAsia"/>
              </w:rPr>
              <w:t>For PC,Dcode</w:t>
            </w:r>
            <w:r w:rsidR="00913E9D">
              <w:rPr>
                <w:rFonts w:hint="eastAsia"/>
              </w:rPr>
              <w:t>不可选</w:t>
            </w:r>
          </w:p>
          <w:p w:rsidR="00232BCF" w:rsidRPr="00232BCF" w:rsidRDefault="008D525C" w:rsidP="00232BCF">
            <w:pPr>
              <w:pStyle w:val="ab"/>
              <w:numPr>
                <w:ilvl w:val="0"/>
                <w:numId w:val="22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hint="eastAsia"/>
              </w:rPr>
              <w:t>当点选</w:t>
            </w:r>
            <w:r>
              <w:rPr>
                <w:rFonts w:hint="eastAsia"/>
              </w:rPr>
              <w:t>For FRU</w:t>
            </w:r>
            <w:r>
              <w:rPr>
                <w:rFonts w:hint="eastAsia"/>
              </w:rPr>
              <w:t>，</w:t>
            </w:r>
            <w:r w:rsidRPr="00AA67DB">
              <w:rPr>
                <w:rFonts w:hint="eastAsia"/>
                <w:strike/>
              </w:rPr>
              <w:t xml:space="preserve">Dcode </w:t>
            </w:r>
            <w:r w:rsidRPr="00AA67DB">
              <w:rPr>
                <w:rFonts w:hint="eastAsia"/>
                <w:strike/>
              </w:rPr>
              <w:t>选中</w:t>
            </w:r>
            <w:r w:rsidRPr="00AA67DB">
              <w:rPr>
                <w:rFonts w:hint="eastAsia"/>
                <w:strike/>
              </w:rPr>
              <w:t xml:space="preserve"> FRU</w:t>
            </w:r>
            <w:r w:rsidRPr="00AA67DB">
              <w:rPr>
                <w:rFonts w:hint="eastAsia"/>
                <w:strike/>
              </w:rPr>
              <w:t>，不可选其他选</w:t>
            </w:r>
            <w:r w:rsidRPr="00AA67DB">
              <w:rPr>
                <w:rFonts w:hint="eastAsia"/>
                <w:strike/>
              </w:rPr>
              <w:lastRenderedPageBreak/>
              <w:t>项，</w:t>
            </w:r>
            <w:r w:rsidR="00AA67DB">
              <w:rPr>
                <w:rFonts w:hint="eastAsia"/>
                <w:strike/>
              </w:rPr>
              <w:t xml:space="preserve"> </w:t>
            </w:r>
            <w:r w:rsidR="00AA67DB">
              <w:rPr>
                <w:rFonts w:hint="eastAsia"/>
              </w:rPr>
              <w:t xml:space="preserve"> </w:t>
            </w:r>
            <w:r w:rsidR="00AA67DB" w:rsidRPr="00AA67DB">
              <w:rPr>
                <w:rFonts w:hint="eastAsia"/>
                <w:color w:val="FF0000"/>
              </w:rPr>
              <w:t>Dcode</w:t>
            </w:r>
            <w:r w:rsidR="00AA67DB" w:rsidRPr="00AA67DB">
              <w:rPr>
                <w:rFonts w:hint="eastAsia"/>
                <w:color w:val="FF0000"/>
              </w:rPr>
              <w:t>可选</w:t>
            </w:r>
          </w:p>
          <w:p w:rsidR="008D525C" w:rsidRPr="00EB03E9" w:rsidRDefault="008D525C" w:rsidP="00232BCF">
            <w:pPr>
              <w:pStyle w:val="ab"/>
              <w:numPr>
                <w:ilvl w:val="0"/>
                <w:numId w:val="22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hint="eastAsia"/>
              </w:rPr>
              <w:t>当选中</w:t>
            </w:r>
            <w:r>
              <w:rPr>
                <w:rFonts w:hint="eastAsia"/>
              </w:rPr>
              <w:t>For RCTO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Dcode</w:t>
            </w:r>
            <w:r>
              <w:rPr>
                <w:rFonts w:hint="eastAsia"/>
              </w:rPr>
              <w:t>可选</w:t>
            </w: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DF58A2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lastRenderedPageBreak/>
              <w:t>Select [PdLine]</w:t>
            </w:r>
          </w:p>
        </w:tc>
        <w:tc>
          <w:tcPr>
            <w:tcW w:w="557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8D525C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当点选</w:t>
            </w:r>
            <w:r>
              <w:rPr>
                <w:rFonts w:eastAsia="SimSun" w:hint="eastAsia"/>
              </w:rPr>
              <w:t>For RCTO</w:t>
            </w:r>
            <w:ins w:id="275" w:author="Gao, Guan-Wei (高貫偉 ITC)" w:date="2012-05-30T09:32:00Z">
              <w:r w:rsidR="00E74F53">
                <w:rPr>
                  <w:rFonts w:hint="eastAsia"/>
                </w:rPr>
                <w:t>/ Fru</w:t>
              </w:r>
            </w:ins>
            <w:r>
              <w:rPr>
                <w:rFonts w:eastAsia="SimSun" w:hint="eastAsia"/>
              </w:rPr>
              <w:t>时。</w:t>
            </w:r>
            <w:r w:rsidR="00DF58A2" w:rsidRPr="00EB03E9">
              <w:rPr>
                <w:rFonts w:eastAsia="SimSun" w:hint="eastAsia"/>
              </w:rPr>
              <w:t>Select [DCode]</w:t>
            </w:r>
          </w:p>
        </w:tc>
        <w:tc>
          <w:tcPr>
            <w:tcW w:w="557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8D525C" w:rsidP="008D525C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当点选</w:t>
            </w:r>
            <w:r>
              <w:rPr>
                <w:rFonts w:eastAsia="SimSun" w:hint="eastAsia"/>
              </w:rPr>
              <w:t>For FRU,select[Region]</w:t>
            </w:r>
          </w:p>
        </w:tc>
        <w:tc>
          <w:tcPr>
            <w:tcW w:w="557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DF58A2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Input [MB SNo]</w:t>
            </w:r>
          </w:p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异常情况：</w:t>
            </w:r>
          </w:p>
          <w:p w:rsidR="00DF58A2" w:rsidRPr="00EB03E9" w:rsidRDefault="00DF58A2" w:rsidP="00DF58A2">
            <w:pPr>
              <w:pStyle w:val="ab"/>
              <w:numPr>
                <w:ilvl w:val="0"/>
                <w:numId w:val="18"/>
              </w:numPr>
              <w:ind w:firstLineChars="0"/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如果没有选择</w:t>
            </w:r>
            <w:r w:rsidRPr="00EB03E9">
              <w:rPr>
                <w:rFonts w:eastAsia="SimSun" w:hint="eastAsia"/>
              </w:rPr>
              <w:t>[PdLine]</w:t>
            </w:r>
            <w:r w:rsidRPr="00EB03E9">
              <w:rPr>
                <w:rFonts w:eastAsia="SimSun" w:hint="eastAsia"/>
              </w:rPr>
              <w:t>，则报告错误：“</w:t>
            </w:r>
            <w:r w:rsidRPr="00EB03E9">
              <w:rPr>
                <w:rFonts w:eastAsia="SimSun" w:hint="eastAsia"/>
              </w:rPr>
              <w:t>Please select PdLine first!!</w:t>
            </w:r>
            <w:r w:rsidRPr="00EB03E9">
              <w:rPr>
                <w:rFonts w:eastAsia="SimSun" w:hint="eastAsia"/>
              </w:rPr>
              <w:t>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“请先选择</w:t>
            </w:r>
            <w:r>
              <w:rPr>
                <w:rFonts w:hint="eastAsia"/>
              </w:rPr>
              <w:t>PdLine!!</w:t>
            </w:r>
            <w:r>
              <w:rPr>
                <w:rFonts w:hint="eastAsia"/>
              </w:rPr>
              <w:t>”</w:t>
            </w:r>
          </w:p>
          <w:p w:rsidR="00DF58A2" w:rsidRPr="007305DF" w:rsidRDefault="0090368F" w:rsidP="007305DF">
            <w:pPr>
              <w:pStyle w:val="ab"/>
              <w:numPr>
                <w:ilvl w:val="0"/>
                <w:numId w:val="18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For RCTO</w:t>
            </w:r>
            <w:ins w:id="276" w:author="Gao, Guan-Wei (高貫偉 ITC)" w:date="2012-05-30T09:33:00Z">
              <w:r w:rsidR="00E74F53">
                <w:rPr>
                  <w:rFonts w:hint="eastAsia"/>
                </w:rPr>
                <w:t xml:space="preserve">/Fru </w:t>
              </w:r>
            </w:ins>
            <w:r w:rsidR="00DF58A2" w:rsidRPr="00EB03E9">
              <w:rPr>
                <w:rFonts w:eastAsia="SimSun" w:hint="eastAsia"/>
              </w:rPr>
              <w:t>如果没有选择</w:t>
            </w:r>
            <w:r w:rsidR="00DF58A2" w:rsidRPr="00EB03E9">
              <w:rPr>
                <w:rFonts w:eastAsia="SimSun" w:hint="eastAsia"/>
              </w:rPr>
              <w:t>[DCode Type]</w:t>
            </w:r>
            <w:r w:rsidR="00DF58A2" w:rsidRPr="00EB03E9">
              <w:rPr>
                <w:rFonts w:eastAsia="SimSun" w:hint="eastAsia"/>
              </w:rPr>
              <w:t>，则报告错误：“</w:t>
            </w:r>
            <w:r w:rsidR="00DF58A2" w:rsidRPr="00EB03E9">
              <w:rPr>
                <w:rFonts w:eastAsia="SimSun" w:hint="eastAsia"/>
              </w:rPr>
              <w:t>Please select DCode Type!!</w:t>
            </w:r>
            <w:r w:rsidR="00DF58A2" w:rsidRPr="00EB03E9">
              <w:rPr>
                <w:rFonts w:eastAsia="SimSun" w:hint="eastAsia"/>
              </w:rPr>
              <w:t>”</w:t>
            </w:r>
            <w:r w:rsidR="00DF58A2">
              <w:rPr>
                <w:rFonts w:hint="eastAsia"/>
              </w:rPr>
              <w:t>/</w:t>
            </w:r>
            <w:r w:rsidR="00DF58A2">
              <w:rPr>
                <w:rFonts w:hint="eastAsia"/>
              </w:rPr>
              <w:t>“请先选择</w:t>
            </w:r>
            <w:r w:rsidR="00DF58A2">
              <w:rPr>
                <w:rFonts w:hint="eastAsia"/>
              </w:rPr>
              <w:t>DCode Type!!</w:t>
            </w:r>
            <w:r w:rsidR="00DF58A2">
              <w:rPr>
                <w:rFonts w:hint="eastAsia"/>
              </w:rPr>
              <w:t>”</w:t>
            </w:r>
          </w:p>
        </w:tc>
        <w:tc>
          <w:tcPr>
            <w:tcW w:w="557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</w:tr>
      <w:tr w:rsidR="00DF58A2" w:rsidRPr="00EB03E9" w:rsidTr="00DF2AB9">
        <w:tc>
          <w:tcPr>
            <w:tcW w:w="2786" w:type="dxa"/>
          </w:tcPr>
          <w:p w:rsidR="00DF58A2" w:rsidRPr="00E74F53" w:rsidRDefault="00DF58A2" w:rsidP="00DF2AB9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DF58A2" w:rsidRPr="00EB03E9" w:rsidRDefault="00DF58A2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SFC</w:t>
            </w: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DF58A2" w:rsidRPr="00EB03E9" w:rsidRDefault="00DF58A2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Check [MB Sno]</w:t>
            </w: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DF58A2" w:rsidRPr="00EB03E9" w:rsidRDefault="00DF58A2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Get MB Information, then display</w:t>
            </w: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90368F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如果</w:t>
            </w:r>
            <w:r>
              <w:rPr>
                <w:rFonts w:eastAsia="SimSun" w:hint="eastAsia"/>
              </w:rPr>
              <w:t>For PC</w:t>
            </w:r>
            <w:r>
              <w:rPr>
                <w:rFonts w:eastAsia="SimSun" w:hint="eastAsia"/>
              </w:rPr>
              <w:t>和</w:t>
            </w:r>
            <w:r>
              <w:rPr>
                <w:rFonts w:eastAsia="SimSun" w:hint="eastAsia"/>
              </w:rPr>
              <w:t xml:space="preserve">For RCTO </w:t>
            </w:r>
            <w:r>
              <w:rPr>
                <w:rFonts w:eastAsia="SimSun" w:hint="eastAsia"/>
              </w:rPr>
              <w:t>需要</w:t>
            </w:r>
            <w:r w:rsidR="00DF58A2" w:rsidRPr="00EB03E9">
              <w:rPr>
                <w:rFonts w:eastAsia="SimSun" w:hint="eastAsia"/>
              </w:rPr>
              <w:t xml:space="preserve">Input </w:t>
            </w:r>
            <w:r w:rsidR="00DF58A2">
              <w:rPr>
                <w:rFonts w:eastAsia="SimSun" w:hint="eastAsia"/>
              </w:rPr>
              <w:t>Mode</w:t>
            </w:r>
            <w:r w:rsidR="007305DF">
              <w:rPr>
                <w:rFonts w:eastAsia="SimSun" w:hint="eastAsia"/>
              </w:rPr>
              <w:t>l</w:t>
            </w:r>
            <w:r w:rsidR="00F6027F" w:rsidRPr="00F6027F">
              <w:rPr>
                <w:rFonts w:eastAsia="SimSun" w:hint="eastAsia"/>
                <w:color w:val="FF0000"/>
              </w:rPr>
              <w:t>（</w:t>
            </w:r>
            <w:r w:rsidR="00F6027F" w:rsidRPr="00F6027F">
              <w:rPr>
                <w:rFonts w:eastAsia="SimSun" w:hint="eastAsia"/>
                <w:color w:val="FF0000"/>
              </w:rPr>
              <w:t>Product Model</w:t>
            </w:r>
            <w:r w:rsidR="00F6027F" w:rsidRPr="00F6027F">
              <w:rPr>
                <w:rFonts w:eastAsia="SimSun" w:hint="eastAsia"/>
                <w:color w:val="FF0000"/>
              </w:rPr>
              <w:t>）</w:t>
            </w:r>
          </w:p>
        </w:tc>
        <w:tc>
          <w:tcPr>
            <w:tcW w:w="557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DF58A2" w:rsidRPr="00DF58A2" w:rsidRDefault="00DF58A2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Check Model</w:t>
            </w:r>
            <w:r w:rsidR="00F6027F">
              <w:rPr>
                <w:rFonts w:eastAsia="SimSun" w:hint="eastAsia"/>
              </w:rPr>
              <w:t>(</w:t>
            </w:r>
            <w:r w:rsidR="00F6027F" w:rsidRPr="00F6027F">
              <w:rPr>
                <w:rFonts w:eastAsia="SimSun" w:hint="eastAsia"/>
                <w:color w:val="FF0000"/>
              </w:rPr>
              <w:t>（</w:t>
            </w:r>
            <w:r w:rsidR="00F6027F" w:rsidRPr="00F6027F">
              <w:rPr>
                <w:rFonts w:eastAsia="SimSun" w:hint="eastAsia"/>
                <w:color w:val="FF0000"/>
              </w:rPr>
              <w:t>Product Model</w:t>
            </w:r>
            <w:r w:rsidR="00F6027F" w:rsidRPr="00F6027F">
              <w:rPr>
                <w:rFonts w:eastAsia="SimSun" w:hint="eastAsia"/>
                <w:color w:val="FF0000"/>
              </w:rPr>
              <w:t>）</w:t>
            </w:r>
            <w:r w:rsidR="00F6027F">
              <w:rPr>
                <w:rFonts w:eastAsia="SimSun" w:hint="eastAsia"/>
              </w:rPr>
              <w:t>)</w:t>
            </w:r>
            <w:r>
              <w:rPr>
                <w:rFonts w:eastAsia="SimSun" w:hint="eastAsia"/>
              </w:rPr>
              <w:t>和</w:t>
            </w:r>
            <w:r>
              <w:rPr>
                <w:rFonts w:eastAsia="SimSun" w:hint="eastAsia"/>
              </w:rPr>
              <w:t xml:space="preserve">MB </w:t>
            </w:r>
            <w:r w:rsidRPr="00DF58A2">
              <w:rPr>
                <w:rFonts w:eastAsia="SimSun" w:hint="eastAsia"/>
              </w:rPr>
              <w:t>Match</w:t>
            </w: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DF58A2" w:rsidRPr="00EB03E9" w:rsidRDefault="00DF58A2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Save</w:t>
            </w: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DF58A2" w:rsidRPr="00EB03E9" w:rsidRDefault="00DF58A2" w:rsidP="00DF58A2">
            <w:pPr>
              <w:pStyle w:val="ab"/>
              <w:numPr>
                <w:ilvl w:val="0"/>
                <w:numId w:val="17"/>
              </w:numPr>
              <w:ind w:firstLineChars="0"/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Print</w:t>
            </w:r>
          </w:p>
        </w:tc>
      </w:tr>
      <w:tr w:rsidR="00DF58A2" w:rsidRPr="00EB03E9" w:rsidTr="00DF2AB9">
        <w:tc>
          <w:tcPr>
            <w:tcW w:w="2786" w:type="dxa"/>
          </w:tcPr>
          <w:p w:rsidR="00DF58A2" w:rsidRPr="00EB03E9" w:rsidRDefault="00DF2AB9" w:rsidP="006261E0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1</w:t>
            </w:r>
            <w:r w:rsidR="006261E0">
              <w:rPr>
                <w:rFonts w:eastAsia="SimSun"/>
              </w:rPr>
              <w:t>7</w:t>
            </w:r>
            <w:r>
              <w:rPr>
                <w:rFonts w:eastAsia="SimSun" w:hint="eastAsia"/>
              </w:rPr>
              <w:t xml:space="preserve"> Re</w:t>
            </w:r>
            <w:r w:rsidRPr="00EB03E9">
              <w:rPr>
                <w:rFonts w:eastAsia="SimSun" w:hint="eastAsia"/>
              </w:rPr>
              <w:t>Print</w:t>
            </w:r>
          </w:p>
        </w:tc>
        <w:tc>
          <w:tcPr>
            <w:tcW w:w="5576" w:type="dxa"/>
          </w:tcPr>
          <w:p w:rsidR="00DF58A2" w:rsidRPr="00EB03E9" w:rsidRDefault="00DF58A2" w:rsidP="00DF2AB9">
            <w:pPr>
              <w:jc w:val="left"/>
              <w:rPr>
                <w:rFonts w:eastAsia="SimSun"/>
              </w:rPr>
            </w:pPr>
          </w:p>
        </w:tc>
      </w:tr>
      <w:tr w:rsidR="006261E0" w:rsidRPr="00EB03E9" w:rsidTr="00DF2AB9">
        <w:tc>
          <w:tcPr>
            <w:tcW w:w="2786" w:type="dxa"/>
          </w:tcPr>
          <w:p w:rsidR="006261E0" w:rsidRDefault="006261E0" w:rsidP="006261E0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6261E0" w:rsidRDefault="006261E0" w:rsidP="006261E0">
            <w:pPr>
              <w:jc w:val="left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18</w:t>
            </w:r>
            <w:r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="Arial" w:hAnsi="Arial" w:hint="eastAsia"/>
                <w:sz w:val="22"/>
              </w:rPr>
              <w:t>若</w:t>
            </w:r>
            <w:r>
              <w:rPr>
                <w:rFonts w:ascii="Arial" w:hAnsi="Arial"/>
                <w:sz w:val="22"/>
              </w:rPr>
              <w:t>MB Sno</w:t>
            </w:r>
            <w:r>
              <w:rPr>
                <w:rFonts w:ascii="Arial" w:hAnsi="Arial" w:hint="eastAsia"/>
                <w:sz w:val="22"/>
              </w:rPr>
              <w:t>不属于可以重印的某个</w:t>
            </w:r>
            <w:r>
              <w:rPr>
                <w:rFonts w:ascii="Arial" w:hAnsi="Arial" w:hint="eastAsia"/>
                <w:sz w:val="22"/>
              </w:rPr>
              <w:t>range</w:t>
            </w:r>
            <w:r>
              <w:rPr>
                <w:rFonts w:ascii="Arial" w:hAnsi="Arial" w:hint="eastAsia"/>
                <w:sz w:val="22"/>
              </w:rPr>
              <w:t>，则报错</w:t>
            </w:r>
          </w:p>
          <w:p w:rsidR="006261E0" w:rsidRPr="00EB03E9" w:rsidRDefault="006261E0" w:rsidP="006261E0">
            <w:pPr>
              <w:jc w:val="left"/>
              <w:rPr>
                <w:rFonts w:eastAsia="SimSun"/>
              </w:rPr>
            </w:pPr>
            <w:r>
              <w:rPr>
                <w:rFonts w:asciiTheme="minorEastAsia" w:hAnsiTheme="minorEastAsia"/>
                <w:sz w:val="22"/>
              </w:rPr>
              <w:t>19</w:t>
            </w:r>
            <w:r>
              <w:rPr>
                <w:rFonts w:ascii="Arial" w:eastAsia="SimSun" w:hAnsi="Arial" w:hint="eastAsia"/>
                <w:sz w:val="22"/>
              </w:rPr>
              <w:t>.</w:t>
            </w:r>
            <w:r>
              <w:rPr>
                <w:rFonts w:ascii="Arial" w:eastAsia="SimSun" w:hAnsi="Arial" w:hint="eastAsia"/>
                <w:sz w:val="22"/>
              </w:rPr>
              <w:t>保存</w:t>
            </w:r>
            <w:r>
              <w:rPr>
                <w:rFonts w:ascii="Arial" w:eastAsia="SimSun" w:hAnsi="Arial" w:hint="eastAsia"/>
                <w:sz w:val="22"/>
              </w:rPr>
              <w:t>log</w:t>
            </w:r>
          </w:p>
        </w:tc>
      </w:tr>
    </w:tbl>
    <w:p w:rsidR="0076699C" w:rsidRDefault="0076699C" w:rsidP="0076699C">
      <w:pPr>
        <w:pStyle w:val="ab"/>
        <w:ind w:left="420" w:firstLineChars="0" w:firstLine="0"/>
        <w:rPr>
          <w:sz w:val="24"/>
        </w:rPr>
      </w:pPr>
    </w:p>
    <w:p w:rsidR="007D0F00" w:rsidRDefault="007D0F00" w:rsidP="007D0F00">
      <w:pPr>
        <w:ind w:firstLineChars="200" w:firstLine="420"/>
        <w:jc w:val="left"/>
      </w:pPr>
    </w:p>
    <w:p w:rsidR="007D0F00" w:rsidRPr="00A8187C" w:rsidRDefault="007D0F00" w:rsidP="007D0F00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业务规则</w:t>
      </w:r>
    </w:p>
    <w:tbl>
      <w:tblPr>
        <w:tblW w:w="8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786"/>
        <w:gridCol w:w="5576"/>
      </w:tblGrid>
      <w:tr w:rsidR="00DF58A2" w:rsidRPr="00EB03E9" w:rsidTr="005E2C2D">
        <w:tc>
          <w:tcPr>
            <w:tcW w:w="2786" w:type="dxa"/>
            <w:shd w:val="clear" w:color="auto" w:fill="92D050"/>
          </w:tcPr>
          <w:p w:rsidR="00DF58A2" w:rsidRPr="00EB03E9" w:rsidRDefault="00DF58A2" w:rsidP="00DF2AB9">
            <w:pPr>
              <w:jc w:val="left"/>
              <w:rPr>
                <w:rFonts w:eastAsia="SimSun"/>
                <w:b/>
              </w:rPr>
            </w:pPr>
            <w:r w:rsidRPr="00EB03E9">
              <w:rPr>
                <w:rFonts w:eastAsia="SimSun" w:hint="eastAsia"/>
                <w:b/>
              </w:rPr>
              <w:t>Function</w:t>
            </w:r>
          </w:p>
        </w:tc>
        <w:tc>
          <w:tcPr>
            <w:tcW w:w="5576" w:type="dxa"/>
            <w:shd w:val="clear" w:color="auto" w:fill="92D050"/>
          </w:tcPr>
          <w:p w:rsidR="00DF58A2" w:rsidRPr="00EB03E9" w:rsidRDefault="00DF58A2" w:rsidP="00DF2AB9">
            <w:pPr>
              <w:jc w:val="left"/>
              <w:rPr>
                <w:rFonts w:eastAsia="SimSun"/>
                <w:b/>
              </w:rPr>
            </w:pPr>
            <w:r w:rsidRPr="00EB03E9">
              <w:rPr>
                <w:rFonts w:eastAsia="SimSun" w:hint="eastAsia"/>
                <w:b/>
              </w:rPr>
              <w:t>Rule</w:t>
            </w:r>
          </w:p>
        </w:tc>
      </w:tr>
      <w:tr w:rsidR="00DF58A2" w:rsidRPr="00EB03E9" w:rsidTr="005E2C2D">
        <w:tc>
          <w:tcPr>
            <w:tcW w:w="2786" w:type="dxa"/>
          </w:tcPr>
          <w:p w:rsidR="00DF58A2" w:rsidRPr="00FC1C28" w:rsidRDefault="0082277C" w:rsidP="00DF2AB9">
            <w:pPr>
              <w:jc w:val="left"/>
              <w:rPr>
                <w:rFonts w:eastAsia="SimSun"/>
                <w:b/>
                <w:highlight w:val="yellow"/>
                <w:rPrChange w:id="277" w:author="Gao, Guan-Wei (高貫偉 ITC)" w:date="2012-08-13T15:17:00Z">
                  <w:rPr>
                    <w:rFonts w:eastAsia="SimSun"/>
                  </w:rPr>
                </w:rPrChange>
              </w:rPr>
            </w:pPr>
            <w:ins w:id="278" w:author="Gao, Guan-Wei (高貫偉 ITC)" w:date="2012-08-13T15:17:00Z">
              <w:r w:rsidRPr="0082277C">
                <w:rPr>
                  <w:rFonts w:eastAsia="SimSun"/>
                  <w:b/>
                  <w:highlight w:val="yellow"/>
                  <w:rPrChange w:id="279" w:author="Gao, Guan-Wei (高貫偉 ITC)" w:date="2012-08-13T15:17:00Z">
                    <w:rPr>
                      <w:rFonts w:eastAsia="SimSun"/>
                      <w:color w:val="0000FF" w:themeColor="hyperlink"/>
                      <w:u w:val="single"/>
                    </w:rPr>
                  </w:rPrChange>
                </w:rPr>
                <w:t>PC/RCTO/Fru MB</w:t>
              </w:r>
              <w:r w:rsidRPr="0082277C">
                <w:rPr>
                  <w:rFonts w:eastAsia="SimSun" w:hint="eastAsia"/>
                  <w:b/>
                  <w:highlight w:val="yellow"/>
                  <w:rPrChange w:id="280" w:author="Gao, Guan-Wei (高貫偉 ITC)" w:date="2012-08-13T15:17:00Z">
                    <w:rPr>
                      <w:rFonts w:eastAsia="SimSun" w:hint="eastAsia"/>
                      <w:color w:val="0000FF" w:themeColor="hyperlink"/>
                      <w:u w:val="single"/>
                    </w:rPr>
                  </w:rPrChange>
                </w:rPr>
                <w:t>判断</w:t>
              </w:r>
            </w:ins>
            <w:del w:id="281" w:author="Gao, Guan-Wei (高貫偉 ITC)" w:date="2012-08-13T15:17:00Z">
              <w:r w:rsidRPr="0082277C">
                <w:rPr>
                  <w:rFonts w:eastAsia="SimSun"/>
                  <w:b/>
                  <w:highlight w:val="yellow"/>
                  <w:rPrChange w:id="282" w:author="Gao, Guan-Wei (高貫偉 ITC)" w:date="2012-08-13T15:17:00Z">
                    <w:rPr>
                      <w:rFonts w:eastAsia="SimSun"/>
                      <w:color w:val="0000FF" w:themeColor="hyperlink"/>
                      <w:u w:val="single"/>
                    </w:rPr>
                  </w:rPrChange>
                </w:rPr>
                <w:delText>1. Get PdLine</w:delText>
              </w:r>
            </w:del>
          </w:p>
        </w:tc>
        <w:tc>
          <w:tcPr>
            <w:tcW w:w="5576" w:type="dxa"/>
          </w:tcPr>
          <w:p w:rsidR="00802482" w:rsidRPr="00FC1C28" w:rsidDel="00FC1C28" w:rsidRDefault="0082277C" w:rsidP="00802482">
            <w:pPr>
              <w:autoSpaceDE w:val="0"/>
              <w:autoSpaceDN w:val="0"/>
              <w:adjustRightInd w:val="0"/>
              <w:jc w:val="left"/>
              <w:rPr>
                <w:del w:id="283" w:author="Gao, Guan-Wei (高貫偉 ITC)" w:date="2012-08-13T15:17:00Z"/>
                <w:rFonts w:ascii="Courier New" w:hAnsi="Courier New" w:cs="Courier New"/>
                <w:b/>
                <w:noProof/>
                <w:kern w:val="0"/>
                <w:sz w:val="20"/>
                <w:szCs w:val="20"/>
                <w:highlight w:val="yellow"/>
                <w:rPrChange w:id="284" w:author="Gao, Guan-Wei (高貫偉 ITC)" w:date="2012-08-13T15:17:00Z">
                  <w:rPr>
                    <w:del w:id="285" w:author="Gao, Guan-Wei (高貫偉 ITC)" w:date="2012-08-13T15:17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286" w:author="Gao, Guan-Wei (高貫偉 ITC)" w:date="2012-08-13T15:17:00Z">
              <w:r w:rsidRPr="0082277C">
                <w:rPr>
                  <w:rFonts w:eastAsia="SimSun" w:hint="eastAsia"/>
                  <w:b/>
                  <w:highlight w:val="yellow"/>
                  <w:rPrChange w:id="287" w:author="Gao, Guan-Wei (高貫偉 ITC)" w:date="2012-08-13T15:17:00Z">
                    <w:rPr>
                      <w:rFonts w:eastAsia="SimSun" w:hint="eastAsia"/>
                      <w:b/>
                      <w:color w:val="FF0000"/>
                      <w:highlight w:val="cyan"/>
                      <w:u w:val="single"/>
                    </w:rPr>
                  </w:rPrChange>
                </w:rPr>
                <w:t>参考《</w:t>
              </w:r>
              <w:r w:rsidRPr="0082277C">
                <w:rPr>
                  <w:rFonts w:ascii="Arial" w:hAnsi="Arial" w:cs="Arial"/>
                  <w:b/>
                  <w:bCs/>
                  <w:highlight w:val="yellow"/>
                  <w:rPrChange w:id="288" w:author="Gao, Guan-Wei (高貫偉 ITC)" w:date="2012-08-13T15:17:00Z">
                    <w:rPr>
                      <w:rFonts w:ascii="Arial" w:hAnsi="Arial" w:cs="Arial"/>
                      <w:b/>
                      <w:bCs/>
                      <w:color w:val="0000FF" w:themeColor="hyperlink"/>
                      <w:highlight w:val="cyan"/>
                      <w:u w:val="single"/>
                    </w:rPr>
                  </w:rPrChange>
                </w:rPr>
                <w:t xml:space="preserve">CI-MES12-SPEC-Common-UC </w:t>
              </w:r>
              <w:r w:rsidRPr="0082277C">
                <w:rPr>
                  <w:rFonts w:eastAsia="SimSun"/>
                  <w:b/>
                  <w:sz w:val="18"/>
                  <w:highlight w:val="yellow"/>
                  <w:rPrChange w:id="289" w:author="Gao, Guan-Wei (高貫偉 ITC)" w:date="2012-08-13T15:17:00Z">
                    <w:rPr>
                      <w:rFonts w:eastAsia="SimSun"/>
                      <w:b/>
                      <w:color w:val="FF0000"/>
                      <w:sz w:val="18"/>
                      <w:highlight w:val="cyan"/>
                      <w:u w:val="single"/>
                    </w:rPr>
                  </w:rPrChange>
                </w:rPr>
                <w:t>Common Rule.</w:t>
              </w:r>
              <w:r w:rsidRPr="0082277C">
                <w:rPr>
                  <w:rFonts w:ascii="Arial" w:hAnsi="Arial" w:cs="Arial"/>
                  <w:b/>
                  <w:bCs/>
                  <w:highlight w:val="yellow"/>
                  <w:rPrChange w:id="290" w:author="Gao, Guan-Wei (高貫偉 ITC)" w:date="2012-08-13T15:17:00Z">
                    <w:rPr>
                      <w:rFonts w:ascii="Arial" w:hAnsi="Arial" w:cs="Arial"/>
                      <w:b/>
                      <w:bCs/>
                      <w:color w:val="0000FF" w:themeColor="hyperlink"/>
                      <w:highlight w:val="cyan"/>
                      <w:u w:val="single"/>
                    </w:rPr>
                  </w:rPrChange>
                </w:rPr>
                <w:t>.docx</w:t>
              </w:r>
              <w:r w:rsidRPr="0082277C">
                <w:rPr>
                  <w:rFonts w:eastAsia="SimSun" w:hint="eastAsia"/>
                  <w:b/>
                  <w:highlight w:val="yellow"/>
                  <w:rPrChange w:id="291" w:author="Gao, Guan-Wei (高貫偉 ITC)" w:date="2012-08-13T15:17:00Z">
                    <w:rPr>
                      <w:rFonts w:eastAsia="SimSun" w:hint="eastAsia"/>
                      <w:b/>
                      <w:color w:val="FF0000"/>
                      <w:highlight w:val="cyan"/>
                      <w:u w:val="single"/>
                    </w:rPr>
                  </w:rPrChange>
                </w:rPr>
                <w:t>》</w:t>
              </w:r>
              <w:r w:rsidRPr="0082277C">
                <w:rPr>
                  <w:rFonts w:eastAsia="SimSun"/>
                  <w:b/>
                  <w:highlight w:val="yellow"/>
                  <w:rPrChange w:id="292" w:author="Gao, Guan-Wei (高貫偉 ITC)" w:date="2012-08-13T15:17:00Z">
                    <w:rPr>
                      <w:rFonts w:eastAsia="SimSun"/>
                      <w:b/>
                      <w:color w:val="FF0000"/>
                      <w:highlight w:val="cyan"/>
                      <w:u w:val="single"/>
                    </w:rPr>
                  </w:rPrChange>
                </w:rPr>
                <w:t>2.16</w:t>
              </w:r>
              <w:r w:rsidRPr="0082277C">
                <w:rPr>
                  <w:b/>
                  <w:highlight w:val="yellow"/>
                  <w:rPrChange w:id="293" w:author="Gao, Guan-Wei (高貫偉 ITC)" w:date="2012-08-13T15:17:00Z">
                    <w:rPr>
                      <w:b/>
                      <w:color w:val="FF0000"/>
                      <w:highlight w:val="cyan"/>
                      <w:u w:val="single"/>
                    </w:rPr>
                  </w:rPrChange>
                </w:rPr>
                <w:t xml:space="preserve"> </w:t>
              </w:r>
            </w:ins>
            <w:del w:id="294" w:author="Gao, Guan-Wei (高貫偉 ITC)" w:date="2012-08-13T15:17:00Z">
              <w:r w:rsidRPr="0082277C">
                <w:rPr>
                  <w:rFonts w:ascii="Courier New" w:hAnsi="Courier New" w:cs="Courier New"/>
                  <w:b/>
                  <w:noProof/>
                  <w:kern w:val="0"/>
                  <w:sz w:val="20"/>
                  <w:szCs w:val="20"/>
                  <w:highlight w:val="yellow"/>
                  <w:rPrChange w:id="295" w:author="Gao, Guan-Wei (高貫偉 ITC)" w:date="2012-08-13T15:17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  <w:u w:val="single"/>
                    </w:rPr>
                  </w:rPrChange>
                </w:rPr>
                <w:delText>SELECT  [Line]</w:delText>
              </w:r>
            </w:del>
          </w:p>
          <w:p w:rsidR="00E71956" w:rsidRPr="00FC1C28" w:rsidRDefault="0082277C" w:rsidP="00DF58A2">
            <w:pPr>
              <w:jc w:val="left"/>
              <w:rPr>
                <w:rFonts w:eastAsia="SimSun"/>
                <w:b/>
                <w:highlight w:val="yellow"/>
                <w:rPrChange w:id="296" w:author="Gao, Guan-Wei (高貫偉 ITC)" w:date="2012-08-13T15:17:00Z">
                  <w:rPr>
                    <w:rFonts w:eastAsia="SimSun"/>
                    <w:color w:val="FF0000"/>
                  </w:rPr>
                </w:rPrChange>
              </w:rPr>
            </w:pPr>
            <w:del w:id="297" w:author="Gao, Guan-Wei (高貫偉 ITC)" w:date="2012-08-13T15:17:00Z">
              <w:r w:rsidRPr="0082277C">
                <w:rPr>
                  <w:rFonts w:ascii="Courier New" w:hAnsi="Courier New" w:cs="Courier New"/>
                  <w:b/>
                  <w:noProof/>
                  <w:kern w:val="0"/>
                  <w:sz w:val="20"/>
                  <w:szCs w:val="20"/>
                  <w:highlight w:val="yellow"/>
                  <w:rPrChange w:id="298" w:author="Gao, Guan-Wei (高貫偉 ITC)" w:date="2012-08-13T15:17:00Z">
                    <w:rPr>
                      <w:rFonts w:ascii="Courier New" w:hAnsi="Courier New" w:cs="Courier New"/>
                      <w:noProof/>
                      <w:color w:val="0000FF" w:themeColor="hyperlink"/>
                      <w:kern w:val="0"/>
                      <w:sz w:val="20"/>
                      <w:szCs w:val="20"/>
                      <w:u w:val="single"/>
                    </w:rPr>
                  </w:rPrChange>
                </w:rPr>
                <w:delText xml:space="preserve">  FROM [IMES2012_GetData].[dbo].[Line] Where [Stage]='FA'  and Flag=1 Order By  [Line]</w:delText>
              </w:r>
            </w:del>
          </w:p>
        </w:tc>
      </w:tr>
      <w:tr w:rsidR="00FC1C28" w:rsidRPr="00EB03E9" w:rsidTr="005E2C2D">
        <w:trPr>
          <w:ins w:id="299" w:author="Gao, Guan-Wei (高貫偉 ITC)" w:date="2012-08-13T15:17:00Z"/>
        </w:trPr>
        <w:tc>
          <w:tcPr>
            <w:tcW w:w="2786" w:type="dxa"/>
          </w:tcPr>
          <w:p w:rsidR="00FC1C28" w:rsidRDefault="00FC1C28" w:rsidP="00DF2AB9">
            <w:pPr>
              <w:jc w:val="left"/>
              <w:rPr>
                <w:ins w:id="300" w:author="Gao, Guan-Wei (高貫偉 ITC)" w:date="2012-08-13T15:17:00Z"/>
                <w:rFonts w:eastAsia="SimSun"/>
              </w:rPr>
            </w:pPr>
            <w:ins w:id="301" w:author="Gao, Guan-Wei (高貫偉 ITC)" w:date="2012-08-13T15:17:00Z">
              <w:r>
                <w:rPr>
                  <w:rFonts w:eastAsia="SimSun" w:hint="eastAsia"/>
                </w:rPr>
                <w:t>1</w:t>
              </w:r>
              <w:r w:rsidRPr="00EB03E9">
                <w:rPr>
                  <w:rFonts w:eastAsia="SimSun" w:hint="eastAsia"/>
                </w:rPr>
                <w:t>. Get PdLine</w:t>
              </w:r>
            </w:ins>
          </w:p>
        </w:tc>
        <w:tc>
          <w:tcPr>
            <w:tcW w:w="5576" w:type="dxa"/>
          </w:tcPr>
          <w:p w:rsidR="00FC1C28" w:rsidRDefault="00FC1C28" w:rsidP="00595055">
            <w:pPr>
              <w:autoSpaceDE w:val="0"/>
              <w:autoSpaceDN w:val="0"/>
              <w:adjustRightInd w:val="0"/>
              <w:jc w:val="left"/>
              <w:rPr>
                <w:ins w:id="302" w:author="Gao, Guan-Wei (高貫偉 ITC)" w:date="2012-08-13T15:17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303" w:author="Gao, Guan-Wei (高貫偉 ITC)" w:date="2012-08-13T15:17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[Line]</w:t>
              </w:r>
            </w:ins>
          </w:p>
          <w:p w:rsidR="00FC1C28" w:rsidRDefault="00FC1C28" w:rsidP="00802482">
            <w:pPr>
              <w:autoSpaceDE w:val="0"/>
              <w:autoSpaceDN w:val="0"/>
              <w:adjustRightInd w:val="0"/>
              <w:jc w:val="left"/>
              <w:rPr>
                <w:ins w:id="304" w:author="Gao, Guan-Wei (高貫偉 ITC)" w:date="2012-08-13T15:17:00Z"/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ins w:id="305" w:author="Gao, Guan-Wei (高貫偉 ITC)" w:date="2012-08-13T15:17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[IMES2012_GetData]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[dbo]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[Line]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[Stage]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'FA'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Flag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1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 xml:space="preserve"> Order By 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[Line]</w:t>
              </w:r>
            </w:ins>
          </w:p>
        </w:tc>
      </w:tr>
      <w:tr w:rsidR="00FC1C28" w:rsidRPr="00EB03E9" w:rsidTr="005E2C2D">
        <w:tc>
          <w:tcPr>
            <w:tcW w:w="2786" w:type="dxa"/>
          </w:tcPr>
          <w:p w:rsidR="00FC1C28" w:rsidRPr="00EB03E9" w:rsidRDefault="00FC1C28" w:rsidP="00DF2AB9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2</w:t>
            </w:r>
            <w:r w:rsidRPr="00EB03E9">
              <w:rPr>
                <w:rFonts w:eastAsia="SimSun" w:hint="eastAsia"/>
              </w:rPr>
              <w:t>. Get [DCode Type]</w:t>
            </w:r>
          </w:p>
        </w:tc>
        <w:tc>
          <w:tcPr>
            <w:tcW w:w="5576" w:type="dxa"/>
          </w:tcPr>
          <w:p w:rsidR="00FC1C28" w:rsidRDefault="00FC1C28" w:rsidP="00A6500B">
            <w:pPr>
              <w:jc w:val="left"/>
              <w:rPr>
                <w:rFonts w:eastAsia="SimSun"/>
                <w:color w:val="FF0000"/>
              </w:rPr>
            </w:pPr>
            <w:r>
              <w:rPr>
                <w:rFonts w:eastAsia="SimSun" w:hint="eastAsia"/>
                <w:color w:val="FF0000"/>
              </w:rPr>
              <w:t>参见《</w:t>
            </w:r>
            <w:r w:rsidRPr="000D54D7">
              <w:rPr>
                <w:rFonts w:ascii="Arial" w:hAnsi="Arial" w:cs="Arial"/>
                <w:b/>
                <w:bCs/>
              </w:rPr>
              <w:t>CI-MES</w:t>
            </w:r>
            <w:r>
              <w:rPr>
                <w:rFonts w:ascii="Arial" w:hAnsi="Arial" w:cs="Arial" w:hint="eastAsia"/>
                <w:b/>
                <w:bCs/>
              </w:rPr>
              <w:t>12</w:t>
            </w:r>
            <w:r w:rsidRPr="000D54D7">
              <w:rPr>
                <w:rFonts w:ascii="Arial" w:hAnsi="Arial" w:cs="Arial"/>
                <w:b/>
                <w:bCs/>
              </w:rPr>
              <w:t>-SPEC-</w:t>
            </w:r>
            <w:r>
              <w:rPr>
                <w:rFonts w:ascii="Arial" w:hAnsi="Arial" w:cs="Arial" w:hint="eastAsia"/>
                <w:b/>
                <w:bCs/>
              </w:rPr>
              <w:t>Common</w:t>
            </w:r>
            <w:r w:rsidRPr="000D54D7">
              <w:rPr>
                <w:rFonts w:ascii="Arial" w:hAnsi="Arial" w:cs="Arial"/>
                <w:b/>
                <w:bCs/>
              </w:rPr>
              <w:t>-UC DCode.docx</w:t>
            </w:r>
            <w:r>
              <w:rPr>
                <w:rFonts w:eastAsia="SimSun" w:hint="eastAsia"/>
                <w:color w:val="FF0000"/>
              </w:rPr>
              <w:t>》</w:t>
            </w:r>
          </w:p>
          <w:p w:rsidR="00FC1C28" w:rsidRDefault="00FC1C28" w:rsidP="0025372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lastRenderedPageBreak/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[ID]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[Descr]</w:t>
            </w:r>
          </w:p>
          <w:p w:rsidR="00FC1C28" w:rsidRDefault="00FC1C28" w:rsidP="0025372E">
            <w:pPr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[IMES2012_GetData]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[Warranty]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Type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'MBDateCode'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and Customer=Customer#</w:t>
            </w:r>
          </w:p>
          <w:p w:rsidR="00FC1C28" w:rsidRDefault="00FC1C28" w:rsidP="0025372E">
            <w:pPr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Customer 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取自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[SysSetting]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.Value(Name=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Customer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)</w:t>
            </w:r>
          </w:p>
          <w:p w:rsidR="00FC1C28" w:rsidRPr="00265985" w:rsidRDefault="00FC1C28" w:rsidP="0025372E">
            <w:pPr>
              <w:jc w:val="left"/>
              <w:rPr>
                <w:rFonts w:eastAsia="SimSun"/>
                <w:color w:val="FF0000"/>
              </w:rPr>
            </w:pPr>
            <w:r w:rsidRPr="00265985">
              <w:rPr>
                <w:rFonts w:eastAsia="SimSun" w:hint="eastAsia"/>
                <w:color w:val="FF0000"/>
                <w:sz w:val="18"/>
              </w:rPr>
              <w:t>当选择</w:t>
            </w:r>
            <w:r w:rsidRPr="00265985">
              <w:rPr>
                <w:rFonts w:eastAsia="SimSun" w:hint="eastAsia"/>
                <w:color w:val="FF0000"/>
                <w:sz w:val="18"/>
              </w:rPr>
              <w:t>For PC</w:t>
            </w:r>
            <w:r w:rsidRPr="00265985">
              <w:rPr>
                <w:rFonts w:eastAsia="SimSun" w:hint="eastAsia"/>
                <w:color w:val="FF0000"/>
                <w:sz w:val="18"/>
              </w:rPr>
              <w:t>时，通过《</w:t>
            </w:r>
            <w:r w:rsidRPr="00265985">
              <w:rPr>
                <w:rFonts w:eastAsia="SimSun"/>
                <w:color w:val="FF0000"/>
                <w:sz w:val="18"/>
              </w:rPr>
              <w:t>CI-MES12-SPEC-000-UC Common Rule.docx</w:t>
            </w:r>
            <w:r w:rsidRPr="00265985">
              <w:rPr>
                <w:rFonts w:eastAsia="SimSun" w:hint="eastAsia"/>
                <w:color w:val="FF0000"/>
                <w:sz w:val="18"/>
              </w:rPr>
              <w:t>》</w:t>
            </w:r>
            <w:bookmarkStart w:id="306" w:name="_Toc310412640"/>
            <w:r>
              <w:rPr>
                <w:rFonts w:eastAsia="SimSun" w:hint="eastAsia"/>
                <w:color w:val="FF0000"/>
                <w:sz w:val="18"/>
              </w:rPr>
              <w:t>2.14</w:t>
            </w:r>
            <w:r w:rsidRPr="00265985">
              <w:rPr>
                <w:rFonts w:ascii="Times New Roman" w:eastAsia="SimHei" w:hAnsi="Times New Roman" w:hint="eastAsia"/>
                <w:sz w:val="18"/>
              </w:rPr>
              <w:t>取得机型的</w:t>
            </w:r>
            <w:r w:rsidRPr="00265985">
              <w:rPr>
                <w:rFonts w:ascii="Times New Roman" w:eastAsia="SimHei" w:hAnsi="Times New Roman" w:hint="eastAsia"/>
                <w:sz w:val="18"/>
              </w:rPr>
              <w:t>WRNT</w:t>
            </w:r>
            <w:bookmarkEnd w:id="306"/>
          </w:p>
        </w:tc>
      </w:tr>
      <w:tr w:rsidR="00FC1C28" w:rsidRPr="00EB03E9" w:rsidTr="005E2C2D">
        <w:tc>
          <w:tcPr>
            <w:tcW w:w="2786" w:type="dxa"/>
          </w:tcPr>
          <w:p w:rsidR="00FC1C28" w:rsidRPr="00EB03E9" w:rsidRDefault="00FC1C28" w:rsidP="000D3C40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lastRenderedPageBreak/>
              <w:t>2.</w:t>
            </w:r>
            <w:r w:rsidRPr="00EB03E9">
              <w:rPr>
                <w:rFonts w:eastAsia="SimSun" w:hint="eastAsia"/>
              </w:rPr>
              <w:t xml:space="preserve"> Get [</w:t>
            </w:r>
            <w:r>
              <w:rPr>
                <w:rFonts w:eastAsia="SimSun" w:hint="eastAsia"/>
              </w:rPr>
              <w:t>Region</w:t>
            </w:r>
            <w:r w:rsidRPr="00EB03E9">
              <w:rPr>
                <w:rFonts w:eastAsia="SimSun" w:hint="eastAsia"/>
              </w:rPr>
              <w:t>]</w:t>
            </w:r>
          </w:p>
        </w:tc>
        <w:tc>
          <w:tcPr>
            <w:tcW w:w="5576" w:type="dxa"/>
          </w:tcPr>
          <w:p w:rsidR="00FC1C28" w:rsidRDefault="00FC1C28" w:rsidP="007F1AE3">
            <w:pPr>
              <w:rPr>
                <w:rFonts w:ascii="Arial" w:hAnsi="Arial"/>
                <w:sz w:val="22"/>
              </w:rPr>
            </w:pPr>
            <w:r>
              <w:rPr>
                <w:rFonts w:eastAsia="SimSun" w:hint="eastAsia"/>
              </w:rPr>
              <w:t>Region</w:t>
            </w:r>
            <w:r>
              <w:rPr>
                <w:rFonts w:ascii="Arial" w:hAnsi="Arial" w:hint="eastAsia"/>
                <w:sz w:val="22"/>
              </w:rPr>
              <w:t>初始数据可以存放到</w:t>
            </w:r>
            <w:r>
              <w:rPr>
                <w:rFonts w:ascii="Arial" w:hAnsi="Arial"/>
                <w:sz w:val="22"/>
              </w:rPr>
              <w:t>Cons</w:t>
            </w:r>
            <w:r>
              <w:rPr>
                <w:rFonts w:ascii="Arial" w:hAnsi="Arial" w:hint="eastAsia"/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Value</w:t>
            </w:r>
            <w:r>
              <w:rPr>
                <w:rFonts w:ascii="Arial" w:hAnsi="Arial" w:hint="eastAsia"/>
                <w:sz w:val="22"/>
              </w:rPr>
              <w:t>, Type =</w:t>
            </w:r>
            <w:r>
              <w:rPr>
                <w:rFonts w:ascii="Arial" w:hAnsi="Arial"/>
                <w:sz w:val="22"/>
              </w:rPr>
              <w:t>’</w:t>
            </w:r>
            <w:r>
              <w:rPr>
                <w:rFonts w:eastAsia="SimSun" w:hint="eastAsia"/>
              </w:rPr>
              <w:t xml:space="preserve"> Region</w:t>
            </w:r>
            <w:r>
              <w:rPr>
                <w:rFonts w:ascii="Arial" w:hAnsi="Arial"/>
                <w:sz w:val="22"/>
              </w:rPr>
              <w:t>’</w:t>
            </w:r>
          </w:p>
          <w:p w:rsidR="00FC1C28" w:rsidRPr="000D3C40" w:rsidRDefault="00FC1C28" w:rsidP="0058741D">
            <w:pPr>
              <w:rPr>
                <w:rFonts w:eastAsia="SimSun"/>
                <w:color w:val="FF0000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初始数据</w:t>
            </w:r>
            <w:r>
              <w:rPr>
                <w:rFonts w:ascii="Arial" w:hAnsi="Arial"/>
                <w:sz w:val="22"/>
              </w:rPr>
              <w:t>ConsValue</w:t>
            </w:r>
            <w:r>
              <w:rPr>
                <w:rFonts w:ascii="Arial" w:hAnsi="Arial" w:hint="eastAsia"/>
                <w:sz w:val="22"/>
              </w:rPr>
              <w:t>.Name</w:t>
            </w:r>
            <w:r>
              <w:rPr>
                <w:rFonts w:ascii="Arial" w:eastAsia="SimSun" w:hAnsi="Arial" w:hint="eastAsia"/>
                <w:sz w:val="22"/>
              </w:rPr>
              <w:t xml:space="preserve"> </w:t>
            </w:r>
            <w:r w:rsidRPr="000D3C40">
              <w:rPr>
                <w:rFonts w:eastAsia="SimSun" w:hint="eastAsia"/>
                <w:color w:val="FF0000"/>
              </w:rPr>
              <w:t>目前只有</w:t>
            </w:r>
            <w:r>
              <w:rPr>
                <w:rFonts w:eastAsia="SimSun" w:hint="eastAsia"/>
                <w:color w:val="FF0000"/>
              </w:rPr>
              <w:t>B</w:t>
            </w:r>
            <w:r w:rsidRPr="000D3C40">
              <w:rPr>
                <w:rFonts w:eastAsia="SimSun" w:hint="eastAsia"/>
                <w:color w:val="FF0000"/>
              </w:rPr>
              <w:t>azil</w:t>
            </w:r>
            <w:r w:rsidRPr="000D3C40">
              <w:rPr>
                <w:rFonts w:eastAsia="SimSun" w:hint="eastAsia"/>
                <w:color w:val="FF0000"/>
              </w:rPr>
              <w:t>，</w:t>
            </w:r>
            <w:r>
              <w:rPr>
                <w:rFonts w:eastAsia="SimSun" w:hint="eastAsia"/>
                <w:color w:val="FF0000"/>
              </w:rPr>
              <w:t>默认选择空</w:t>
            </w:r>
          </w:p>
        </w:tc>
      </w:tr>
      <w:tr w:rsidR="00FC1C28" w:rsidRPr="00EB03E9" w:rsidTr="005E2C2D">
        <w:tc>
          <w:tcPr>
            <w:tcW w:w="2786" w:type="dxa"/>
          </w:tcPr>
          <w:p w:rsidR="00FC1C28" w:rsidRPr="00EB03E9" w:rsidRDefault="00FC1C28" w:rsidP="00DF2AB9">
            <w:pPr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1</w:t>
            </w:r>
            <w:r>
              <w:rPr>
                <w:rFonts w:eastAsia="SimSun" w:hint="eastAsia"/>
              </w:rPr>
              <w:t>0</w:t>
            </w:r>
            <w:r w:rsidRPr="00EB03E9">
              <w:rPr>
                <w:rFonts w:eastAsia="SimSun" w:hint="eastAsia"/>
              </w:rPr>
              <w:t>. SFC</w:t>
            </w:r>
          </w:p>
        </w:tc>
        <w:tc>
          <w:tcPr>
            <w:tcW w:w="5576" w:type="dxa"/>
          </w:tcPr>
          <w:p w:rsidR="00FC1C28" w:rsidRDefault="00FC1C28" w:rsidP="00DF58A2">
            <w:pPr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请参考</w:t>
            </w:r>
            <w:r w:rsidRPr="00EB03E9">
              <w:rPr>
                <w:rFonts w:eastAsia="SimSun" w:hint="eastAsia"/>
              </w:rPr>
              <w:t>&lt;&lt;</w:t>
            </w:r>
            <w:r w:rsidRPr="00DF58A2">
              <w:rPr>
                <w:rFonts w:eastAsia="SimSun" w:hint="eastAsia"/>
              </w:rPr>
              <w:t>CI-MES12-SPEC-Common-UC SFC.docx</w:t>
            </w:r>
            <w:r w:rsidRPr="00EB03E9">
              <w:rPr>
                <w:rFonts w:eastAsia="SimSun" w:hint="eastAsia"/>
              </w:rPr>
              <w:t>&gt;&gt;</w:t>
            </w:r>
          </w:p>
          <w:p w:rsidR="00FC1C28" w:rsidRPr="009D6779" w:rsidRDefault="0082277C" w:rsidP="00DF58A2">
            <w:pPr>
              <w:jc w:val="left"/>
              <w:rPr>
                <w:rFonts w:eastAsia="SimSun"/>
                <w:strike/>
                <w:color w:val="FF0000"/>
                <w:rPrChange w:id="307" w:author="Gao, Guan-Wei (高貫偉 ITC)" w:date="2012-05-30T10:11:00Z">
                  <w:rPr>
                    <w:rFonts w:eastAsia="SimSun"/>
                    <w:color w:val="FF0000"/>
                  </w:rPr>
                </w:rPrChange>
              </w:rPr>
            </w:pPr>
            <w:r w:rsidRPr="0082277C">
              <w:rPr>
                <w:rFonts w:eastAsia="SimSun"/>
                <w:strike/>
                <w:color w:val="FF0000"/>
                <w:rPrChange w:id="308" w:author="Gao, Guan-Wei (高貫偉 ITC)" w:date="2012-05-30T10:11:00Z">
                  <w:rPr>
                    <w:rFonts w:eastAsia="SimSun"/>
                    <w:color w:val="FF0000"/>
                    <w:u w:val="single"/>
                  </w:rPr>
                </w:rPrChange>
              </w:rPr>
              <w:t>1</w:t>
            </w:r>
            <w:r w:rsidRPr="0082277C">
              <w:rPr>
                <w:rFonts w:eastAsia="SimSun" w:hint="eastAsia"/>
                <w:strike/>
                <w:color w:val="FF0000"/>
                <w:rPrChange w:id="309" w:author="Gao, Guan-Wei (高貫偉 ITC)" w:date="2012-05-30T10:11:00Z">
                  <w:rPr>
                    <w:rFonts w:eastAsia="SimSun" w:hint="eastAsia"/>
                    <w:color w:val="FF0000"/>
                    <w:u w:val="single"/>
                  </w:rPr>
                </w:rPrChange>
              </w:rPr>
              <w:t>）目前接受</w:t>
            </w:r>
            <w:r w:rsidRPr="0082277C">
              <w:rPr>
                <w:rFonts w:eastAsia="SimSun"/>
                <w:strike/>
                <w:color w:val="FF0000"/>
                <w:rPrChange w:id="310" w:author="Gao, Guan-Wei (高貫偉 ITC)" w:date="2012-05-30T10:11:00Z">
                  <w:rPr>
                    <w:rFonts w:eastAsia="SimSun"/>
                    <w:color w:val="FF0000"/>
                    <w:u w:val="single"/>
                  </w:rPr>
                </w:rPrChange>
              </w:rPr>
              <w:t>WC=15</w:t>
            </w:r>
            <w:r w:rsidRPr="0082277C">
              <w:rPr>
                <w:rFonts w:eastAsia="SimSun" w:hint="eastAsia"/>
                <w:strike/>
                <w:color w:val="FF0000"/>
                <w:rPrChange w:id="311" w:author="Gao, Guan-Wei (高貫偉 ITC)" w:date="2012-05-30T10:11:00Z">
                  <w:rPr>
                    <w:rFonts w:eastAsia="SimSun" w:hint="eastAsia"/>
                    <w:color w:val="FF0000"/>
                    <w:u w:val="single"/>
                  </w:rPr>
                </w:rPrChange>
              </w:rPr>
              <w:t>和</w:t>
            </w:r>
            <w:r w:rsidRPr="0082277C">
              <w:rPr>
                <w:rFonts w:eastAsia="SimSun"/>
                <w:strike/>
                <w:color w:val="FF0000"/>
                <w:rPrChange w:id="312" w:author="Gao, Guan-Wei (高貫偉 ITC)" w:date="2012-05-30T10:11:00Z">
                  <w:rPr>
                    <w:rFonts w:eastAsia="SimSun"/>
                    <w:color w:val="FF0000"/>
                    <w:u w:val="single"/>
                  </w:rPr>
                </w:rPrChange>
              </w:rPr>
              <w:t>WC=1A   Status=1</w:t>
            </w:r>
          </w:p>
          <w:p w:rsidR="00FC1C28" w:rsidRDefault="00FC1C28" w:rsidP="00DF58A2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  <w:color w:val="FF0000"/>
              </w:rPr>
              <w:t>2</w:t>
            </w:r>
            <w:r>
              <w:rPr>
                <w:rFonts w:eastAsia="SimSun" w:hint="eastAsia"/>
                <w:color w:val="FF0000"/>
              </w:rPr>
              <w:t>）同时</w:t>
            </w:r>
            <w:r>
              <w:rPr>
                <w:rFonts w:eastAsia="SimSun" w:hint="eastAsia"/>
              </w:rPr>
              <w:t>如果</w:t>
            </w:r>
            <w:r>
              <w:rPr>
                <w:rFonts w:eastAsia="SimSun" w:hint="eastAsia"/>
              </w:rPr>
              <w:t>For PC</w:t>
            </w:r>
            <w:r>
              <w:rPr>
                <w:rFonts w:eastAsia="SimSun" w:hint="eastAsia"/>
              </w:rPr>
              <w:t>需要检查</w:t>
            </w:r>
            <w:r>
              <w:rPr>
                <w:rFonts w:eastAsia="SimSun" w:hint="eastAsia"/>
              </w:rPr>
              <w:t>MB</w:t>
            </w:r>
            <w:r>
              <w:rPr>
                <w:rFonts w:eastAsia="SimSun" w:hint="eastAsia"/>
              </w:rPr>
              <w:t>是否是</w:t>
            </w:r>
            <w:r>
              <w:rPr>
                <w:rFonts w:eastAsia="SimSun" w:hint="eastAsia"/>
              </w:rPr>
              <w:t>PC MB</w:t>
            </w:r>
          </w:p>
          <w:p w:rsidR="00FC1C28" w:rsidRDefault="00FC1C28" w:rsidP="00DF58A2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提示“</w:t>
            </w:r>
            <w:r>
              <w:rPr>
                <w:rFonts w:eastAsia="SimSun" w:hint="eastAsia"/>
              </w:rPr>
              <w:t>Error,</w:t>
            </w:r>
            <w:r>
              <w:rPr>
                <w:rFonts w:eastAsia="SimSun" w:hint="eastAsia"/>
              </w:rPr>
              <w:t>非</w:t>
            </w:r>
            <w:r>
              <w:rPr>
                <w:rFonts w:eastAsia="SimSun" w:hint="eastAsia"/>
              </w:rPr>
              <w:t>PC MB</w:t>
            </w:r>
            <w:r>
              <w:rPr>
                <w:rFonts w:eastAsia="SimSun" w:hint="eastAsia"/>
              </w:rPr>
              <w:t>”</w:t>
            </w:r>
          </w:p>
          <w:p w:rsidR="00FC1C28" w:rsidRDefault="00FC1C28" w:rsidP="0093632F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  <w:color w:val="FF0000"/>
              </w:rPr>
              <w:t>３）同时</w:t>
            </w:r>
            <w:r>
              <w:rPr>
                <w:rFonts w:eastAsia="SimSun" w:hint="eastAsia"/>
              </w:rPr>
              <w:t>如果</w:t>
            </w:r>
            <w:r>
              <w:rPr>
                <w:rFonts w:eastAsia="SimSun" w:hint="eastAsia"/>
              </w:rPr>
              <w:t>For RCTO</w:t>
            </w:r>
            <w:r>
              <w:rPr>
                <w:rFonts w:eastAsia="SimSun" w:hint="eastAsia"/>
              </w:rPr>
              <w:t>需要检查</w:t>
            </w:r>
            <w:r>
              <w:rPr>
                <w:rFonts w:eastAsia="SimSun" w:hint="eastAsia"/>
              </w:rPr>
              <w:t>MB</w:t>
            </w:r>
            <w:r>
              <w:rPr>
                <w:rFonts w:eastAsia="SimSun" w:hint="eastAsia"/>
              </w:rPr>
              <w:t>是否是ＲＣＴＯ　ＭＢ</w:t>
            </w:r>
          </w:p>
          <w:p w:rsidR="00FC1C28" w:rsidRDefault="00FC1C28" w:rsidP="0093632F">
            <w:pPr>
              <w:jc w:val="left"/>
              <w:rPr>
                <w:ins w:id="313" w:author="Gao, Guan-Wei (高貫偉 ITC)" w:date="2012-05-30T10:28:00Z"/>
              </w:rPr>
            </w:pPr>
            <w:r>
              <w:rPr>
                <w:rFonts w:eastAsia="SimSun" w:hint="eastAsia"/>
              </w:rPr>
              <w:t>提示“</w:t>
            </w:r>
            <w:r>
              <w:rPr>
                <w:rFonts w:eastAsia="SimSun" w:hint="eastAsia"/>
              </w:rPr>
              <w:t>Error,</w:t>
            </w:r>
            <w:r>
              <w:rPr>
                <w:rFonts w:eastAsia="SimSun" w:hint="eastAsia"/>
              </w:rPr>
              <w:t>非</w:t>
            </w:r>
            <w:r>
              <w:rPr>
                <w:rFonts w:eastAsia="SimSun" w:hint="eastAsia"/>
              </w:rPr>
              <w:t>RCTO MB</w:t>
            </w:r>
            <w:r>
              <w:rPr>
                <w:rFonts w:eastAsia="SimSun" w:hint="eastAsia"/>
              </w:rPr>
              <w:t>”</w:t>
            </w:r>
          </w:p>
          <w:p w:rsidR="00FC1C28" w:rsidRPr="00B03882" w:rsidRDefault="00FC1C28" w:rsidP="0093632F">
            <w:pPr>
              <w:jc w:val="left"/>
              <w:rPr>
                <w:rPrChange w:id="314" w:author="Gao, Guan-Wei (高貫偉 ITC)" w:date="2012-05-30T10:28:00Z">
                  <w:rPr>
                    <w:rFonts w:eastAsia="SimSun"/>
                  </w:rPr>
                </w:rPrChange>
              </w:rPr>
            </w:pPr>
            <w:ins w:id="315" w:author="Gao, Guan-Wei (高貫偉 ITC)" w:date="2012-05-30T10:28:00Z">
              <w:r>
                <w:rPr>
                  <w:rFonts w:hint="eastAsia"/>
                </w:rPr>
                <w:t>4</w:t>
              </w:r>
              <w:r>
                <w:rPr>
                  <w:rFonts w:hint="eastAsia"/>
                </w:rPr>
                <w:t>）如果</w:t>
              </w:r>
              <w:r>
                <w:rPr>
                  <w:rFonts w:hint="eastAsia"/>
                </w:rPr>
                <w:t>For Fru</w:t>
              </w:r>
              <w:r>
                <w:rPr>
                  <w:rFonts w:hint="eastAsia"/>
                </w:rPr>
                <w:t>，检查</w:t>
              </w:r>
              <w:r>
                <w:rPr>
                  <w:rFonts w:hint="eastAsia"/>
                </w:rPr>
                <w:t>MB</w:t>
              </w:r>
              <w:r>
                <w:rPr>
                  <w:rFonts w:hint="eastAsia"/>
                </w:rPr>
                <w:t>是否是</w:t>
              </w:r>
              <w:r>
                <w:rPr>
                  <w:rFonts w:hint="eastAsia"/>
                </w:rPr>
                <w:t>Fru MB</w:t>
              </w:r>
              <w:r>
                <w:rPr>
                  <w:rFonts w:hint="eastAsia"/>
                </w:rPr>
                <w:t>，若否，则提示：“</w:t>
              </w:r>
              <w:r>
                <w:rPr>
                  <w:rFonts w:hint="eastAsia"/>
                </w:rPr>
                <w:t>Error</w:t>
              </w:r>
              <w:r>
                <w:rPr>
                  <w:rFonts w:hint="eastAsia"/>
                </w:rPr>
                <w:t>，非</w:t>
              </w:r>
              <w:r>
                <w:rPr>
                  <w:rFonts w:hint="eastAsia"/>
                </w:rPr>
                <w:t>Fru MB</w:t>
              </w:r>
              <w:r>
                <w:rPr>
                  <w:rFonts w:hint="eastAsia"/>
                </w:rPr>
                <w:t>”</w:t>
              </w:r>
            </w:ins>
          </w:p>
          <w:p w:rsidR="00FC1C28" w:rsidRPr="009D6779" w:rsidRDefault="0082277C" w:rsidP="004A2633">
            <w:pPr>
              <w:jc w:val="left"/>
              <w:rPr>
                <w:b/>
                <w:color w:val="FF0000"/>
                <w:rPrChange w:id="316" w:author="Gao, Guan-Wei (高貫偉 ITC)" w:date="2012-05-30T10:10:00Z">
                  <w:rPr>
                    <w:rFonts w:eastAsia="SimSun"/>
                    <w:color w:val="FF0000"/>
                  </w:rPr>
                </w:rPrChange>
              </w:rPr>
            </w:pPr>
            <w:r w:rsidRPr="0082277C">
              <w:rPr>
                <w:rFonts w:eastAsia="SimSun" w:hint="eastAsia"/>
                <w:b/>
                <w:color w:val="FF0000"/>
                <w:highlight w:val="cyan"/>
                <w:rPrChange w:id="317" w:author="Gao, Guan-Wei (高貫偉 ITC)" w:date="2012-05-30T10:14:00Z">
                  <w:rPr>
                    <w:rFonts w:eastAsia="SimSun" w:hint="eastAsia"/>
                    <w:color w:val="FF0000"/>
                    <w:u w:val="single"/>
                  </w:rPr>
                </w:rPrChange>
              </w:rPr>
              <w:t>参考《</w:t>
            </w:r>
            <w:r w:rsidRPr="0082277C">
              <w:rPr>
                <w:rFonts w:ascii="Arial" w:hAnsi="Arial" w:cs="Arial"/>
                <w:b/>
                <w:bCs/>
                <w:highlight w:val="cyan"/>
                <w:rPrChange w:id="318" w:author="Gao, Guan-Wei (高貫偉 ITC)" w:date="2012-05-30T10:14:00Z">
                  <w:rPr>
                    <w:rFonts w:ascii="Arial" w:hAnsi="Arial" w:cs="Arial"/>
                    <w:bCs/>
                    <w:color w:val="0000FF" w:themeColor="hyperlink"/>
                    <w:u w:val="single"/>
                  </w:rPr>
                </w:rPrChange>
              </w:rPr>
              <w:t xml:space="preserve">CI-MES12-SPEC-Common-UC </w:t>
            </w:r>
            <w:r w:rsidRPr="0082277C">
              <w:rPr>
                <w:rFonts w:eastAsia="SimSun"/>
                <w:b/>
                <w:color w:val="FF0000"/>
                <w:sz w:val="18"/>
                <w:highlight w:val="cyan"/>
                <w:rPrChange w:id="319" w:author="Gao, Guan-Wei (高貫偉 ITC)" w:date="2012-05-30T10:14:00Z">
                  <w:rPr>
                    <w:rFonts w:eastAsia="SimSun"/>
                    <w:color w:val="FF0000"/>
                    <w:sz w:val="18"/>
                    <w:u w:val="single"/>
                  </w:rPr>
                </w:rPrChange>
              </w:rPr>
              <w:t>Common Rule.</w:t>
            </w:r>
            <w:r w:rsidRPr="0082277C">
              <w:rPr>
                <w:rFonts w:ascii="Arial" w:hAnsi="Arial" w:cs="Arial"/>
                <w:b/>
                <w:bCs/>
                <w:highlight w:val="cyan"/>
                <w:rPrChange w:id="320" w:author="Gao, Guan-Wei (高貫偉 ITC)" w:date="2012-05-30T10:14:00Z">
                  <w:rPr>
                    <w:rFonts w:ascii="Arial" w:hAnsi="Arial" w:cs="Arial"/>
                    <w:bCs/>
                    <w:color w:val="0000FF" w:themeColor="hyperlink"/>
                    <w:u w:val="single"/>
                  </w:rPr>
                </w:rPrChange>
              </w:rPr>
              <w:t>.docx</w:t>
            </w:r>
            <w:r w:rsidRPr="0082277C">
              <w:rPr>
                <w:rFonts w:eastAsia="SimSun" w:hint="eastAsia"/>
                <w:b/>
                <w:color w:val="FF0000"/>
                <w:highlight w:val="cyan"/>
                <w:rPrChange w:id="321" w:author="Gao, Guan-Wei (高貫偉 ITC)" w:date="2012-05-30T10:14:00Z">
                  <w:rPr>
                    <w:rFonts w:eastAsia="SimSun" w:hint="eastAsia"/>
                    <w:color w:val="FF0000"/>
                    <w:u w:val="single"/>
                  </w:rPr>
                </w:rPrChange>
              </w:rPr>
              <w:t>》</w:t>
            </w:r>
            <w:r w:rsidRPr="0082277C">
              <w:rPr>
                <w:rFonts w:eastAsia="SimSun"/>
                <w:b/>
                <w:color w:val="FF0000"/>
                <w:highlight w:val="cyan"/>
                <w:rPrChange w:id="322" w:author="Gao, Guan-Wei (高貫偉 ITC)" w:date="2012-05-30T10:14:00Z">
                  <w:rPr>
                    <w:rFonts w:eastAsia="SimSun"/>
                    <w:color w:val="FF0000"/>
                    <w:u w:val="single"/>
                  </w:rPr>
                </w:rPrChange>
              </w:rPr>
              <w:t>2.16</w:t>
            </w:r>
            <w:ins w:id="323" w:author="Gao, Guan-Wei (高貫偉 ITC)" w:date="2012-05-30T10:10:00Z">
              <w:r w:rsidRPr="0082277C">
                <w:rPr>
                  <w:b/>
                  <w:color w:val="FF0000"/>
                  <w:highlight w:val="cyan"/>
                  <w:rPrChange w:id="324" w:author="Gao, Guan-Wei (高貫偉 ITC)" w:date="2012-05-30T10:14:00Z">
                    <w:rPr>
                      <w:b/>
                      <w:color w:val="FF0000"/>
                      <w:u w:val="single"/>
                    </w:rPr>
                  </w:rPrChange>
                </w:rPr>
                <w:t xml:space="preserve"> </w:t>
              </w:r>
              <w:r w:rsidRPr="0082277C">
                <w:rPr>
                  <w:rFonts w:hint="eastAsia"/>
                  <w:b/>
                  <w:color w:val="FF0000"/>
                  <w:highlight w:val="cyan"/>
                  <w:rPrChange w:id="325" w:author="Gao, Guan-Wei (高貫偉 ITC)" w:date="2012-05-30T10:14:00Z">
                    <w:rPr>
                      <w:rFonts w:hint="eastAsia"/>
                      <w:b/>
                      <w:color w:val="FF0000"/>
                      <w:u w:val="single"/>
                    </w:rPr>
                  </w:rPrChange>
                </w:rPr>
                <w:t>有更动</w:t>
              </w:r>
              <w:r w:rsidRPr="0082277C">
                <w:rPr>
                  <w:b/>
                  <w:color w:val="FF0000"/>
                  <w:highlight w:val="cyan"/>
                  <w:rPrChange w:id="326" w:author="Gao, Guan-Wei (高貫偉 ITC)" w:date="2012-05-30T10:14:00Z">
                    <w:rPr>
                      <w:b/>
                      <w:color w:val="FF0000"/>
                      <w:u w:val="single"/>
                    </w:rPr>
                  </w:rPrChange>
                </w:rPr>
                <w:t>PhaseII[RCTO] Update</w:t>
              </w:r>
            </w:ins>
          </w:p>
        </w:tc>
      </w:tr>
      <w:tr w:rsidR="00FC1C28" w:rsidRPr="00EB03E9" w:rsidTr="005E2C2D">
        <w:tc>
          <w:tcPr>
            <w:tcW w:w="2786" w:type="dxa"/>
          </w:tcPr>
          <w:p w:rsidR="00FC1C28" w:rsidRPr="00EB03E9" w:rsidRDefault="00FC1C28" w:rsidP="006917EA">
            <w:pPr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1</w:t>
            </w:r>
            <w:r>
              <w:rPr>
                <w:rFonts w:eastAsia="SimSun" w:hint="eastAsia"/>
              </w:rPr>
              <w:t>1</w:t>
            </w:r>
            <w:r w:rsidRPr="00EB03E9">
              <w:rPr>
                <w:rFonts w:eastAsia="SimSun" w:hint="eastAsia"/>
              </w:rPr>
              <w:t>. Check [MB SNo]</w:t>
            </w:r>
          </w:p>
        </w:tc>
        <w:tc>
          <w:tcPr>
            <w:tcW w:w="5576" w:type="dxa"/>
          </w:tcPr>
          <w:p w:rsidR="00FC1C28" w:rsidRPr="001D7402" w:rsidRDefault="00FC1C28" w:rsidP="001D7402">
            <w:pPr>
              <w:pStyle w:val="ab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int="eastAsia"/>
              </w:rPr>
              <w:t>如果</w:t>
            </w:r>
            <w:r w:rsidRPr="002A3C01">
              <w:rPr>
                <w:rFonts w:ascii="Arial" w:eastAsia="SimSun" w:hint="eastAsia"/>
              </w:rPr>
              <w:t>存在重复的</w:t>
            </w:r>
            <w:r w:rsidRPr="002A3C01">
              <w:rPr>
                <w:rFonts w:ascii="Arial" w:eastAsia="SimSun" w:hAnsi="Arial"/>
              </w:rPr>
              <w:t>MB SNo</w:t>
            </w:r>
            <w:r>
              <w:rPr>
                <w:rFonts w:ascii="Arial" w:eastAsia="SimSun" w:hAnsi="Arial" w:hint="eastAsia"/>
              </w:rPr>
              <w:t>，则提示</w:t>
            </w:r>
            <w:r>
              <w:rPr>
                <w:rFonts w:ascii="Arial" w:eastAsia="SimSun" w:hAnsi="Arial"/>
              </w:rPr>
              <w:t>”</w:t>
            </w:r>
            <w:r>
              <w:rPr>
                <w:rFonts w:ascii="Arial" w:eastAsia="SimSun" w:hAnsi="Arial" w:hint="eastAsia"/>
              </w:rPr>
              <w:t>此</w:t>
            </w:r>
            <w:r>
              <w:rPr>
                <w:rFonts w:ascii="Arial" w:eastAsia="SimSun" w:hAnsi="Arial" w:hint="eastAsia"/>
              </w:rPr>
              <w:t>MB</w:t>
            </w:r>
            <w:r>
              <w:rPr>
                <w:rFonts w:ascii="Arial" w:eastAsia="SimSun" w:hAnsi="Arial" w:hint="eastAsia"/>
              </w:rPr>
              <w:t>已打印</w:t>
            </w:r>
            <w:r>
              <w:rPr>
                <w:rFonts w:ascii="Arial" w:eastAsia="SimSun" w:hAnsi="Arial" w:hint="eastAsia"/>
              </w:rPr>
              <w:t>Shipping Label</w:t>
            </w:r>
            <w:r>
              <w:rPr>
                <w:rFonts w:ascii="Arial" w:eastAsia="SimSun" w:hAnsi="Arial"/>
              </w:rPr>
              <w:t>”</w:t>
            </w:r>
          </w:p>
          <w:p w:rsidR="00FC1C28" w:rsidRPr="001D7402" w:rsidRDefault="00FC1C28" w:rsidP="001D7402">
            <w:pPr>
              <w:pStyle w:val="ab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int="eastAsia"/>
              </w:rPr>
              <w:t>如果</w:t>
            </w:r>
            <w:r w:rsidRPr="002A3C01">
              <w:rPr>
                <w:rFonts w:ascii="Arial" w:eastAsia="SimSun" w:hint="eastAsia"/>
              </w:rPr>
              <w:t>存在重复的</w:t>
            </w:r>
            <w:r w:rsidRPr="002A3C01">
              <w:rPr>
                <w:rFonts w:ascii="Arial" w:eastAsia="SimSun" w:hAnsi="Arial"/>
              </w:rPr>
              <w:t>MAC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则提示</w:t>
            </w:r>
            <w:r>
              <w:rPr>
                <w:rFonts w:ascii="Arial" w:eastAsia="SimSun" w:hAnsi="Arial"/>
              </w:rPr>
              <w:t>”</w:t>
            </w:r>
            <w:r>
              <w:rPr>
                <w:rFonts w:ascii="Arial" w:eastAsia="SimSun" w:hAnsi="Arial" w:hint="eastAsia"/>
              </w:rPr>
              <w:t>MAC</w:t>
            </w:r>
            <w:r>
              <w:rPr>
                <w:rFonts w:ascii="Arial" w:eastAsia="SimSun" w:hAnsi="Arial" w:hint="eastAsia"/>
              </w:rPr>
              <w:t>重复</w:t>
            </w:r>
            <w:r>
              <w:rPr>
                <w:rFonts w:ascii="Arial" w:eastAsia="SimSun" w:hAnsi="Arial"/>
              </w:rPr>
              <w:t>”</w:t>
            </w:r>
          </w:p>
          <w:p w:rsidR="00FC1C28" w:rsidRPr="002A3C01" w:rsidRDefault="00FC1C28" w:rsidP="00DF2AB9">
            <w:pPr>
              <w:jc w:val="left"/>
              <w:rPr>
                <w:rFonts w:ascii="Arial" w:eastAsia="SimSun" w:hAnsi="Arial"/>
              </w:rPr>
            </w:pPr>
            <w:r w:rsidRPr="002A3C01">
              <w:rPr>
                <w:rFonts w:ascii="Arial" w:eastAsia="SimSun" w:hint="eastAsia"/>
              </w:rPr>
              <w:t>参考下列</w:t>
            </w:r>
            <w:r w:rsidRPr="002A3C01">
              <w:rPr>
                <w:rFonts w:ascii="Arial" w:eastAsia="SimSun" w:hAnsi="Arial"/>
              </w:rPr>
              <w:t>Tables</w:t>
            </w:r>
            <w:r w:rsidRPr="002A3C01">
              <w:rPr>
                <w:rFonts w:ascii="Arial" w:eastAsia="SimSun" w:hint="eastAsia"/>
              </w:rPr>
              <w:t>：</w:t>
            </w:r>
          </w:p>
          <w:p w:rsidR="00FC1C28" w:rsidRPr="002A3C01" w:rsidRDefault="00FC1C28" w:rsidP="00DF2AB9">
            <w:pPr>
              <w:jc w:val="left"/>
              <w:rPr>
                <w:rFonts w:ascii="Arial" w:eastAsia="SimSun" w:hAnsi="Arial"/>
                <w:color w:val="FF0000"/>
              </w:rPr>
            </w:pPr>
            <w:r w:rsidRPr="002A3C01">
              <w:rPr>
                <w:rFonts w:ascii="Arial" w:eastAsia="SimSun" w:hAnsi="Arial"/>
              </w:rPr>
              <w:t>[</w:t>
            </w:r>
            <w:r>
              <w:rPr>
                <w:rFonts w:ascii="Arial" w:eastAsia="SimSun" w:hAnsi="Arial" w:hint="eastAsia"/>
              </w:rPr>
              <w:t>Proudct</w:t>
            </w:r>
            <w:r w:rsidRPr="002A3C01">
              <w:rPr>
                <w:rFonts w:ascii="Arial" w:eastAsia="SimSun" w:hAnsi="Arial"/>
              </w:rPr>
              <w:t>]</w:t>
            </w:r>
          </w:p>
          <w:p w:rsidR="00FC1C28" w:rsidRPr="002A3C01" w:rsidRDefault="00FC1C28" w:rsidP="00DF2AB9">
            <w:pPr>
              <w:jc w:val="left"/>
              <w:rPr>
                <w:rFonts w:ascii="Arial" w:eastAsia="SimSun" w:hAnsi="Arial"/>
              </w:rPr>
            </w:pPr>
          </w:p>
        </w:tc>
      </w:tr>
      <w:tr w:rsidR="00FC1C28" w:rsidRPr="00EB03E9" w:rsidTr="005E2C2D">
        <w:tc>
          <w:tcPr>
            <w:tcW w:w="2786" w:type="dxa"/>
          </w:tcPr>
          <w:p w:rsidR="00FC1C28" w:rsidRPr="00EB03E9" w:rsidRDefault="00FC1C28" w:rsidP="00DF2AB9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12</w:t>
            </w:r>
            <w:r w:rsidRPr="00EB03E9">
              <w:rPr>
                <w:rFonts w:eastAsia="SimSun" w:hint="eastAsia"/>
              </w:rPr>
              <w:t>. Get MB Information</w:t>
            </w:r>
          </w:p>
        </w:tc>
        <w:tc>
          <w:tcPr>
            <w:tcW w:w="5576" w:type="dxa"/>
          </w:tcPr>
          <w:p w:rsidR="00FC1C28" w:rsidRPr="00EB03E9" w:rsidRDefault="00FC1C28" w:rsidP="00DF2AB9">
            <w:pPr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MB Information: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/>
            </w:tblPr>
            <w:tblGrid>
              <w:gridCol w:w="1562"/>
              <w:gridCol w:w="3741"/>
            </w:tblGrid>
            <w:tr w:rsidR="00FC1C28" w:rsidRPr="00EB03E9" w:rsidTr="00DF2AB9">
              <w:tc>
                <w:tcPr>
                  <w:tcW w:w="1562" w:type="dxa"/>
                  <w:shd w:val="clear" w:color="auto" w:fill="C4BC96" w:themeFill="background2" w:themeFillShade="BF"/>
                </w:tcPr>
                <w:p w:rsidR="00FC1C28" w:rsidRPr="00EB03E9" w:rsidRDefault="00FC1C28" w:rsidP="00DF2AB9">
                  <w:pPr>
                    <w:jc w:val="left"/>
                    <w:rPr>
                      <w:rFonts w:eastAsia="SimSun"/>
                    </w:rPr>
                  </w:pPr>
                  <w:r w:rsidRPr="00EB03E9">
                    <w:rPr>
                      <w:rFonts w:eastAsia="SimSun" w:hint="eastAsia"/>
                    </w:rPr>
                    <w:t>Display Name</w:t>
                  </w:r>
                </w:p>
              </w:tc>
              <w:tc>
                <w:tcPr>
                  <w:tcW w:w="3741" w:type="dxa"/>
                  <w:shd w:val="clear" w:color="auto" w:fill="C4BC96" w:themeFill="background2" w:themeFillShade="BF"/>
                </w:tcPr>
                <w:p w:rsidR="00FC1C28" w:rsidRPr="00EB03E9" w:rsidRDefault="00FC1C28" w:rsidP="00DF2AB9">
                  <w:pPr>
                    <w:jc w:val="left"/>
                    <w:rPr>
                      <w:rFonts w:eastAsia="SimSun"/>
                    </w:rPr>
                  </w:pPr>
                  <w:r w:rsidRPr="00EB03E9">
                    <w:rPr>
                      <w:rFonts w:eastAsia="SimSun" w:hint="eastAsia"/>
                    </w:rPr>
                    <w:t>Definition</w:t>
                  </w:r>
                </w:p>
              </w:tc>
            </w:tr>
            <w:tr w:rsidR="00FC1C28" w:rsidRPr="00EB03E9" w:rsidTr="00DF2AB9">
              <w:tc>
                <w:tcPr>
                  <w:tcW w:w="1562" w:type="dxa"/>
                </w:tcPr>
                <w:p w:rsidR="00FC1C28" w:rsidRPr="00340D0B" w:rsidRDefault="00FC1C28" w:rsidP="00DF2AB9">
                  <w:pPr>
                    <w:jc w:val="left"/>
                    <w:rPr>
                      <w:rFonts w:eastAsia="SimSun"/>
                      <w:color w:val="FF0000"/>
                    </w:rPr>
                  </w:pPr>
                  <w:r w:rsidRPr="00340D0B">
                    <w:rPr>
                      <w:rFonts w:eastAsia="SimSun" w:hint="eastAsia"/>
                      <w:color w:val="FF0000"/>
                    </w:rPr>
                    <w:t>MB SN</w:t>
                  </w:r>
                </w:p>
              </w:tc>
              <w:tc>
                <w:tcPr>
                  <w:tcW w:w="3741" w:type="dxa"/>
                </w:tcPr>
                <w:p w:rsidR="00FC1C28" w:rsidRPr="00340D0B" w:rsidRDefault="00FC1C28" w:rsidP="00DF2AB9">
                  <w:pPr>
                    <w:jc w:val="left"/>
                    <w:rPr>
                      <w:rFonts w:eastAsia="SimSun"/>
                      <w:color w:val="FF0000"/>
                    </w:rPr>
                  </w:pPr>
                  <w:r w:rsidRPr="00340D0B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  <w:t>PCB.</w:t>
                  </w:r>
                  <w:r w:rsidRPr="00340D0B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PCBNo</w:t>
                  </w:r>
                </w:p>
              </w:tc>
            </w:tr>
            <w:tr w:rsidR="00FC1C28" w:rsidRPr="00EB03E9" w:rsidTr="00DF2AB9">
              <w:tc>
                <w:tcPr>
                  <w:tcW w:w="1562" w:type="dxa"/>
                </w:tcPr>
                <w:p w:rsidR="00FC1C28" w:rsidRPr="00340D0B" w:rsidRDefault="00FC1C28" w:rsidP="00DF2AB9">
                  <w:pPr>
                    <w:jc w:val="left"/>
                    <w:rPr>
                      <w:rFonts w:eastAsia="SimSun"/>
                      <w:color w:val="FF0000"/>
                    </w:rPr>
                  </w:pPr>
                  <w:r w:rsidRPr="00340D0B">
                    <w:rPr>
                      <w:rFonts w:eastAsia="SimSun" w:hint="eastAsia"/>
                      <w:color w:val="FF0000"/>
                    </w:rPr>
                    <w:t>Product Model</w:t>
                  </w:r>
                </w:p>
              </w:tc>
              <w:tc>
                <w:tcPr>
                  <w:tcW w:w="3741" w:type="dxa"/>
                </w:tcPr>
                <w:p w:rsidR="00FC1C28" w:rsidRPr="00340D0B" w:rsidRDefault="00FC1C28" w:rsidP="00DF2AB9">
                  <w:pPr>
                    <w:jc w:val="left"/>
                    <w:rPr>
                      <w:rFonts w:eastAsia="SimSun"/>
                      <w:color w:val="FF0000"/>
                    </w:rPr>
                  </w:pPr>
                  <w:r w:rsidRPr="00340D0B">
                    <w:rPr>
                      <w:rFonts w:eastAsia="SimSun" w:hint="eastAsia"/>
                      <w:color w:val="FF0000"/>
                    </w:rPr>
                    <w:t>Model.Model</w:t>
                  </w:r>
                </w:p>
              </w:tc>
            </w:tr>
            <w:tr w:rsidR="00FC1C28" w:rsidRPr="00EB03E9" w:rsidTr="00DF2AB9">
              <w:tc>
                <w:tcPr>
                  <w:tcW w:w="1562" w:type="dxa"/>
                </w:tcPr>
                <w:p w:rsidR="00FC1C28" w:rsidRPr="00EB03E9" w:rsidRDefault="00FC1C28" w:rsidP="00DF2AB9">
                  <w:pPr>
                    <w:jc w:val="left"/>
                    <w:rPr>
                      <w:rFonts w:eastAsia="SimSun"/>
                    </w:rPr>
                  </w:pPr>
                  <w:r w:rsidRPr="00EB03E9">
                    <w:rPr>
                      <w:rFonts w:eastAsia="SimSun" w:hint="eastAsia"/>
                    </w:rPr>
                    <w:t>Family</w:t>
                  </w:r>
                </w:p>
              </w:tc>
              <w:tc>
                <w:tcPr>
                  <w:tcW w:w="3741" w:type="dxa"/>
                </w:tcPr>
                <w:p w:rsidR="00FC1C28" w:rsidRPr="00EB03E9" w:rsidRDefault="00FC1C28" w:rsidP="00DF2AB9">
                  <w:pPr>
                    <w:jc w:val="left"/>
                    <w:rPr>
                      <w:rFonts w:eastAsia="SimSun"/>
                    </w:rPr>
                  </w:pPr>
                  <w:r>
                    <w:rPr>
                      <w:rFonts w:eastAsia="SimSun" w:hint="eastAsia"/>
                    </w:rPr>
                    <w:t>Part</w:t>
                  </w:r>
                  <w:r>
                    <w:rPr>
                      <w:rFonts w:eastAsia="SimSun"/>
                    </w:rPr>
                    <w:t>.Descr(PartNo=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  <w:t>PCB.</w:t>
                  </w:r>
                  <w:r>
                    <w:rPr>
                      <w:rFonts w:eastAsia="SimSun" w:hint="eastAsia"/>
                    </w:rPr>
                    <w:t>PCBModelID</w:t>
                  </w:r>
                  <w:r>
                    <w:rPr>
                      <w:rFonts w:eastAsia="SimSun"/>
                    </w:rPr>
                    <w:t>)</w:t>
                  </w:r>
                </w:p>
              </w:tc>
            </w:tr>
            <w:tr w:rsidR="00FC1C28" w:rsidRPr="00EB03E9" w:rsidTr="00DF2AB9">
              <w:tc>
                <w:tcPr>
                  <w:tcW w:w="1562" w:type="dxa"/>
                </w:tcPr>
                <w:p w:rsidR="00FC1C28" w:rsidRPr="00EB03E9" w:rsidRDefault="00FC1C28" w:rsidP="00DF2AB9">
                  <w:pPr>
                    <w:jc w:val="left"/>
                    <w:rPr>
                      <w:rFonts w:eastAsia="SimSun"/>
                    </w:rPr>
                  </w:pPr>
                  <w:r w:rsidRPr="00F6027F">
                    <w:rPr>
                      <w:rFonts w:eastAsia="SimSun" w:hint="eastAsia"/>
                      <w:color w:val="FF0000"/>
                    </w:rPr>
                    <w:t xml:space="preserve">PCB </w:t>
                  </w:r>
                  <w:r>
                    <w:rPr>
                      <w:rFonts w:eastAsia="SimSun" w:hint="eastAsia"/>
                    </w:rPr>
                    <w:t>Model</w:t>
                  </w:r>
                </w:p>
              </w:tc>
              <w:tc>
                <w:tcPr>
                  <w:tcW w:w="3741" w:type="dxa"/>
                </w:tcPr>
                <w:p w:rsidR="00FC1C28" w:rsidRDefault="00FC1C28" w:rsidP="00DF2AB9">
                  <w:pPr>
                    <w:jc w:val="left"/>
                    <w:rPr>
                      <w:rFonts w:eastAsia="SimSun"/>
                    </w:rPr>
                  </w:pPr>
                  <w:r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  <w:t>PCB.</w:t>
                  </w:r>
                  <w:r>
                    <w:rPr>
                      <w:rFonts w:eastAsia="SimSun" w:hint="eastAsia"/>
                    </w:rPr>
                    <w:t>PCBModelID</w:t>
                  </w:r>
                </w:p>
              </w:tc>
            </w:tr>
            <w:tr w:rsidR="00FC1C28" w:rsidRPr="00EB03E9" w:rsidTr="00DF2AB9">
              <w:tc>
                <w:tcPr>
                  <w:tcW w:w="1562" w:type="dxa"/>
                </w:tcPr>
                <w:p w:rsidR="00FC1C28" w:rsidRPr="00EB03E9" w:rsidRDefault="00FC1C28" w:rsidP="00DF2AB9">
                  <w:pPr>
                    <w:jc w:val="left"/>
                    <w:rPr>
                      <w:rFonts w:eastAsia="SimSun"/>
                    </w:rPr>
                  </w:pPr>
                  <w:r>
                    <w:rPr>
                      <w:rFonts w:eastAsia="SimSun" w:hint="eastAsia"/>
                    </w:rPr>
                    <w:t>MAC</w:t>
                  </w:r>
                </w:p>
              </w:tc>
              <w:tc>
                <w:tcPr>
                  <w:tcW w:w="3741" w:type="dxa"/>
                </w:tcPr>
                <w:p w:rsidR="00FC1C28" w:rsidRPr="00EB03E9" w:rsidRDefault="00FC1C28" w:rsidP="00A561A8">
                  <w:pPr>
                    <w:jc w:val="left"/>
                    <w:rPr>
                      <w:rFonts w:eastAsia="SimSun"/>
                    </w:rPr>
                  </w:pPr>
                  <w:r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  <w:t>PCB.</w:t>
                  </w:r>
                  <w:r>
                    <w:rPr>
                      <w:rFonts w:eastAsia="SimSun" w:hint="eastAsia"/>
                    </w:rPr>
                    <w:t>MAC</w:t>
                  </w:r>
                </w:p>
              </w:tc>
            </w:tr>
            <w:tr w:rsidR="00FC1C28" w:rsidRPr="00EB03E9" w:rsidTr="00DF2AB9">
              <w:tc>
                <w:tcPr>
                  <w:tcW w:w="1562" w:type="dxa"/>
                </w:tcPr>
                <w:p w:rsidR="00FC1C28" w:rsidRPr="00EB03E9" w:rsidRDefault="00FC1C28" w:rsidP="00DF2AB9">
                  <w:pPr>
                    <w:jc w:val="left"/>
                    <w:rPr>
                      <w:rFonts w:eastAsia="SimSun"/>
                    </w:rPr>
                  </w:pPr>
                  <w:r w:rsidRPr="00EB03E9">
                    <w:rPr>
                      <w:rFonts w:eastAsia="SimSun" w:hint="eastAsia"/>
                    </w:rPr>
                    <w:t>Version</w:t>
                  </w:r>
                </w:p>
              </w:tc>
              <w:tc>
                <w:tcPr>
                  <w:tcW w:w="3741" w:type="dxa"/>
                </w:tcPr>
                <w:p w:rsidR="00FC1C28" w:rsidRPr="00EB03E9" w:rsidRDefault="00FC1C28" w:rsidP="00DF2AB9">
                  <w:pPr>
                    <w:jc w:val="left"/>
                    <w:rPr>
                      <w:rFonts w:eastAsia="SimSun"/>
                    </w:rPr>
                  </w:pPr>
                  <w:r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  <w:t>PCB.</w:t>
                  </w:r>
                  <w:r>
                    <w:rPr>
                      <w:rFonts w:eastAsia="SimSun" w:hint="eastAsia"/>
                    </w:rPr>
                    <w:t>IEC</w:t>
                  </w:r>
                  <w:r w:rsidRPr="00EB03E9">
                    <w:rPr>
                      <w:rFonts w:eastAsia="SimSun" w:hint="eastAsia"/>
                    </w:rPr>
                    <w:t>Version</w:t>
                  </w:r>
                </w:p>
              </w:tc>
            </w:tr>
            <w:tr w:rsidR="00FC1C28" w:rsidRPr="00EB03E9" w:rsidTr="00DF2AB9">
              <w:tc>
                <w:tcPr>
                  <w:tcW w:w="1562" w:type="dxa"/>
                </w:tcPr>
                <w:p w:rsidR="00FC1C28" w:rsidRPr="0074670B" w:rsidRDefault="00FC1C28" w:rsidP="00DF2AB9">
                  <w:pPr>
                    <w:jc w:val="left"/>
                    <w:rPr>
                      <w:rFonts w:eastAsia="SimSun"/>
                    </w:rPr>
                  </w:pPr>
                  <w:r>
                    <w:rPr>
                      <w:rFonts w:eastAsia="SimSun" w:hint="eastAsia"/>
                    </w:rPr>
                    <w:t>ECR</w:t>
                  </w:r>
                </w:p>
              </w:tc>
              <w:tc>
                <w:tcPr>
                  <w:tcW w:w="3741" w:type="dxa"/>
                </w:tcPr>
                <w:p w:rsidR="00FC1C28" w:rsidRPr="0074670B" w:rsidRDefault="00FC1C28" w:rsidP="00DF2AB9">
                  <w:pPr>
                    <w:jc w:val="left"/>
                    <w:rPr>
                      <w:rFonts w:eastAsia="SimSun"/>
                    </w:rPr>
                  </w:pPr>
                  <w:r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  <w:t>PCB.</w:t>
                  </w:r>
                  <w:r>
                    <w:rPr>
                      <w:rFonts w:eastAsia="SimSun" w:hint="eastAsia"/>
                    </w:rPr>
                    <w:t>ECR</w:t>
                  </w:r>
                </w:p>
              </w:tc>
            </w:tr>
          </w:tbl>
          <w:p w:rsidR="00FC1C28" w:rsidRPr="00EB03E9" w:rsidRDefault="00FC1C28" w:rsidP="00DF2AB9">
            <w:pPr>
              <w:jc w:val="left"/>
              <w:rPr>
                <w:rFonts w:eastAsia="SimSun"/>
              </w:rPr>
            </w:pPr>
          </w:p>
        </w:tc>
      </w:tr>
      <w:tr w:rsidR="00FC1C28" w:rsidRPr="00715673" w:rsidTr="005E2C2D">
        <w:tc>
          <w:tcPr>
            <w:tcW w:w="2786" w:type="dxa"/>
          </w:tcPr>
          <w:p w:rsidR="00FC1C28" w:rsidRDefault="00FC1C28" w:rsidP="00DF2AB9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14 Check Model</w:t>
            </w:r>
            <w:r w:rsidRPr="00F6027F">
              <w:rPr>
                <w:rFonts w:eastAsia="SimSun" w:hint="eastAsia"/>
                <w:color w:val="FF0000"/>
              </w:rPr>
              <w:t>（</w:t>
            </w:r>
            <w:r w:rsidRPr="00F6027F">
              <w:rPr>
                <w:rFonts w:eastAsia="SimSun" w:hint="eastAsia"/>
                <w:color w:val="FF0000"/>
              </w:rPr>
              <w:t>Product Model</w:t>
            </w:r>
            <w:r w:rsidRPr="00F6027F">
              <w:rPr>
                <w:rFonts w:eastAsia="SimSun" w:hint="eastAsia"/>
                <w:color w:val="FF0000"/>
              </w:rPr>
              <w:t>）</w:t>
            </w:r>
            <w:r>
              <w:rPr>
                <w:rFonts w:eastAsia="SimSun" w:hint="eastAsia"/>
              </w:rPr>
              <w:t>和</w:t>
            </w:r>
            <w:r>
              <w:rPr>
                <w:rFonts w:eastAsia="SimSun" w:hint="eastAsia"/>
              </w:rPr>
              <w:t xml:space="preserve">MB </w:t>
            </w:r>
            <w:r w:rsidRPr="00DF58A2">
              <w:rPr>
                <w:rFonts w:eastAsia="SimSun" w:hint="eastAsia"/>
              </w:rPr>
              <w:t>Match</w:t>
            </w:r>
          </w:p>
        </w:tc>
        <w:tc>
          <w:tcPr>
            <w:tcW w:w="5576" w:type="dxa"/>
          </w:tcPr>
          <w:p w:rsidR="00FC1C28" w:rsidRDefault="00FC1C28" w:rsidP="00257940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1</w:t>
            </w:r>
            <w:r>
              <w:rPr>
                <w:rFonts w:eastAsia="SimSun" w:hint="eastAsia"/>
              </w:rPr>
              <w:t>）如果选择</w:t>
            </w:r>
            <w:r>
              <w:rPr>
                <w:rFonts w:eastAsia="SimSun" w:hint="eastAsia"/>
              </w:rPr>
              <w:t xml:space="preserve">For PC </w:t>
            </w:r>
            <w:r>
              <w:rPr>
                <w:rFonts w:eastAsia="SimSun" w:hint="eastAsia"/>
              </w:rPr>
              <w:t>则通过下面的方法得到</w:t>
            </w:r>
            <w:r>
              <w:rPr>
                <w:rFonts w:eastAsia="SimSun" w:hint="eastAsia"/>
              </w:rPr>
              <w:t>Dcode</w:t>
            </w:r>
          </w:p>
          <w:p w:rsidR="00FC1C28" w:rsidRPr="00257940" w:rsidRDefault="00FC1C28" w:rsidP="00257940">
            <w:pPr>
              <w:jc w:val="left"/>
              <w:rPr>
                <w:rFonts w:asciiTheme="minorEastAsia" w:hAnsiTheme="minorEastAsia"/>
                <w:b/>
                <w:sz w:val="18"/>
              </w:rPr>
            </w:pPr>
            <w:r>
              <w:rPr>
                <w:rFonts w:eastAsia="SimSun" w:hint="eastAsia"/>
              </w:rPr>
              <w:t>《</w:t>
            </w:r>
            <w:r w:rsidRPr="00257940">
              <w:rPr>
                <w:rFonts w:eastAsia="SimSun"/>
              </w:rPr>
              <w:t>CI-MES12-SPEC-000-UC Common Rule.docx</w:t>
            </w:r>
            <w:r>
              <w:rPr>
                <w:rFonts w:eastAsia="SimSun" w:hint="eastAsia"/>
              </w:rPr>
              <w:t>》</w:t>
            </w:r>
            <w:r w:rsidRPr="00257940">
              <w:rPr>
                <w:rFonts w:asciiTheme="minorEastAsia" w:hAnsiTheme="minorEastAsia" w:hint="eastAsia"/>
                <w:sz w:val="18"/>
              </w:rPr>
              <w:t>2.14取得机型的WRNT（限IEC Label Print 使用，其他使用需Check）</w:t>
            </w:r>
            <w:r>
              <w:rPr>
                <w:rFonts w:asciiTheme="minorEastAsia" w:hAnsiTheme="minorEastAsia" w:hint="eastAsia"/>
                <w:sz w:val="18"/>
              </w:rPr>
              <w:t>,得到第一码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@wrnt</w:t>
            </w:r>
          </w:p>
          <w:p w:rsidR="00FC1C28" w:rsidRPr="00EC54C7" w:rsidRDefault="00FC1C28" w:rsidP="00257940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第一码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@wrnt</w:t>
            </w:r>
            <w:r>
              <w:rPr>
                <w:rFonts w:eastAsia="SimSun" w:hint="eastAsia"/>
              </w:rPr>
              <w:t>和</w:t>
            </w:r>
            <w:r>
              <w:rPr>
                <w:rFonts w:eastAsia="SimSun" w:hint="eastAsia"/>
              </w:rPr>
              <w:t>Dcode</w:t>
            </w:r>
            <w:r>
              <w:rPr>
                <w:rFonts w:eastAsia="SimSun" w:hint="eastAsia"/>
              </w:rPr>
              <w:t>编码对应关系如下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@wrnt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'9'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lastRenderedPageBreak/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A11D6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'0'</w:t>
            </w:r>
            <w:r w:rsidRPr="00A11D6D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 xml:space="preserve"> 3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'Whole unit 90-Days Warranty'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@ecr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@wrnt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'1'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A11D6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2'</w:t>
            </w:r>
            <w:r w:rsidRPr="00A11D6D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 xml:space="preserve"> 4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'Whole unit 1-Year Warranty'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@ecr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FC1C28" w:rsidRPr="001F342F" w:rsidRDefault="0082277C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cyan"/>
                <w:rPrChange w:id="327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</w:pPr>
            <w:r w:rsidRPr="0082277C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cyan"/>
                <w:rPrChange w:id="328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0000FF"/>
                    <w:kern w:val="0"/>
                    <w:sz w:val="20"/>
                    <w:szCs w:val="20"/>
                    <w:u w:val="single"/>
                  </w:rPr>
                </w:rPrChange>
              </w:rPr>
              <w:t>else</w:t>
            </w:r>
            <w:r w:rsidRPr="0082277C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cyan"/>
                <w:rPrChange w:id="329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0000FF" w:themeColor="hyperlink"/>
                    <w:kern w:val="0"/>
                    <w:sz w:val="20"/>
                    <w:szCs w:val="20"/>
                    <w:u w:val="single"/>
                  </w:rPr>
                </w:rPrChange>
              </w:rPr>
              <w:t xml:space="preserve"> </w:t>
            </w:r>
            <w:r w:rsidRPr="0082277C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cyan"/>
                <w:rPrChange w:id="330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0000FF"/>
                    <w:kern w:val="0"/>
                    <w:sz w:val="20"/>
                    <w:szCs w:val="20"/>
                    <w:u w:val="single"/>
                  </w:rPr>
                </w:rPrChange>
              </w:rPr>
              <w:t>if</w:t>
            </w:r>
            <w:r w:rsidRPr="0082277C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cyan"/>
                <w:rPrChange w:id="331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0000FF" w:themeColor="hyperlink"/>
                    <w:kern w:val="0"/>
                    <w:sz w:val="20"/>
                    <w:szCs w:val="20"/>
                    <w:u w:val="single"/>
                  </w:rPr>
                </w:rPrChange>
              </w:rPr>
              <w:t xml:space="preserve"> @wrnt</w:t>
            </w:r>
            <w:r w:rsidRPr="0082277C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cyan"/>
                <w:rPrChange w:id="332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808080"/>
                    <w:kern w:val="0"/>
                    <w:sz w:val="20"/>
                    <w:szCs w:val="20"/>
                    <w:u w:val="single"/>
                  </w:rPr>
                </w:rPrChange>
              </w:rPr>
              <w:t>=</w:t>
            </w:r>
            <w:r w:rsidRPr="0082277C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cyan"/>
                <w:rPrChange w:id="333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FF0000"/>
                    <w:kern w:val="0"/>
                    <w:sz w:val="20"/>
                    <w:szCs w:val="20"/>
                    <w:u w:val="single"/>
                  </w:rPr>
                </w:rPrChange>
              </w:rPr>
              <w:t>'2'</w:t>
            </w:r>
          </w:p>
          <w:p w:rsidR="00FC1C28" w:rsidRPr="001F342F" w:rsidRDefault="0082277C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cyan"/>
                <w:rPrChange w:id="334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0000FF"/>
                    <w:kern w:val="0"/>
                    <w:sz w:val="20"/>
                    <w:szCs w:val="20"/>
                  </w:rPr>
                </w:rPrChange>
              </w:rPr>
            </w:pPr>
            <w:r w:rsidRPr="0082277C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cyan"/>
                <w:rPrChange w:id="335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0000FF"/>
                    <w:kern w:val="0"/>
                    <w:sz w:val="20"/>
                    <w:szCs w:val="20"/>
                    <w:u w:val="single"/>
                  </w:rPr>
                </w:rPrChange>
              </w:rPr>
              <w:t>begin</w:t>
            </w:r>
          </w:p>
          <w:p w:rsidR="00FC1C28" w:rsidRPr="001F342F" w:rsidRDefault="0082277C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cyan"/>
                <w:rPrChange w:id="336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kern w:val="0"/>
                    <w:sz w:val="20"/>
                    <w:szCs w:val="20"/>
                  </w:rPr>
                </w:rPrChange>
              </w:rPr>
            </w:pPr>
            <w:r w:rsidRPr="0082277C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cyan"/>
                <w:rPrChange w:id="337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0000FF" w:themeColor="hyperlink"/>
                    <w:kern w:val="0"/>
                    <w:sz w:val="20"/>
                    <w:szCs w:val="20"/>
                    <w:u w:val="single"/>
                  </w:rPr>
                </w:rPrChange>
              </w:rPr>
              <w:tab/>
            </w:r>
            <w:r w:rsidRPr="0082277C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cyan"/>
                <w:rPrChange w:id="338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0000FF"/>
                    <w:kern w:val="0"/>
                    <w:sz w:val="20"/>
                    <w:szCs w:val="20"/>
                    <w:u w:val="single"/>
                  </w:rPr>
                </w:rPrChange>
              </w:rPr>
              <w:t>select</w:t>
            </w:r>
            <w:r w:rsidRPr="0082277C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cyan"/>
                <w:rPrChange w:id="339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0000FF" w:themeColor="hyperlink"/>
                    <w:kern w:val="0"/>
                    <w:sz w:val="20"/>
                    <w:szCs w:val="20"/>
                    <w:u w:val="single"/>
                  </w:rPr>
                </w:rPrChange>
              </w:rPr>
              <w:t xml:space="preserve"> </w:t>
            </w:r>
            <w:ins w:id="340" w:author="Gao, Guan-Wei (高貫偉 ITC)" w:date="2012-05-17T15:09:00Z">
              <w:r w:rsidRPr="0082277C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cyan"/>
                  <w:rPrChange w:id="341" w:author="Gao, Guan-Wei (高貫偉 ITC)" w:date="2012-05-17T15:13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  <w:u w:val="single"/>
                    </w:rPr>
                  </w:rPrChange>
                </w:rPr>
                <w:t>‘C’</w:t>
              </w:r>
            </w:ins>
            <w:del w:id="342" w:author="Gao, Guan-Wei (高貫偉 ITC)" w:date="2012-05-17T15:09:00Z">
              <w:r w:rsidRPr="0082277C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cyan"/>
                  <w:rPrChange w:id="343" w:author="Gao, Guan-Wei (高貫偉 ITC)" w:date="2012-05-17T15:13:00Z">
                    <w:rPr>
                      <w:rFonts w:ascii="Courier New" w:hAnsi="Courier New" w:cs="Courier New"/>
                      <w:strike/>
                      <w:noProof/>
                      <w:color w:val="FF0000"/>
                      <w:kern w:val="0"/>
                      <w:sz w:val="20"/>
                      <w:szCs w:val="20"/>
                      <w:u w:val="single"/>
                    </w:rPr>
                  </w:rPrChange>
                </w:rPr>
                <w:delText>'Z'</w:delText>
              </w:r>
            </w:del>
            <w:r w:rsidRPr="0082277C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cyan"/>
                <w:rPrChange w:id="344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808080"/>
                    <w:kern w:val="0"/>
                    <w:sz w:val="20"/>
                    <w:szCs w:val="20"/>
                    <w:u w:val="single"/>
                  </w:rPr>
                </w:rPrChange>
              </w:rPr>
              <w:t>,</w:t>
            </w:r>
            <w:r w:rsidRPr="0082277C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cyan"/>
                <w:rPrChange w:id="345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FF0000"/>
                    <w:kern w:val="0"/>
                    <w:sz w:val="20"/>
                    <w:szCs w:val="20"/>
                    <w:u w:val="single"/>
                  </w:rPr>
                </w:rPrChange>
              </w:rPr>
              <w:t>'Whole unit 2-Year Warranty'</w:t>
            </w:r>
            <w:r w:rsidRPr="0082277C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cyan"/>
                <w:rPrChange w:id="346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808080"/>
                    <w:kern w:val="0"/>
                    <w:sz w:val="20"/>
                    <w:szCs w:val="20"/>
                    <w:u w:val="single"/>
                  </w:rPr>
                </w:rPrChange>
              </w:rPr>
              <w:t>,</w:t>
            </w:r>
            <w:r w:rsidRPr="0082277C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cyan"/>
                <w:rPrChange w:id="347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0000FF" w:themeColor="hyperlink"/>
                    <w:kern w:val="0"/>
                    <w:sz w:val="20"/>
                    <w:szCs w:val="20"/>
                    <w:u w:val="single"/>
                  </w:rPr>
                </w:rPrChange>
              </w:rPr>
              <w:t>@ecr</w:t>
            </w:r>
          </w:p>
          <w:p w:rsidR="00FC1C28" w:rsidRPr="00C91717" w:rsidRDefault="0082277C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rPrChange w:id="348" w:author="Gao, Guan-Wei (高貫偉 ITC)" w:date="2012-05-17T15:09:00Z">
                  <w:rPr>
                    <w:rFonts w:ascii="Courier New" w:hAnsi="Courier New" w:cs="Courier New"/>
                    <w:strike/>
                    <w:noProof/>
                    <w:color w:val="0000FF"/>
                    <w:kern w:val="0"/>
                    <w:sz w:val="20"/>
                    <w:szCs w:val="20"/>
                  </w:rPr>
                </w:rPrChange>
              </w:rPr>
            </w:pPr>
            <w:r w:rsidRPr="0082277C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cyan"/>
                <w:rPrChange w:id="349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0000FF" w:themeColor="hyperlink"/>
                    <w:kern w:val="0"/>
                    <w:sz w:val="20"/>
                    <w:szCs w:val="20"/>
                    <w:u w:val="single"/>
                  </w:rPr>
                </w:rPrChange>
              </w:rPr>
              <w:tab/>
            </w:r>
            <w:r w:rsidRPr="0082277C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cyan"/>
                <w:rPrChange w:id="350" w:author="Gao, Guan-Wei (高貫偉 ITC)" w:date="2012-05-17T15:13:00Z">
                  <w:rPr>
                    <w:rFonts w:ascii="Courier New" w:hAnsi="Courier New" w:cs="Courier New"/>
                    <w:strike/>
                    <w:noProof/>
                    <w:color w:val="0000FF"/>
                    <w:kern w:val="0"/>
                    <w:sz w:val="20"/>
                    <w:szCs w:val="20"/>
                    <w:u w:val="single"/>
                  </w:rPr>
                </w:rPrChange>
              </w:rPr>
              <w:t>return</w:t>
            </w:r>
          </w:p>
          <w:p w:rsidR="00FC1C28" w:rsidRPr="00A11D6D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A11D6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@wrnt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'3'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FC1C28" w:rsidRDefault="00FC1C28" w:rsidP="002579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A11D6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'1'</w:t>
            </w:r>
            <w:r>
              <w:rPr>
                <w:rFonts w:ascii="Courier New" w:hAnsi="Courier New" w:cs="Courier New" w:hint="eastAsia"/>
                <w:noProof/>
                <w:color w:val="808080"/>
                <w:kern w:val="0"/>
                <w:sz w:val="20"/>
                <w:szCs w:val="20"/>
              </w:rPr>
              <w:t xml:space="preserve">  </w:t>
            </w:r>
            <w:r w:rsidRPr="00A11D6D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'Whole unit 3-Year Warranty'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@ecr</w:t>
            </w:r>
          </w:p>
          <w:p w:rsidR="00FC1C28" w:rsidRDefault="00FC1C28" w:rsidP="00257940">
            <w:pPr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FC1C28" w:rsidRDefault="00FC1C28" w:rsidP="00257940">
            <w:pPr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FC1C28" w:rsidRDefault="00FC1C28" w:rsidP="00A11D6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@wrnt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</w:p>
          <w:p w:rsidR="00FC1C28" w:rsidRDefault="00FC1C28" w:rsidP="00A11D6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FC1C28" w:rsidRDefault="00FC1C28" w:rsidP="00A11D6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A11D6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'1'</w:t>
            </w:r>
            <w:r>
              <w:rPr>
                <w:rFonts w:ascii="Courier New" w:hAnsi="Courier New" w:cs="Courier New" w:hint="eastAsia"/>
                <w:noProof/>
                <w:color w:val="808080"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No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 Warranty'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@ecr</w:t>
            </w:r>
          </w:p>
          <w:p w:rsidR="00FC1C28" w:rsidRDefault="00FC1C28" w:rsidP="00A11D6D">
            <w:pPr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FC1C28" w:rsidRDefault="00FC1C28" w:rsidP="00A11D6D">
            <w:pPr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FC1C28" w:rsidRDefault="00FC1C28" w:rsidP="00257940">
            <w:pPr>
              <w:jc w:val="left"/>
              <w:rPr>
                <w:ins w:id="351" w:author="Gao, Guan-Wei (高貫偉 ITC)" w:date="2012-05-17T15:13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352" w:author="Gao, Guan-Wei (高貫偉 ITC)" w:date="2012-05-17T15:13:00Z">
              <w:r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2012-5-17</w:t>
              </w:r>
              <w:r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修改</w:t>
              </w:r>
            </w:ins>
          </w:p>
          <w:p w:rsidR="00FC1C28" w:rsidRDefault="0082277C" w:rsidP="00257940">
            <w:pPr>
              <w:jc w:val="left"/>
              <w:rPr>
                <w:ins w:id="353" w:author="Gao, Guan-Wei (高貫偉 ITC)" w:date="2012-05-17T15:13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 w:rsidRPr="0082277C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highlight w:val="cyan"/>
                <w:rPrChange w:id="354" w:author="Gao, Guan-Wei (高貫偉 ITC)" w:date="2012-05-17T15:13:00Z">
                  <w:rPr>
                    <w:rFonts w:ascii="Courier New" w:hAnsi="Courier New" w:cs="Courier New" w:hint="eastAsia"/>
                    <w:b/>
                    <w:noProof/>
                    <w:color w:val="FF0000"/>
                    <w:kern w:val="0"/>
                    <w:sz w:val="20"/>
                    <w:szCs w:val="20"/>
                    <w:u w:val="single"/>
                  </w:rPr>
                </w:rPrChange>
              </w:rPr>
              <w:t>即</w:t>
            </w:r>
            <w:r w:rsidRPr="0082277C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cyan"/>
                <w:rPrChange w:id="355" w:author="Gao, Guan-Wei (高貫偉 ITC)" w:date="2012-05-17T15:13:00Z">
                  <w:rPr>
                    <w:rFonts w:ascii="Courier New" w:hAnsi="Courier New" w:cs="Courier New"/>
                    <w:b/>
                    <w:noProof/>
                    <w:color w:val="FF0000"/>
                    <w:kern w:val="0"/>
                    <w:sz w:val="20"/>
                    <w:szCs w:val="20"/>
                    <w:u w:val="single"/>
                  </w:rPr>
                </w:rPrChange>
              </w:rPr>
              <w:t xml:space="preserve"> </w:t>
            </w:r>
            <w:r w:rsidRPr="0082277C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highlight w:val="cyan"/>
                <w:rPrChange w:id="356" w:author="Gao, Guan-Wei (高貫偉 ITC)" w:date="2012-05-17T15:13:00Z">
                  <w:rPr>
                    <w:rFonts w:ascii="Courier New" w:hAnsi="Courier New" w:cs="Courier New" w:hint="eastAsia"/>
                    <w:b/>
                    <w:noProof/>
                    <w:color w:val="FF0000"/>
                    <w:kern w:val="0"/>
                    <w:sz w:val="20"/>
                    <w:szCs w:val="20"/>
                    <w:u w:val="single"/>
                  </w:rPr>
                </w:rPrChange>
              </w:rPr>
              <w:t>第一码</w:t>
            </w:r>
            <w:r w:rsidRPr="0082277C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cyan"/>
                <w:rPrChange w:id="357" w:author="Gao, Guan-Wei (高貫偉 ITC)" w:date="2012-05-17T15:13:00Z">
                  <w:rPr>
                    <w:rFonts w:ascii="Courier New" w:hAnsi="Courier New" w:cs="Courier New"/>
                    <w:b/>
                    <w:noProof/>
                    <w:color w:val="FF0000"/>
                    <w:kern w:val="0"/>
                    <w:sz w:val="20"/>
                    <w:szCs w:val="20"/>
                    <w:u w:val="single"/>
                  </w:rPr>
                </w:rPrChange>
              </w:rPr>
              <w:t xml:space="preserve"> 9/1/3/0</w:t>
            </w:r>
            <w:ins w:id="358" w:author="Gao, Guan-Wei (高貫偉 ITC)" w:date="2012-05-17T15:08:00Z">
              <w:r w:rsidRPr="0082277C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cyan"/>
                  <w:rPrChange w:id="359" w:author="Gao, Guan-Wei (高貫偉 ITC)" w:date="2012-05-17T15:13:00Z">
                    <w:rPr>
                      <w:rFonts w:ascii="Courier New" w:hAnsi="Courier New" w:cs="Courier New"/>
                      <w:b/>
                      <w:noProof/>
                      <w:color w:val="FF0000"/>
                      <w:kern w:val="0"/>
                      <w:sz w:val="20"/>
                      <w:szCs w:val="20"/>
                      <w:u w:val="single"/>
                    </w:rPr>
                  </w:rPrChange>
                </w:rPr>
                <w:t>/2</w:t>
              </w:r>
            </w:ins>
            <w:r w:rsidRPr="0082277C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cyan"/>
                <w:rPrChange w:id="360" w:author="Gao, Guan-Wei (高貫偉 ITC)" w:date="2012-05-17T15:13:00Z">
                  <w:rPr>
                    <w:rFonts w:ascii="Courier New" w:hAnsi="Courier New" w:cs="Courier New"/>
                    <w:b/>
                    <w:noProof/>
                    <w:color w:val="FF0000"/>
                    <w:kern w:val="0"/>
                    <w:sz w:val="20"/>
                    <w:szCs w:val="20"/>
                    <w:u w:val="single"/>
                  </w:rPr>
                </w:rPrChange>
              </w:rPr>
              <w:t xml:space="preserve">  </w:t>
            </w:r>
            <w:r w:rsidRPr="0082277C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highlight w:val="cyan"/>
                <w:rPrChange w:id="361" w:author="Gao, Guan-Wei (高貫偉 ITC)" w:date="2012-05-17T15:13:00Z">
                  <w:rPr>
                    <w:rFonts w:ascii="Courier New" w:hAnsi="Courier New" w:cs="Courier New" w:hint="eastAsia"/>
                    <w:b/>
                    <w:noProof/>
                    <w:color w:val="FF0000"/>
                    <w:kern w:val="0"/>
                    <w:sz w:val="20"/>
                    <w:szCs w:val="20"/>
                    <w:u w:val="single"/>
                  </w:rPr>
                </w:rPrChange>
              </w:rPr>
              <w:t>分别对应</w:t>
            </w:r>
            <w:r w:rsidRPr="0082277C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cyan"/>
                <w:rPrChange w:id="362" w:author="Gao, Guan-Wei (高貫偉 ITC)" w:date="2012-05-17T15:13:00Z">
                  <w:rPr>
                    <w:rFonts w:ascii="Courier New" w:hAnsi="Courier New" w:cs="Courier New"/>
                    <w:b/>
                    <w:noProof/>
                    <w:color w:val="FF0000"/>
                    <w:kern w:val="0"/>
                    <w:sz w:val="20"/>
                    <w:szCs w:val="20"/>
                    <w:u w:val="single"/>
                  </w:rPr>
                </w:rPrChange>
              </w:rPr>
              <w:t>DCode</w:t>
            </w:r>
            <w:r w:rsidRPr="0082277C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highlight w:val="cyan"/>
                <w:rPrChange w:id="363" w:author="Gao, Guan-Wei (高貫偉 ITC)" w:date="2012-05-17T15:13:00Z">
                  <w:rPr>
                    <w:rFonts w:ascii="Courier New" w:hAnsi="Courier New" w:cs="Courier New" w:hint="eastAsia"/>
                    <w:b/>
                    <w:noProof/>
                    <w:color w:val="FF0000"/>
                    <w:kern w:val="0"/>
                    <w:sz w:val="20"/>
                    <w:szCs w:val="20"/>
                    <w:u w:val="single"/>
                  </w:rPr>
                </w:rPrChange>
              </w:rPr>
              <w:t>编码的</w:t>
            </w:r>
            <w:r w:rsidRPr="0082277C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cyan"/>
                <w:rPrChange w:id="364" w:author="Gao, Guan-Wei (高貫偉 ITC)" w:date="2012-05-17T15:13:00Z">
                  <w:rPr>
                    <w:rFonts w:ascii="Courier New" w:hAnsi="Courier New" w:cs="Courier New"/>
                    <w:b/>
                    <w:noProof/>
                    <w:color w:val="FF0000"/>
                    <w:kern w:val="0"/>
                    <w:sz w:val="20"/>
                    <w:szCs w:val="20"/>
                    <w:u w:val="single"/>
                  </w:rPr>
                </w:rPrChange>
              </w:rPr>
              <w:t xml:space="preserve"> 3/4/5/0</w:t>
            </w:r>
            <w:ins w:id="365" w:author="Gao, Guan-Wei (高貫偉 ITC)" w:date="2012-05-17T15:09:00Z">
              <w:r w:rsidRPr="0082277C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cyan"/>
                  <w:rPrChange w:id="366" w:author="Gao, Guan-Wei (高貫偉 ITC)" w:date="2012-05-17T15:13:00Z">
                    <w:rPr>
                      <w:rFonts w:ascii="Courier New" w:hAnsi="Courier New" w:cs="Courier New"/>
                      <w:b/>
                      <w:noProof/>
                      <w:color w:val="FF0000"/>
                      <w:kern w:val="0"/>
                      <w:sz w:val="20"/>
                      <w:szCs w:val="20"/>
                      <w:u w:val="single"/>
                    </w:rPr>
                  </w:rPrChange>
                </w:rPr>
                <w:t>/C</w:t>
              </w:r>
            </w:ins>
          </w:p>
          <w:p w:rsidR="00FC1C28" w:rsidRPr="00994DCB" w:rsidRDefault="00FC1C28" w:rsidP="00257940">
            <w:pPr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rPrChange w:id="367" w:author="Gao, Guan-Wei (高貫偉 ITC)" w:date="2012-05-17T15:09:00Z">
                  <w:rPr>
                    <w:rFonts w:ascii="Courier New" w:hAnsi="Courier New" w:cs="Courier New"/>
                    <w:b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</w:pPr>
          </w:p>
          <w:p w:rsidR="00FC1C28" w:rsidRPr="00EC54C7" w:rsidRDefault="00FC1C28" w:rsidP="00257940">
            <w:pPr>
              <w:jc w:val="left"/>
              <w:rPr>
                <w:rFonts w:ascii="Courier New" w:hAnsi="Courier New" w:cs="Courier New"/>
                <w:b/>
                <w:noProof/>
                <w:color w:val="FF0000"/>
                <w:kern w:val="0"/>
                <w:sz w:val="20"/>
                <w:szCs w:val="20"/>
              </w:rPr>
            </w:pPr>
          </w:p>
          <w:p w:rsidR="00FC1C28" w:rsidRDefault="00FC1C28" w:rsidP="00257940">
            <w:pPr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2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）</w:t>
            </w:r>
            <w:r>
              <w:rPr>
                <w:rFonts w:eastAsia="SimSun" w:hint="eastAsia"/>
              </w:rPr>
              <w:t>如果</w:t>
            </w:r>
            <w:r>
              <w:rPr>
                <w:rFonts w:eastAsia="SimSun" w:hint="eastAsia"/>
              </w:rPr>
              <w:t>For PC</w:t>
            </w:r>
            <w:r>
              <w:rPr>
                <w:rFonts w:eastAsia="SimSun" w:hint="eastAsia"/>
              </w:rPr>
              <w:t>和</w:t>
            </w:r>
            <w:r>
              <w:rPr>
                <w:rFonts w:eastAsia="SimSun" w:hint="eastAsia"/>
              </w:rPr>
              <w:t xml:space="preserve">For RCTO 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通过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ModelBOM Model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找到其下阶的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Part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中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BomNodeType=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‘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MB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’的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Part,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其</w:t>
            </w:r>
            <w:r w:rsidR="0082277C" w:rsidRPr="0082277C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yellow"/>
                <w:rPrChange w:id="368" w:author="Gao, Guan-Wei (高貫偉 ITC)" w:date="2012-05-16T16:26:00Z">
                  <w:rPr>
                    <w:rFonts w:ascii="Courier New" w:hAnsi="Courier New" w:cs="Courier New"/>
                    <w:noProof/>
                    <w:color w:val="0000FF"/>
                    <w:kern w:val="0"/>
                    <w:sz w:val="20"/>
                    <w:szCs w:val="20"/>
                    <w:u w:val="single"/>
                  </w:rPr>
                </w:rPrChange>
              </w:rPr>
              <w:t>MBCode(PartInfo.InfoValue[InfoType=’MB’])</w:t>
            </w:r>
            <w:r w:rsidR="0082277C" w:rsidRPr="0082277C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highlight w:val="yellow"/>
                <w:rPrChange w:id="369" w:author="Gao, Guan-Wei (高貫偉 ITC)" w:date="2012-05-16T16:26:00Z">
                  <w:rPr>
                    <w:rFonts w:ascii="Courier New" w:hAnsi="Courier New" w:cs="Courier New" w:hint="eastAsia"/>
                    <w:noProof/>
                    <w:color w:val="0000FF"/>
                    <w:kern w:val="0"/>
                    <w:sz w:val="20"/>
                    <w:szCs w:val="20"/>
                    <w:u w:val="single"/>
                  </w:rPr>
                </w:rPrChange>
              </w:rPr>
              <w:t>和</w:t>
            </w:r>
            <w:r w:rsidR="0082277C" w:rsidRPr="0082277C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yellow"/>
                <w:rPrChange w:id="370" w:author="Gao, Guan-Wei (高貫偉 ITC)" w:date="2012-05-16T16:26:00Z">
                  <w:rPr>
                    <w:rFonts w:ascii="Courier New" w:hAnsi="Courier New" w:cs="Courier New"/>
                    <w:noProof/>
                    <w:color w:val="0000FF"/>
                    <w:kern w:val="0"/>
                    <w:sz w:val="20"/>
                    <w:szCs w:val="20"/>
                    <w:u w:val="single"/>
                  </w:rPr>
                </w:rPrChange>
              </w:rPr>
              <w:t>MBSno</w:t>
            </w:r>
            <w:r w:rsidR="0082277C" w:rsidRPr="0082277C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highlight w:val="yellow"/>
                <w:rPrChange w:id="371" w:author="Gao, Guan-Wei (高貫偉 ITC)" w:date="2012-05-16T16:26:00Z">
                  <w:rPr>
                    <w:rFonts w:ascii="Courier New" w:hAnsi="Courier New" w:cs="Courier New" w:hint="eastAsia"/>
                    <w:noProof/>
                    <w:color w:val="0000FF"/>
                    <w:kern w:val="0"/>
                    <w:sz w:val="20"/>
                    <w:szCs w:val="20"/>
                    <w:u w:val="single"/>
                  </w:rPr>
                </w:rPrChange>
              </w:rPr>
              <w:t>前</w:t>
            </w:r>
            <w:del w:id="372" w:author="Gao, Guan-Wei (高貫偉 ITC)" w:date="2012-05-16T16:21:00Z">
              <w:r w:rsidR="0082277C" w:rsidRPr="0082277C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  <w:highlight w:val="yellow"/>
                  <w:rPrChange w:id="373" w:author="Gao, Guan-Wei (高貫偉 ITC)" w:date="2012-05-16T16:26:00Z">
                    <w:rPr>
                      <w:rFonts w:ascii="Courier New" w:hAnsi="Courier New" w:cs="Courier New" w:hint="eastAsia"/>
                      <w:noProof/>
                      <w:color w:val="0000FF"/>
                      <w:kern w:val="0"/>
                      <w:sz w:val="20"/>
                      <w:szCs w:val="20"/>
                      <w:u w:val="single"/>
                    </w:rPr>
                  </w:rPrChange>
                </w:rPr>
                <w:delText>两码</w:delText>
              </w:r>
            </w:del>
            <w:ins w:id="374" w:author="Gao, Guan-Wei (高貫偉 ITC)" w:date="2012-05-16T16:21:00Z">
              <w:r w:rsidR="0082277C" w:rsidRPr="0082277C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yellow"/>
                  <w:rPrChange w:id="375" w:author="Gao, Guan-Wei (高貫偉 ITC)" w:date="2012-05-16T16:26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  <w:u w:val="single"/>
                    </w:rPr>
                  </w:rPrChange>
                </w:rPr>
                <w:t>MBCode</w:t>
              </w:r>
              <w:r w:rsidR="0082277C" w:rsidRPr="0082277C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  <w:highlight w:val="yellow"/>
                  <w:rPrChange w:id="376" w:author="Gao, Guan-Wei (高貫偉 ITC)" w:date="2012-05-16T16:26:00Z">
                    <w:rPr>
                      <w:rFonts w:ascii="Courier New" w:hAnsi="Courier New" w:cs="Courier New" w:hint="eastAsia"/>
                      <w:noProof/>
                      <w:color w:val="0000FF"/>
                      <w:kern w:val="0"/>
                      <w:sz w:val="20"/>
                      <w:szCs w:val="20"/>
                      <w:u w:val="single"/>
                    </w:rPr>
                  </w:rPrChange>
                </w:rPr>
                <w:t>长度的编码</w:t>
              </w:r>
            </w:ins>
            <w:r w:rsidR="0082277C" w:rsidRPr="0082277C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highlight w:val="yellow"/>
                <w:rPrChange w:id="377" w:author="Gao, Guan-Wei (高貫偉 ITC)" w:date="2012-05-16T16:26:00Z">
                  <w:rPr>
                    <w:rFonts w:ascii="Courier New" w:hAnsi="Courier New" w:cs="Courier New" w:hint="eastAsia"/>
                    <w:noProof/>
                    <w:color w:val="0000FF"/>
                    <w:kern w:val="0"/>
                    <w:sz w:val="20"/>
                    <w:szCs w:val="20"/>
                    <w:u w:val="single"/>
                  </w:rPr>
                </w:rPrChange>
              </w:rPr>
              <w:t>是否相同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，如果不同提示“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MB Code Error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”</w:t>
            </w:r>
          </w:p>
          <w:p w:rsidR="00FC1C28" w:rsidRDefault="00FC1C28" w:rsidP="00AB0CC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PartInfo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.InfoValue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FC1C28" w:rsidRPr="00A91705" w:rsidRDefault="00FC1C28" w:rsidP="00257940">
            <w:pPr>
              <w:jc w:val="left"/>
              <w:rPr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[IMES_GetData]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[ModelBOM]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Part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 b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,PartInfo 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c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a.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[Material]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Model#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a.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[Component]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 w:hint="eastAsia"/>
                <w:noProof/>
                <w:color w:val="808080"/>
                <w:kern w:val="0"/>
                <w:sz w:val="20"/>
                <w:szCs w:val="20"/>
              </w:rPr>
              <w:t>b.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[PartNo]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b.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BomNodeType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'MB' and b.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[PartNo]=c.PartNo and 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lastRenderedPageBreak/>
              <w:t>c.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InfoType=’MB’</w:t>
            </w:r>
            <w:r>
              <w:rPr>
                <w:rFonts w:ascii="Courier New" w:eastAsia="SimSun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and b.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[PartNo]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 xml:space="preserve">  </w:t>
            </w:r>
            <w:r w:rsidRPr="00A01E36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 xml:space="preserve">not in (select d.PartNo from </w:t>
            </w:r>
            <w:r w:rsidRPr="00A01E36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PartInfo</w:t>
            </w:r>
            <w:r w:rsidRPr="00A01E36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 xml:space="preserve"> d</w:t>
            </w:r>
            <w:r w:rsidRPr="00A01E36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 </w:t>
            </w:r>
            <w:r w:rsidRPr="00A01E36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where d.</w:t>
            </w:r>
            <w:r w:rsidRPr="00A01E36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PartNo</w:t>
            </w:r>
            <w:r w:rsidRPr="00A01E36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=</w:t>
            </w:r>
            <w:r w:rsidRPr="00A01E36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 b.[PartNo]</w:t>
            </w:r>
            <w:r w:rsidRPr="00A01E36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 xml:space="preserve"> and  </w:t>
            </w:r>
            <w:r w:rsidRPr="00A01E36">
              <w:rPr>
                <w:rFonts w:ascii="Courier New" w:eastAsia="SimSun" w:hAnsi="Courier New" w:cs="Courier New" w:hint="eastAsia"/>
                <w:color w:val="FF0000"/>
                <w:szCs w:val="21"/>
              </w:rPr>
              <w:t>d</w:t>
            </w:r>
            <w:r w:rsidRPr="00A01E36">
              <w:rPr>
                <w:rFonts w:ascii="Courier New" w:hAnsi="Courier New" w:cs="Courier New" w:hint="eastAsia"/>
                <w:color w:val="FF0000"/>
                <w:szCs w:val="21"/>
              </w:rPr>
              <w:t>.InfoType</w:t>
            </w:r>
            <w:r w:rsidRPr="00A01E36">
              <w:rPr>
                <w:rFonts w:ascii="Courier New" w:eastAsia="SimSun" w:hAnsi="Courier New" w:cs="Courier New" w:hint="eastAsia"/>
                <w:color w:val="FF0000"/>
                <w:szCs w:val="21"/>
              </w:rPr>
              <w:t>=</w:t>
            </w:r>
            <w:r w:rsidRPr="00A01E36">
              <w:rPr>
                <w:rFonts w:ascii="Courier New" w:eastAsia="SimSun" w:hAnsi="Courier New" w:cs="Courier New"/>
                <w:color w:val="FF0000"/>
                <w:szCs w:val="21"/>
              </w:rPr>
              <w:t>’</w:t>
            </w:r>
            <w:r w:rsidRPr="00A01E36">
              <w:rPr>
                <w:rFonts w:ascii="Courier New" w:eastAsia="MS Shell Dlg 2" w:hAnsi="Courier New" w:cs="Courier New" w:hint="eastAsia"/>
                <w:color w:val="FF0000"/>
                <w:szCs w:val="21"/>
              </w:rPr>
              <w:t>VGA</w:t>
            </w:r>
            <w:r w:rsidRPr="00A01E36">
              <w:rPr>
                <w:rFonts w:ascii="Courier New" w:eastAsia="SimSun" w:hAnsi="Courier New" w:cs="Courier New"/>
                <w:color w:val="FF0000"/>
                <w:szCs w:val="21"/>
              </w:rPr>
              <w:t>’</w:t>
            </w:r>
            <w:r w:rsidRPr="00A01E36">
              <w:rPr>
                <w:rFonts w:ascii="Courier New" w:eastAsia="SimSun" w:hAnsi="Courier New" w:cs="Courier New" w:hint="eastAsia"/>
                <w:color w:val="FF0000"/>
                <w:szCs w:val="21"/>
              </w:rPr>
              <w:t xml:space="preserve"> and d</w:t>
            </w:r>
            <w:r w:rsidRPr="00A01E36">
              <w:rPr>
                <w:rFonts w:ascii="Courier New" w:hAnsi="Courier New" w:cs="Courier New" w:hint="eastAsia"/>
                <w:color w:val="FF0000"/>
                <w:szCs w:val="21"/>
              </w:rPr>
              <w:t>.InfoValue</w:t>
            </w:r>
            <w:r w:rsidRPr="00A01E36">
              <w:rPr>
                <w:rFonts w:ascii="Courier New" w:eastAsia="SimSun" w:hAnsi="Courier New" w:cs="Courier New" w:hint="eastAsia"/>
                <w:color w:val="FF0000"/>
                <w:szCs w:val="21"/>
              </w:rPr>
              <w:t>=</w:t>
            </w:r>
            <w:r w:rsidRPr="00A01E36">
              <w:rPr>
                <w:rFonts w:ascii="Courier New" w:eastAsia="SimSun" w:hAnsi="Courier New" w:cs="Courier New"/>
                <w:color w:val="FF0000"/>
                <w:szCs w:val="21"/>
              </w:rPr>
              <w:t>’</w:t>
            </w:r>
            <w:r w:rsidRPr="00A01E36">
              <w:rPr>
                <w:rFonts w:ascii="Courier New" w:eastAsia="MS Shell Dlg 2" w:hAnsi="Courier New" w:cs="Courier New" w:hint="eastAsia"/>
                <w:color w:val="FF0000"/>
                <w:szCs w:val="21"/>
              </w:rPr>
              <w:t>SV</w:t>
            </w:r>
            <w:r w:rsidRPr="00A01E36">
              <w:rPr>
                <w:rFonts w:ascii="Courier New" w:eastAsia="SimSun" w:hAnsi="Courier New" w:cs="Courier New"/>
                <w:color w:val="FF0000"/>
                <w:szCs w:val="21"/>
              </w:rPr>
              <w:t>’</w:t>
            </w:r>
            <w:r w:rsidRPr="00A01E36">
              <w:rPr>
                <w:rFonts w:ascii="Courier New" w:eastAsia="SimSun" w:hAnsi="Courier New" w:cs="Courier New" w:hint="eastAsia"/>
                <w:color w:val="FF0000"/>
                <w:szCs w:val="21"/>
              </w:rPr>
              <w:t>)</w:t>
            </w:r>
          </w:p>
          <w:p w:rsidR="00FC1C28" w:rsidRDefault="00FC1C28" w:rsidP="006D2FEF">
            <w:pPr>
              <w:jc w:val="left"/>
              <w:rPr>
                <w:ins w:id="378" w:author="Gao, Guan-Wei (高貫偉 ITC)" w:date="2012-04-16T11:08:00Z"/>
                <w:rFonts w:ascii="SimSun" w:eastAsia="SimSun" w:hAnsi="MS Shell Dlg 2" w:cs="SimSun"/>
                <w:color w:val="000000"/>
                <w:kern w:val="0"/>
                <w:sz w:val="20"/>
                <w:szCs w:val="20"/>
              </w:rPr>
            </w:pPr>
            <w:r>
              <w:rPr>
                <w:rFonts w:eastAsia="SimSun" w:hint="eastAsia"/>
              </w:rPr>
              <w:t>注：刷入</w:t>
            </w:r>
            <w:r>
              <w:rPr>
                <w:rFonts w:eastAsia="SimSun" w:hint="eastAsia"/>
              </w:rPr>
              <w:t>Model</w:t>
            </w:r>
            <w:r>
              <w:rPr>
                <w:rFonts w:eastAsia="SimSun" w:hint="eastAsia"/>
              </w:rPr>
              <w:t>进行如下</w:t>
            </w:r>
            <w:r>
              <w:rPr>
                <w:rFonts w:eastAsia="SimSun" w:hint="eastAsia"/>
              </w:rPr>
              <w:t>check,</w:t>
            </w:r>
            <w:r>
              <w:rPr>
                <w:rFonts w:eastAsia="SimSun" w:hint="eastAsia"/>
              </w:rPr>
              <w:t>如在</w:t>
            </w:r>
            <w:r>
              <w:rPr>
                <w:rFonts w:eastAsia="SimSun" w:hint="eastAsia"/>
              </w:rPr>
              <w:t>Model</w:t>
            </w:r>
            <w:r>
              <w:rPr>
                <w:rFonts w:eastAsia="SimSun" w:hint="eastAsia"/>
              </w:rPr>
              <w:t>表中不存在提示，</w:t>
            </w:r>
            <w:r>
              <w:rPr>
                <w:rFonts w:eastAsia="SimSun"/>
              </w:rPr>
              <w:t>”</w:t>
            </w:r>
            <w:r w:rsidRPr="005E2C2D">
              <w:rPr>
                <w:rFonts w:ascii="MS Shell Dlg 2" w:hAnsi="MS Shell Dlg 2" w:cs="MS Shell Dlg 2"/>
                <w:color w:val="000000"/>
                <w:kern w:val="0"/>
                <w:sz w:val="20"/>
                <w:szCs w:val="20"/>
              </w:rPr>
              <w:t>MODEL</w:t>
            </w:r>
            <w:r w:rsidRPr="005E2C2D">
              <w:rPr>
                <w:rFonts w:ascii="MS Shell Dlg 2" w:eastAsia="SimSun" w:hAnsi="MS Shell Dlg 2" w:cs="MS Shell Dlg 2" w:hint="eastAsia"/>
                <w:color w:val="000000"/>
                <w:kern w:val="0"/>
                <w:sz w:val="20"/>
                <w:szCs w:val="20"/>
              </w:rPr>
              <w:t xml:space="preserve"> XXXXXXXXXXXX</w:t>
            </w:r>
            <w:r w:rsidRPr="005E2C2D">
              <w:rPr>
                <w:rFonts w:ascii="MS Shell Dlg 2" w:hAnsi="MS Shell Dlg 2" w:cs="MS Shell Dlg 2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SimSun" w:eastAsia="SimSun" w:hAnsi="MS Shell Dlg 2" w:cs="SimSun" w:hint="eastAsia"/>
                <w:color w:val="000000"/>
                <w:kern w:val="0"/>
                <w:sz w:val="20"/>
                <w:szCs w:val="20"/>
                <w:lang w:val="zh-CN"/>
              </w:rPr>
              <w:t>不存在</w:t>
            </w:r>
            <w:r w:rsidRPr="005E2C2D">
              <w:rPr>
                <w:rFonts w:ascii="SimSun" w:eastAsia="SimSun" w:hAnsi="MS Shell Dlg 2" w:cs="SimSun"/>
                <w:color w:val="000000"/>
                <w:kern w:val="0"/>
                <w:sz w:val="20"/>
                <w:szCs w:val="20"/>
              </w:rPr>
              <w:t>”</w:t>
            </w:r>
          </w:p>
          <w:p w:rsidR="00FC1C28" w:rsidRDefault="00FC1C28" w:rsidP="006D2FEF">
            <w:pPr>
              <w:jc w:val="left"/>
              <w:rPr>
                <w:ins w:id="379" w:author="Gao, Guan-Wei (高貫偉 ITC)" w:date="2012-04-16T11:08:00Z"/>
                <w:rFonts w:ascii="SimSun" w:eastAsia="SimSun" w:hAnsi="MS Shell Dlg 2" w:cs="SimSun"/>
                <w:color w:val="000000"/>
                <w:kern w:val="0"/>
                <w:sz w:val="20"/>
                <w:szCs w:val="20"/>
              </w:rPr>
            </w:pPr>
          </w:p>
          <w:p w:rsidR="00FC1C28" w:rsidRPr="00F447BA" w:rsidRDefault="00FC1C28" w:rsidP="006D2FEF">
            <w:pPr>
              <w:jc w:val="left"/>
              <w:rPr>
                <w:rFonts w:ascii="SimSun" w:eastAsia="SimSun" w:hAnsi="MS Shell Dlg 2" w:cs="SimSun"/>
                <w:color w:val="000000"/>
                <w:kern w:val="0"/>
                <w:sz w:val="20"/>
                <w:szCs w:val="20"/>
                <w:rPrChange w:id="380" w:author="Gao, Guan-Wei (高貫偉 ITC)" w:date="2012-04-16T11:08:00Z">
                  <w:rPr>
                    <w:rFonts w:eastAsia="SimSun"/>
                  </w:rPr>
                </w:rPrChange>
              </w:rPr>
            </w:pPr>
          </w:p>
        </w:tc>
      </w:tr>
      <w:tr w:rsidR="00FC1C28" w:rsidRPr="00715673" w:rsidTr="005E2C2D">
        <w:tc>
          <w:tcPr>
            <w:tcW w:w="2786" w:type="dxa"/>
          </w:tcPr>
          <w:p w:rsidR="00FC1C28" w:rsidRPr="00EB03E9" w:rsidRDefault="00FC1C28" w:rsidP="00DF2AB9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lastRenderedPageBreak/>
              <w:t>15</w:t>
            </w:r>
            <w:r w:rsidRPr="00EB03E9">
              <w:rPr>
                <w:rFonts w:eastAsia="SimSun" w:hint="eastAsia"/>
              </w:rPr>
              <w:t>. Save</w:t>
            </w:r>
          </w:p>
        </w:tc>
        <w:tc>
          <w:tcPr>
            <w:tcW w:w="5576" w:type="dxa"/>
          </w:tcPr>
          <w:p w:rsidR="00000000" w:rsidRDefault="00FC1C28">
            <w:pPr>
              <w:jc w:val="left"/>
              <w:rPr>
                <w:ins w:id="381" w:author="Gao, Guan-Wei (高貫偉 ITC)" w:date="2012-05-30T11:47:00Z"/>
                <w:rPrChange w:id="382" w:author="Gao, Guan-Wei (高貫偉 ITC)" w:date="2012-05-30T11:48:00Z">
                  <w:rPr>
                    <w:ins w:id="383" w:author="Gao, Guan-Wei (高貫偉 ITC)" w:date="2012-05-30T11:47:00Z"/>
                    <w:color w:val="FF0000"/>
                  </w:rPr>
                </w:rPrChange>
              </w:rPr>
              <w:pPrChange w:id="384" w:author="Gao, Guan-Wei (高貫偉 ITC)" w:date="2012-05-30T11:48:00Z">
                <w:pPr>
                  <w:pStyle w:val="ab"/>
                  <w:numPr>
                    <w:numId w:val="25"/>
                  </w:numPr>
                  <w:ind w:left="360" w:firstLineChars="0" w:hanging="360"/>
                  <w:jc w:val="left"/>
                </w:pPr>
              </w:pPrChange>
            </w:pPr>
            <w:bookmarkStart w:id="385" w:name="_GoBack"/>
            <w:ins w:id="386" w:author="Gao, Guan-Wei (高貫偉 ITC)" w:date="2012-05-30T11:48:00Z">
              <w:r w:rsidRPr="002C60B3">
                <w:rPr>
                  <w:rFonts w:ascii="Times New Roman" w:eastAsia="SimSun" w:hAnsi="Times New Roman" w:cs="Times New Roman"/>
                  <w:b/>
                  <w:color w:val="FF0000"/>
                  <w:highlight w:val="yellow"/>
                </w:rPr>
                <w:t>PhaseII [RCTO] Update</w:t>
              </w:r>
            </w:ins>
          </w:p>
          <w:p w:rsidR="00FC1C28" w:rsidRPr="009E4DBD" w:rsidRDefault="00FC1C28" w:rsidP="007F1AE3">
            <w:pPr>
              <w:pStyle w:val="ab"/>
              <w:numPr>
                <w:ilvl w:val="0"/>
                <w:numId w:val="25"/>
              </w:numPr>
              <w:ind w:firstLineChars="0"/>
              <w:jc w:val="left"/>
              <w:rPr>
                <w:ins w:id="387" w:author="Gao, Guan-Wei (高貫偉 ITC)" w:date="2012-05-30T11:47:00Z"/>
                <w:rFonts w:eastAsia="SimSun"/>
                <w:strike/>
                <w:rPrChange w:id="388" w:author="ies12q680" w:date="2012-12-07T14:16:00Z">
                  <w:rPr>
                    <w:ins w:id="389" w:author="Gao, Guan-Wei (高貫偉 ITC)" w:date="2012-05-30T11:47:00Z"/>
                    <w:rFonts w:ascii="Times New Roman" w:hAnsi="Times New Roman" w:cs="Times New Roman"/>
                    <w:color w:val="FF0000"/>
                  </w:rPr>
                </w:rPrChange>
              </w:rPr>
            </w:pPr>
            <w:r w:rsidRPr="009E4DBD">
              <w:rPr>
                <w:rFonts w:eastAsia="SimSun" w:hint="eastAsia"/>
                <w:strike/>
                <w:color w:val="FF0000"/>
                <w:rPrChange w:id="390" w:author="ies12q680" w:date="2012-12-07T14:16:00Z">
                  <w:rPr>
                    <w:rFonts w:eastAsia="SimSun" w:hint="eastAsia"/>
                    <w:color w:val="FF0000"/>
                  </w:rPr>
                </w:rPrChange>
              </w:rPr>
              <w:t>如果没有生成</w:t>
            </w:r>
            <w:r w:rsidRPr="009E4DBD">
              <w:rPr>
                <w:rFonts w:eastAsia="SimSun" w:hint="eastAsia"/>
                <w:strike/>
                <w:color w:val="FF0000"/>
                <w:rPrChange w:id="391" w:author="ies12q680" w:date="2012-12-07T14:16:00Z">
                  <w:rPr>
                    <w:rFonts w:eastAsia="SimSun" w:hint="eastAsia"/>
                    <w:color w:val="FF0000"/>
                  </w:rPr>
                </w:rPrChange>
              </w:rPr>
              <w:t>MBCT</w:t>
            </w:r>
            <w:r w:rsidRPr="009E4DBD">
              <w:rPr>
                <w:rFonts w:eastAsia="SimSun"/>
                <w:strike/>
                <w:color w:val="FF0000"/>
                <w:rPrChange w:id="392" w:author="ies12q680" w:date="2012-12-07T14:16:00Z">
                  <w:rPr>
                    <w:rFonts w:eastAsia="SimSun"/>
                    <w:color w:val="FF0000"/>
                  </w:rPr>
                </w:rPrChange>
              </w:rPr>
              <w:t xml:space="preserve">  </w:t>
            </w:r>
            <w:r w:rsidRPr="009E4DBD">
              <w:rPr>
                <w:rFonts w:eastAsia="SimSun" w:hint="eastAsia"/>
                <w:strike/>
                <w:color w:val="FF0000"/>
                <w:rPrChange w:id="393" w:author="ies12q680" w:date="2012-12-07T14:16:00Z">
                  <w:rPr>
                    <w:rFonts w:eastAsia="SimSun" w:hint="eastAsia"/>
                    <w:color w:val="FF0000"/>
                  </w:rPr>
                </w:rPrChange>
              </w:rPr>
              <w:t>即</w:t>
            </w:r>
            <w:r w:rsidRPr="009E4DBD">
              <w:rPr>
                <w:rFonts w:ascii="Times New Roman" w:hAnsi="Times New Roman" w:cs="Times New Roman"/>
                <w:strike/>
                <w:color w:val="FF0000"/>
                <w:rPrChange w:id="394" w:author="ies12q680" w:date="2012-12-07T14:16:00Z">
                  <w:rPr>
                    <w:rFonts w:ascii="Times New Roman" w:hAnsi="Times New Roman" w:cs="Times New Roman"/>
                    <w:color w:val="FF0000"/>
                  </w:rPr>
                </w:rPrChange>
              </w:rPr>
              <w:t>PCBInfo</w:t>
            </w:r>
            <w:r w:rsidRPr="009E4DBD">
              <w:rPr>
                <w:rFonts w:ascii="Times New Roman" w:hAnsi="Times New Roman" w:cs="Times New Roman" w:hint="eastAsia"/>
                <w:strike/>
                <w:color w:val="FF0000"/>
                <w:rPrChange w:id="395" w:author="ies12q680" w:date="2012-12-07T14:16:00Z">
                  <w:rPr>
                    <w:rFonts w:ascii="Times New Roman" w:hAnsi="Times New Roman" w:cs="Times New Roman" w:hint="eastAsia"/>
                    <w:color w:val="FF0000"/>
                  </w:rPr>
                </w:rPrChange>
              </w:rPr>
              <w:t>.InfoValue is  null or =</w:t>
            </w:r>
            <w:r w:rsidRPr="009E4DBD">
              <w:rPr>
                <w:rFonts w:ascii="Times New Roman" w:hAnsi="Times New Roman" w:cs="Times New Roman"/>
                <w:strike/>
                <w:color w:val="FF0000"/>
                <w:rPrChange w:id="396" w:author="ies12q680" w:date="2012-12-07T14:16:00Z">
                  <w:rPr>
                    <w:rFonts w:ascii="Times New Roman" w:hAnsi="Times New Roman" w:cs="Times New Roman"/>
                    <w:color w:val="FF0000"/>
                  </w:rPr>
                </w:rPrChange>
              </w:rPr>
              <w:t>’’(</w:t>
            </w:r>
            <w:r w:rsidRPr="009E4DBD">
              <w:rPr>
                <w:rFonts w:ascii="Times New Roman" w:hAnsi="Times New Roman" w:cs="Times New Roman" w:hint="eastAsia"/>
                <w:strike/>
                <w:color w:val="FF0000"/>
                <w:rPrChange w:id="397" w:author="ies12q680" w:date="2012-12-07T14:16:00Z">
                  <w:rPr>
                    <w:rFonts w:ascii="Times New Roman" w:hAnsi="Times New Roman" w:cs="Times New Roman" w:hint="eastAsia"/>
                    <w:color w:val="FF0000"/>
                  </w:rPr>
                </w:rPrChange>
              </w:rPr>
              <w:t>PCBNo=</w:t>
            </w:r>
            <w:r w:rsidRPr="009E4DBD">
              <w:rPr>
                <w:rFonts w:eastAsia="SimSun" w:hint="eastAsia"/>
                <w:strike/>
                <w:color w:val="FF0000"/>
                <w:rPrChange w:id="398" w:author="ies12q680" w:date="2012-12-07T14:16:00Z">
                  <w:rPr>
                    <w:rFonts w:eastAsia="SimSun" w:hint="eastAsia"/>
                    <w:color w:val="FF0000"/>
                  </w:rPr>
                </w:rPrChange>
              </w:rPr>
              <w:t xml:space="preserve">MBSNO# and </w:t>
            </w:r>
            <w:r w:rsidRPr="009E4DBD">
              <w:rPr>
                <w:rFonts w:ascii="Times New Roman" w:hAnsi="Times New Roman" w:cs="Times New Roman"/>
                <w:strike/>
                <w:color w:val="FF0000"/>
                <w:rPrChange w:id="399" w:author="ies12q680" w:date="2012-12-07T14:16:00Z">
                  <w:rPr>
                    <w:rFonts w:ascii="Times New Roman" w:hAnsi="Times New Roman" w:cs="Times New Roman"/>
                    <w:color w:val="FF0000"/>
                  </w:rPr>
                </w:rPrChange>
              </w:rPr>
              <w:t>InfoType=’MBCT’)</w:t>
            </w:r>
            <w:r w:rsidRPr="009E4DBD">
              <w:rPr>
                <w:rFonts w:ascii="Times New Roman" w:hAnsiTheme="minorEastAsia" w:cs="Times New Roman" w:hint="eastAsia"/>
                <w:strike/>
                <w:color w:val="FF0000"/>
                <w:rPrChange w:id="400" w:author="ies12q680" w:date="2012-12-07T14:16:00Z">
                  <w:rPr>
                    <w:rFonts w:ascii="Times New Roman" w:hAnsiTheme="minorEastAsia" w:cs="Times New Roman" w:hint="eastAsia"/>
                    <w:color w:val="FF0000"/>
                  </w:rPr>
                </w:rPrChange>
              </w:rPr>
              <w:t>，则</w:t>
            </w:r>
            <w:r w:rsidRPr="009E4DBD">
              <w:rPr>
                <w:rFonts w:ascii="Times New Roman" w:hAnsiTheme="minorEastAsia" w:cs="Times New Roman"/>
                <w:strike/>
                <w:color w:val="FF0000"/>
                <w:rPrChange w:id="401" w:author="ies12q680" w:date="2012-12-07T14:16:00Z">
                  <w:rPr>
                    <w:rFonts w:ascii="Times New Roman" w:hAnsiTheme="minorEastAsia" w:cs="Times New Roman"/>
                    <w:color w:val="FF0000"/>
                  </w:rPr>
                </w:rPrChange>
              </w:rPr>
              <w:t>生成</w:t>
            </w:r>
            <w:r w:rsidRPr="009E4DBD">
              <w:rPr>
                <w:rFonts w:ascii="Times New Roman" w:hAnsi="Times New Roman" w:cs="Times New Roman"/>
                <w:strike/>
                <w:color w:val="FF0000"/>
                <w:rPrChange w:id="402" w:author="ies12q680" w:date="2012-12-07T14:16:00Z">
                  <w:rPr>
                    <w:rFonts w:ascii="Times New Roman" w:hAnsi="Times New Roman" w:cs="Times New Roman"/>
                    <w:color w:val="FF0000"/>
                  </w:rPr>
                </w:rPrChange>
              </w:rPr>
              <w:t>MBCT</w:t>
            </w:r>
            <w:r w:rsidRPr="009E4DBD">
              <w:rPr>
                <w:rFonts w:ascii="Times New Roman" w:hAnsiTheme="minorEastAsia" w:cs="Times New Roman"/>
                <w:strike/>
                <w:color w:val="FF0000"/>
                <w:rPrChange w:id="403" w:author="ies12q680" w:date="2012-12-07T14:16:00Z">
                  <w:rPr>
                    <w:rFonts w:ascii="Times New Roman" w:hAnsiTheme="minorEastAsia" w:cs="Times New Roman"/>
                    <w:color w:val="FF0000"/>
                  </w:rPr>
                </w:rPrChange>
              </w:rPr>
              <w:t>，并</w:t>
            </w:r>
            <w:r w:rsidRPr="009E4DBD">
              <w:rPr>
                <w:rFonts w:ascii="Times New Roman" w:hAnsi="Times New Roman" w:cs="Times New Roman"/>
                <w:strike/>
                <w:color w:val="FF0000"/>
                <w:rPrChange w:id="404" w:author="ies12q680" w:date="2012-12-07T14:16:00Z">
                  <w:rPr>
                    <w:rFonts w:ascii="Times New Roman" w:hAnsi="Times New Roman" w:cs="Times New Roman"/>
                    <w:color w:val="FF0000"/>
                  </w:rPr>
                </w:rPrChange>
              </w:rPr>
              <w:t>Insert PCBInfo(InfoType=’MBCT’)</w:t>
            </w:r>
            <w:r w:rsidRPr="009E4DBD">
              <w:rPr>
                <w:rFonts w:ascii="Times New Roman" w:hAnsiTheme="minorEastAsia" w:cs="Times New Roman"/>
                <w:strike/>
                <w:color w:val="FF0000"/>
                <w:rPrChange w:id="405" w:author="ies12q680" w:date="2012-12-07T14:16:00Z">
                  <w:rPr>
                    <w:rFonts w:ascii="Times New Roman" w:hAnsiTheme="minorEastAsia" w:cs="Times New Roman"/>
                    <w:color w:val="FF0000"/>
                  </w:rPr>
                </w:rPrChange>
              </w:rPr>
              <w:t>，参考</w:t>
            </w:r>
            <w:r w:rsidRPr="009E4DBD">
              <w:rPr>
                <w:rFonts w:ascii="Times New Roman" w:hAnsiTheme="minorEastAsia" w:cs="Times New Roman" w:hint="eastAsia"/>
                <w:strike/>
                <w:color w:val="FF0000"/>
                <w:rPrChange w:id="406" w:author="ies12q680" w:date="2012-12-07T14:16:00Z">
                  <w:rPr>
                    <w:rFonts w:ascii="Times New Roman" w:hAnsiTheme="minorEastAsia" w:cs="Times New Roman" w:hint="eastAsia"/>
                    <w:color w:val="FF0000"/>
                  </w:rPr>
                </w:rPrChange>
              </w:rPr>
              <w:t>《</w:t>
            </w:r>
            <w:ins w:id="407" w:author="Gao, Guan-Wei (高貫偉 ITC)" w:date="2012-08-28T17:11:00Z">
              <w:r w:rsidR="00AA2AEC" w:rsidRPr="009E4DBD">
                <w:rPr>
                  <w:rFonts w:eastAsia="SimSun"/>
                  <w:strike/>
                  <w:highlight w:val="cyan"/>
                  <w:rPrChange w:id="408" w:author="ies12q680" w:date="2012-12-07T14:16:00Z">
                    <w:rPr>
                      <w:rFonts w:eastAsia="SimSun"/>
                      <w:highlight w:val="cyan"/>
                    </w:rPr>
                  </w:rPrChange>
                </w:rPr>
                <w:t>CI-MES12-SPEC-Common-CT Specification.docx</w:t>
              </w:r>
            </w:ins>
            <w:del w:id="409" w:author="Gao, Guan-Wei (高貫偉 ITC)" w:date="2012-08-28T17:11:00Z">
              <w:r w:rsidRPr="009E4DBD" w:rsidDel="00AA2AEC">
                <w:rPr>
                  <w:rFonts w:ascii="Times New Roman" w:hAnsiTheme="minorEastAsia" w:cs="Times New Roman"/>
                  <w:strike/>
                  <w:color w:val="FF0000"/>
                  <w:rPrChange w:id="410" w:author="ies12q680" w:date="2012-12-07T14:16:00Z">
                    <w:rPr>
                      <w:rFonts w:ascii="Times New Roman" w:hAnsiTheme="minorEastAsia" w:cs="Times New Roman"/>
                      <w:color w:val="FF0000"/>
                    </w:rPr>
                  </w:rPrChange>
                </w:rPr>
                <w:delText>CI-MES12-SPEC-SA-UC PCA ICT Input</w:delText>
              </w:r>
            </w:del>
            <w:r w:rsidRPr="009E4DBD">
              <w:rPr>
                <w:rFonts w:ascii="Times New Roman" w:hAnsiTheme="minorEastAsia" w:cs="Times New Roman" w:hint="eastAsia"/>
                <w:strike/>
                <w:color w:val="FF0000"/>
                <w:rPrChange w:id="411" w:author="ies12q680" w:date="2012-12-07T14:16:00Z">
                  <w:rPr>
                    <w:rFonts w:ascii="Times New Roman" w:hAnsiTheme="minorEastAsia" w:cs="Times New Roman" w:hint="eastAsia"/>
                    <w:color w:val="FF0000"/>
                  </w:rPr>
                </w:rPrChange>
              </w:rPr>
              <w:t>》</w:t>
            </w:r>
            <w:del w:id="412" w:author="Gao, Guan-Wei (高貫偉 ITC)" w:date="2012-08-28T17:11:00Z">
              <w:r w:rsidRPr="009E4DBD" w:rsidDel="00AA2AEC">
                <w:rPr>
                  <w:rFonts w:ascii="Times New Roman" w:hAnsi="Times New Roman" w:cs="Times New Roman" w:hint="eastAsia"/>
                  <w:strike/>
                  <w:color w:val="FF0000"/>
                  <w:rPrChange w:id="413" w:author="ies12q680" w:date="2012-12-07T14:16:00Z">
                    <w:rPr>
                      <w:rFonts w:ascii="Times New Roman" w:hAnsi="Times New Roman" w:cs="Times New Roman" w:hint="eastAsia"/>
                      <w:color w:val="FF0000"/>
                    </w:rPr>
                  </w:rPrChange>
                </w:rPr>
                <w:delText>19</w:delText>
              </w:r>
              <w:r w:rsidRPr="009E4DBD" w:rsidDel="00AA2AEC">
                <w:rPr>
                  <w:rFonts w:ascii="Times New Roman" w:hAnsi="Times New Roman" w:cs="Times New Roman"/>
                  <w:strike/>
                  <w:color w:val="FF0000"/>
                  <w:rPrChange w:id="414" w:author="ies12q680" w:date="2012-12-07T14:16:00Z">
                    <w:rPr>
                      <w:rFonts w:ascii="Times New Roman" w:hAnsi="Times New Roman" w:cs="Times New Roman"/>
                      <w:color w:val="FF0000"/>
                    </w:rPr>
                  </w:rPrChange>
                </w:rPr>
                <w:delText>.2</w:delText>
              </w:r>
            </w:del>
            <w:bookmarkEnd w:id="385"/>
            <w:ins w:id="415" w:author="Gao, Guan-Wei (高貫偉 ITC)" w:date="2012-05-30T11:39:00Z">
              <w:r w:rsidRPr="009E4DBD">
                <w:rPr>
                  <w:rFonts w:ascii="Times New Roman" w:hAnsi="Times New Roman" w:cs="Times New Roman" w:hint="eastAsia"/>
                  <w:strike/>
                  <w:color w:val="FF0000"/>
                  <w:rPrChange w:id="416" w:author="ies12q680" w:date="2012-12-07T14:16:00Z">
                    <w:rPr>
                      <w:rFonts w:ascii="Times New Roman" w:hAnsi="Times New Roman" w:cs="Times New Roman" w:hint="eastAsia"/>
                      <w:color w:val="FF0000"/>
                    </w:rPr>
                  </w:rPrChange>
                </w:rPr>
                <w:t>；</w:t>
              </w:r>
            </w:ins>
          </w:p>
          <w:p w:rsidR="00000000" w:rsidRPr="009E4DBD" w:rsidRDefault="00FC1C28">
            <w:pPr>
              <w:pStyle w:val="ab"/>
              <w:ind w:left="360" w:firstLineChars="0" w:firstLine="0"/>
              <w:jc w:val="left"/>
              <w:rPr>
                <w:ins w:id="417" w:author="Gao, Guan-Wei (高貫偉 ITC)" w:date="2012-05-30T11:47:00Z"/>
                <w:rFonts w:ascii="Times New Roman" w:hAnsi="Times New Roman" w:cs="Times New Roman"/>
                <w:strike/>
                <w:color w:val="FF0000"/>
                <w:rPrChange w:id="418" w:author="ies12q680" w:date="2012-12-07T14:16:00Z">
                  <w:rPr>
                    <w:ins w:id="419" w:author="Gao, Guan-Wei (高貫偉 ITC)" w:date="2012-05-30T11:47:00Z"/>
                    <w:rFonts w:eastAsia="SimSun"/>
                    <w:b/>
                    <w:color w:val="FF0000"/>
                  </w:rPr>
                </w:rPrChange>
              </w:rPr>
              <w:pPrChange w:id="420" w:author="Gao, Guan-Wei (高貫偉 ITC)" w:date="2012-05-30T11:48:00Z">
                <w:pPr>
                  <w:jc w:val="left"/>
                </w:pPr>
              </w:pPrChange>
            </w:pPr>
            <w:ins w:id="421" w:author="Gao, Guan-Wei (高貫偉 ITC)" w:date="2012-05-30T11:39:00Z">
              <w:r w:rsidRPr="009E4DBD">
                <w:rPr>
                  <w:rFonts w:ascii="Times New Roman" w:hAnsi="Times New Roman" w:cs="Times New Roman" w:hint="eastAsia"/>
                  <w:strike/>
                  <w:color w:val="FF0000"/>
                  <w:rPrChange w:id="422" w:author="ies12q680" w:date="2012-12-07T14:16:00Z">
                    <w:rPr>
                      <w:rFonts w:ascii="Times New Roman" w:hAnsi="Times New Roman" w:cs="Times New Roman" w:hint="eastAsia"/>
                      <w:color w:val="FF0000"/>
                    </w:rPr>
                  </w:rPrChange>
                </w:rPr>
                <w:t>若已经产生了</w:t>
              </w:r>
              <w:r w:rsidRPr="009E4DBD">
                <w:rPr>
                  <w:rFonts w:ascii="Times New Roman" w:hAnsi="Times New Roman" w:cs="Times New Roman" w:hint="eastAsia"/>
                  <w:strike/>
                  <w:color w:val="FF0000"/>
                  <w:rPrChange w:id="423" w:author="ies12q680" w:date="2012-12-07T14:16:00Z">
                    <w:rPr>
                      <w:rFonts w:ascii="Times New Roman" w:hAnsi="Times New Roman" w:cs="Times New Roman" w:hint="eastAsia"/>
                      <w:color w:val="FF0000"/>
                    </w:rPr>
                  </w:rPrChange>
                </w:rPr>
                <w:t>MBCT</w:t>
              </w:r>
              <w:r w:rsidRPr="009E4DBD">
                <w:rPr>
                  <w:rFonts w:ascii="Times New Roman" w:hAnsi="Times New Roman" w:cs="Times New Roman" w:hint="eastAsia"/>
                  <w:strike/>
                  <w:color w:val="FF0000"/>
                  <w:rPrChange w:id="424" w:author="ies12q680" w:date="2012-12-07T14:16:00Z">
                    <w:rPr>
                      <w:rFonts w:ascii="Times New Roman" w:hAnsi="Times New Roman" w:cs="Times New Roman" w:hint="eastAsia"/>
                      <w:color w:val="FF0000"/>
                    </w:rPr>
                  </w:rPrChange>
                </w:rPr>
                <w:t>，则</w:t>
              </w:r>
            </w:ins>
            <w:ins w:id="425" w:author="Gao, Guan-Wei (高貫偉 ITC)" w:date="2012-05-30T11:47:00Z">
              <w:r w:rsidRPr="009E4DBD">
                <w:rPr>
                  <w:rFonts w:ascii="Times New Roman" w:hAnsi="Times New Roman" w:cs="Times New Roman" w:hint="eastAsia"/>
                  <w:strike/>
                  <w:color w:val="FF0000"/>
                  <w:rPrChange w:id="426" w:author="ies12q680" w:date="2012-12-07T14:16:00Z">
                    <w:rPr>
                      <w:rFonts w:ascii="Times New Roman" w:hAnsi="Times New Roman" w:cs="Times New Roman" w:hint="eastAsia"/>
                      <w:color w:val="FF0000"/>
                    </w:rPr>
                  </w:rPrChange>
                </w:rPr>
                <w:t>：</w:t>
              </w:r>
            </w:ins>
          </w:p>
          <w:p w:rsidR="00000000" w:rsidRPr="009E4DBD" w:rsidRDefault="00FC1C28">
            <w:pPr>
              <w:pStyle w:val="ab"/>
              <w:ind w:left="360" w:firstLineChars="0" w:firstLine="0"/>
              <w:jc w:val="left"/>
              <w:rPr>
                <w:ins w:id="427" w:author="Gao, Guan-Wei (高貫偉 ITC)" w:date="2012-05-30T11:47:00Z"/>
                <w:rFonts w:eastAsia="SimSun"/>
                <w:strike/>
                <w:highlight w:val="cyan"/>
                <w:rPrChange w:id="428" w:author="ies12q680" w:date="2012-12-07T14:16:00Z">
                  <w:rPr>
                    <w:ins w:id="429" w:author="Gao, Guan-Wei (高貫偉 ITC)" w:date="2012-05-30T11:47:00Z"/>
                    <w:rFonts w:eastAsia="SimSun"/>
                    <w:highlight w:val="cyan"/>
                  </w:rPr>
                </w:rPrChange>
              </w:rPr>
              <w:pPrChange w:id="430" w:author="Gao, Guan-Wei (高貫偉 ITC)" w:date="2012-05-30T11:47:00Z">
                <w:pPr>
                  <w:pStyle w:val="ab"/>
                  <w:numPr>
                    <w:numId w:val="25"/>
                  </w:numPr>
                  <w:ind w:left="360" w:firstLineChars="0" w:hanging="360"/>
                  <w:jc w:val="left"/>
                </w:pPr>
              </w:pPrChange>
            </w:pPr>
            <w:ins w:id="431" w:author="Gao, Guan-Wei (高貫偉 ITC)" w:date="2012-05-30T11:47:00Z">
              <w:r w:rsidRPr="009E4DBD">
                <w:rPr>
                  <w:rFonts w:eastAsia="SimSun" w:hint="eastAsia"/>
                  <w:strike/>
                  <w:highlight w:val="cyan"/>
                  <w:rPrChange w:id="432" w:author="ies12q680" w:date="2012-12-07T14:16:00Z">
                    <w:rPr>
                      <w:rFonts w:eastAsia="SimSun" w:hint="eastAsia"/>
                      <w:highlight w:val="cyan"/>
                    </w:rPr>
                  </w:rPrChange>
                </w:rPr>
                <w:t>若</w:t>
              </w:r>
            </w:ins>
            <w:ins w:id="433" w:author="Gao, Guan-Wei (高貫偉 ITC)" w:date="2012-08-14T11:15:00Z">
              <w:r w:rsidR="00AC7498" w:rsidRPr="009E4DBD">
                <w:rPr>
                  <w:rFonts w:eastAsia="SimSun" w:hint="eastAsia"/>
                  <w:strike/>
                  <w:highlight w:val="cyan"/>
                  <w:rPrChange w:id="434" w:author="ies12q680" w:date="2012-12-07T14:16:00Z">
                    <w:rPr>
                      <w:rFonts w:eastAsia="SimSun" w:hint="eastAsia"/>
                      <w:highlight w:val="cyan"/>
                    </w:rPr>
                  </w:rPrChange>
                </w:rPr>
                <w:t>Model</w:t>
              </w:r>
              <w:r w:rsidR="00AC7498" w:rsidRPr="009E4DBD">
                <w:rPr>
                  <w:rFonts w:eastAsia="SimSun" w:hint="eastAsia"/>
                  <w:strike/>
                  <w:highlight w:val="cyan"/>
                  <w:rPrChange w:id="435" w:author="ies12q680" w:date="2012-12-07T14:16:00Z">
                    <w:rPr>
                      <w:rFonts w:eastAsia="SimSun" w:hint="eastAsia"/>
                      <w:highlight w:val="cyan"/>
                    </w:rPr>
                  </w:rPrChange>
                </w:rPr>
                <w:t>的</w:t>
              </w:r>
            </w:ins>
            <w:ins w:id="436" w:author="Gao, Guan-Wei (高貫偉 ITC)" w:date="2012-05-30T11:47:00Z">
              <w:r w:rsidRPr="009E4DBD">
                <w:rPr>
                  <w:rFonts w:eastAsia="SimSun"/>
                  <w:strike/>
                  <w:highlight w:val="cyan"/>
                  <w:rPrChange w:id="437" w:author="ies12q680" w:date="2012-12-07T14:16:00Z">
                    <w:rPr>
                      <w:rFonts w:eastAsia="SimSun"/>
                      <w:highlight w:val="cyan"/>
                    </w:rPr>
                  </w:rPrChange>
                </w:rPr>
                <w:t>Type</w:t>
              </w:r>
              <w:r w:rsidRPr="009E4DBD">
                <w:rPr>
                  <w:rFonts w:eastAsia="SimSun" w:hint="eastAsia"/>
                  <w:strike/>
                  <w:highlight w:val="cyan"/>
                  <w:rPrChange w:id="438" w:author="ies12q680" w:date="2012-12-07T14:16:00Z">
                    <w:rPr>
                      <w:rFonts w:eastAsia="SimSun" w:hint="eastAsia"/>
                      <w:highlight w:val="cyan"/>
                    </w:rPr>
                  </w:rPrChange>
                </w:rPr>
                <w:t>为</w:t>
              </w:r>
              <w:r w:rsidRPr="009E4DBD">
                <w:rPr>
                  <w:rFonts w:eastAsia="SimSun"/>
                  <w:strike/>
                  <w:highlight w:val="cyan"/>
                  <w:rPrChange w:id="439" w:author="ies12q680" w:date="2012-12-07T14:16:00Z">
                    <w:rPr>
                      <w:rFonts w:eastAsia="SimSun"/>
                      <w:highlight w:val="cyan"/>
                    </w:rPr>
                  </w:rPrChange>
                </w:rPr>
                <w:t>RCTO</w:t>
              </w:r>
            </w:ins>
          </w:p>
          <w:p w:rsidR="00FC1C28" w:rsidRPr="009E4DBD" w:rsidRDefault="00FC1C28" w:rsidP="0013582E">
            <w:pPr>
              <w:ind w:firstLineChars="200" w:firstLine="420"/>
              <w:jc w:val="left"/>
              <w:rPr>
                <w:ins w:id="440" w:author="Gao, Guan-Wei (高貫偉 ITC)" w:date="2012-05-30T11:47:00Z"/>
                <w:rFonts w:eastAsia="SimSun"/>
                <w:strike/>
                <w:highlight w:val="cyan"/>
                <w:rPrChange w:id="441" w:author="ies12q680" w:date="2012-12-07T14:16:00Z">
                  <w:rPr>
                    <w:ins w:id="442" w:author="Gao, Guan-Wei (高貫偉 ITC)" w:date="2012-05-30T11:47:00Z"/>
                    <w:rFonts w:eastAsia="SimSun"/>
                    <w:highlight w:val="cyan"/>
                  </w:rPr>
                </w:rPrChange>
              </w:rPr>
            </w:pPr>
            <w:ins w:id="443" w:author="Gao, Guan-Wei (高貫偉 ITC)" w:date="2012-05-30T11:47:00Z">
              <w:r w:rsidRPr="009E4DBD">
                <w:rPr>
                  <w:rFonts w:eastAsia="SimSun" w:hint="eastAsia"/>
                  <w:strike/>
                  <w:highlight w:val="cyan"/>
                  <w:rPrChange w:id="444" w:author="ies12q680" w:date="2012-12-07T14:16:00Z">
                    <w:rPr>
                      <w:rFonts w:eastAsia="SimSun" w:hint="eastAsia"/>
                      <w:highlight w:val="cyan"/>
                    </w:rPr>
                  </w:rPrChange>
                </w:rPr>
                <w:t>如果已经产生了</w:t>
              </w:r>
              <w:r w:rsidRPr="009E4DBD">
                <w:rPr>
                  <w:rFonts w:eastAsia="SimSun"/>
                  <w:strike/>
                  <w:highlight w:val="cyan"/>
                  <w:rPrChange w:id="445" w:author="ies12q680" w:date="2012-12-07T14:16:00Z">
                    <w:rPr>
                      <w:rFonts w:eastAsia="SimSun"/>
                      <w:highlight w:val="cyan"/>
                    </w:rPr>
                  </w:rPrChange>
                </w:rPr>
                <w:t>MBCT</w:t>
              </w:r>
              <w:r w:rsidRPr="009E4DBD">
                <w:rPr>
                  <w:rFonts w:eastAsia="SimSun" w:hint="eastAsia"/>
                  <w:strike/>
                  <w:highlight w:val="cyan"/>
                  <w:rPrChange w:id="446" w:author="ies12q680" w:date="2012-12-07T14:16:00Z">
                    <w:rPr>
                      <w:rFonts w:eastAsia="SimSun" w:hint="eastAsia"/>
                      <w:highlight w:val="cyan"/>
                    </w:rPr>
                  </w:rPrChange>
                </w:rPr>
                <w:t>，则继续生成</w:t>
              </w:r>
              <w:r w:rsidRPr="009E4DBD">
                <w:rPr>
                  <w:rFonts w:eastAsia="SimSun"/>
                  <w:strike/>
                  <w:highlight w:val="cyan"/>
                  <w:rPrChange w:id="447" w:author="ies12q680" w:date="2012-12-07T14:16:00Z">
                    <w:rPr>
                      <w:rFonts w:eastAsia="SimSun"/>
                      <w:highlight w:val="cyan"/>
                    </w:rPr>
                  </w:rPrChange>
                </w:rPr>
                <w:t>@MBCT2</w:t>
              </w:r>
              <w:r w:rsidRPr="009E4DBD">
                <w:rPr>
                  <w:rFonts w:eastAsia="SimSun" w:hint="eastAsia"/>
                  <w:strike/>
                  <w:highlight w:val="cyan"/>
                  <w:rPrChange w:id="448" w:author="ies12q680" w:date="2012-12-07T14:16:00Z">
                    <w:rPr>
                      <w:rFonts w:eastAsia="SimSun" w:hint="eastAsia"/>
                      <w:highlight w:val="cyan"/>
                    </w:rPr>
                  </w:rPrChange>
                </w:rPr>
                <w:t>，并记录在</w:t>
              </w:r>
              <w:r w:rsidRPr="009E4DBD">
                <w:rPr>
                  <w:rFonts w:eastAsia="SimSun"/>
                  <w:strike/>
                  <w:highlight w:val="cyan"/>
                  <w:rPrChange w:id="449" w:author="ies12q680" w:date="2012-12-07T14:16:00Z">
                    <w:rPr>
                      <w:rFonts w:eastAsia="SimSun"/>
                      <w:highlight w:val="cyan"/>
                    </w:rPr>
                  </w:rPrChange>
                </w:rPr>
                <w:t>PCBInfo</w:t>
              </w:r>
              <w:r w:rsidRPr="009E4DBD">
                <w:rPr>
                  <w:rFonts w:eastAsia="SimSun" w:hint="eastAsia"/>
                  <w:strike/>
                  <w:highlight w:val="cyan"/>
                  <w:rPrChange w:id="450" w:author="ies12q680" w:date="2012-12-07T14:16:00Z">
                    <w:rPr>
                      <w:rFonts w:eastAsia="SimSun" w:hint="eastAsia"/>
                      <w:highlight w:val="cyan"/>
                    </w:rPr>
                  </w:rPrChange>
                </w:rPr>
                <w:t>（</w:t>
              </w:r>
              <w:r w:rsidRPr="009E4DBD">
                <w:rPr>
                  <w:rFonts w:eastAsia="SimSun"/>
                  <w:strike/>
                  <w:highlight w:val="cyan"/>
                  <w:rPrChange w:id="451" w:author="ies12q680" w:date="2012-12-07T14:16:00Z">
                    <w:rPr>
                      <w:rFonts w:eastAsia="SimSun"/>
                      <w:highlight w:val="cyan"/>
                    </w:rPr>
                  </w:rPrChange>
                </w:rPr>
                <w:t>InfoType=’MBCT2’, Value=@MBCT2</w:t>
              </w:r>
              <w:r w:rsidRPr="009E4DBD">
                <w:rPr>
                  <w:rFonts w:eastAsia="SimSun" w:hint="eastAsia"/>
                  <w:strike/>
                  <w:highlight w:val="cyan"/>
                  <w:rPrChange w:id="452" w:author="ies12q680" w:date="2012-12-07T14:16:00Z">
                    <w:rPr>
                      <w:rFonts w:eastAsia="SimSun" w:hint="eastAsia"/>
                      <w:highlight w:val="cyan"/>
                    </w:rPr>
                  </w:rPrChange>
                </w:rPr>
                <w:t>）</w:t>
              </w:r>
            </w:ins>
          </w:p>
          <w:p w:rsidR="00FC1C28" w:rsidRPr="009E4DBD" w:rsidRDefault="00FC1C28" w:rsidP="0013582E">
            <w:pPr>
              <w:jc w:val="left"/>
              <w:rPr>
                <w:ins w:id="453" w:author="Gao, Guan-Wei (高貫偉 ITC)" w:date="2012-05-30T11:47:00Z"/>
                <w:rFonts w:eastAsia="SimSun"/>
                <w:strike/>
                <w:rPrChange w:id="454" w:author="ies12q680" w:date="2012-12-07T14:16:00Z">
                  <w:rPr>
                    <w:ins w:id="455" w:author="Gao, Guan-Wei (高貫偉 ITC)" w:date="2012-05-30T11:47:00Z"/>
                    <w:rFonts w:eastAsia="SimSun"/>
                  </w:rPr>
                </w:rPrChange>
              </w:rPr>
            </w:pPr>
            <w:ins w:id="456" w:author="Gao, Guan-Wei (高貫偉 ITC)" w:date="2012-05-30T11:47:00Z">
              <w:r w:rsidRPr="009E4DBD">
                <w:rPr>
                  <w:rFonts w:eastAsia="SimSun" w:hint="eastAsia"/>
                  <w:strike/>
                  <w:highlight w:val="cyan"/>
                  <w:rPrChange w:id="457" w:author="ies12q680" w:date="2012-12-07T14:16:00Z">
                    <w:rPr>
                      <w:rFonts w:eastAsia="SimSun" w:hint="eastAsia"/>
                      <w:highlight w:val="cyan"/>
                    </w:rPr>
                  </w:rPrChange>
                </w:rPr>
                <w:t>参考《</w:t>
              </w:r>
              <w:r w:rsidRPr="009E4DBD">
                <w:rPr>
                  <w:rFonts w:eastAsia="SimSun"/>
                  <w:strike/>
                  <w:highlight w:val="cyan"/>
                  <w:rPrChange w:id="458" w:author="ies12q680" w:date="2012-12-07T14:16:00Z">
                    <w:rPr>
                      <w:rFonts w:eastAsia="SimSun"/>
                      <w:highlight w:val="cyan"/>
                    </w:rPr>
                  </w:rPrChange>
                </w:rPr>
                <w:t>CI-MES12-SPEC-Common-CT Specification.docx</w:t>
              </w:r>
              <w:r w:rsidRPr="009E4DBD">
                <w:rPr>
                  <w:rFonts w:eastAsia="SimSun" w:hint="eastAsia"/>
                  <w:strike/>
                  <w:highlight w:val="cyan"/>
                  <w:rPrChange w:id="459" w:author="ies12q680" w:date="2012-12-07T14:16:00Z">
                    <w:rPr>
                      <w:rFonts w:eastAsia="SimSun" w:hint="eastAsia"/>
                      <w:highlight w:val="cyan"/>
                    </w:rPr>
                  </w:rPrChange>
                </w:rPr>
                <w:t>》</w:t>
              </w:r>
            </w:ins>
          </w:p>
          <w:p w:rsidR="00000000" w:rsidRDefault="009B59DC">
            <w:pPr>
              <w:jc w:val="left"/>
              <w:rPr>
                <w:ins w:id="460" w:author="Gao, Guan-Wei (高貫偉 ITC)" w:date="2012-05-30T11:48:00Z"/>
              </w:rPr>
              <w:pPrChange w:id="461" w:author="Gao, Guan-Wei (高貫偉 ITC)" w:date="2012-05-30T11:48:00Z">
                <w:pPr>
                  <w:pStyle w:val="ab"/>
                  <w:numPr>
                    <w:numId w:val="25"/>
                  </w:numPr>
                  <w:ind w:left="360" w:firstLineChars="0" w:hanging="360"/>
                  <w:jc w:val="left"/>
                </w:pPr>
              </w:pPrChange>
            </w:pPr>
          </w:p>
          <w:p w:rsidR="00FC1C28" w:rsidRPr="0013582E" w:rsidRDefault="0082277C" w:rsidP="0013582E">
            <w:pPr>
              <w:jc w:val="left"/>
              <w:rPr>
                <w:ins w:id="462" w:author="Gao, Guan-Wei (高貫偉 ITC)" w:date="2012-05-30T11:48:00Z"/>
              </w:rPr>
            </w:pPr>
            <w:ins w:id="463" w:author="Gao, Guan-Wei (高貫偉 ITC)" w:date="2012-05-30T11:48:00Z">
              <w:r w:rsidRPr="0082277C">
                <w:rPr>
                  <w:rFonts w:ascii="Times New Roman" w:eastAsia="SimSun" w:hAnsi="Times New Roman" w:cs="Times New Roman"/>
                  <w:b/>
                  <w:color w:val="FF0000"/>
                  <w:highlight w:val="yellow"/>
                  <w:rPrChange w:id="464" w:author="Gao, Guan-Wei (高貫偉 ITC)" w:date="2012-05-30T11:49:00Z">
                    <w:rPr>
                      <w:rFonts w:ascii="Times New Roman" w:eastAsia="SimSun" w:hAnsi="Times New Roman" w:cs="Times New Roman"/>
                      <w:b/>
                      <w:color w:val="FF0000"/>
                      <w:highlight w:val="yellow"/>
                      <w:u w:val="single"/>
                    </w:rPr>
                  </w:rPrChange>
                </w:rPr>
                <w:t>PhaseII [RCTO] Update End</w:t>
              </w:r>
            </w:ins>
          </w:p>
          <w:p w:rsidR="00000000" w:rsidRDefault="009B59DC">
            <w:pPr>
              <w:jc w:val="left"/>
              <w:rPr>
                <w:ins w:id="465" w:author="Gao, Guan-Wei (高貫偉 ITC)" w:date="2012-05-30T11:48:00Z"/>
              </w:rPr>
              <w:pPrChange w:id="466" w:author="Gao, Guan-Wei (高貫偉 ITC)" w:date="2012-05-30T11:48:00Z">
                <w:pPr>
                  <w:pStyle w:val="ab"/>
                  <w:numPr>
                    <w:numId w:val="25"/>
                  </w:numPr>
                  <w:ind w:left="360" w:firstLineChars="0" w:hanging="360"/>
                  <w:jc w:val="left"/>
                </w:pPr>
              </w:pPrChange>
            </w:pPr>
          </w:p>
          <w:p w:rsidR="00000000" w:rsidRDefault="009B59DC">
            <w:pPr>
              <w:jc w:val="left"/>
              <w:rPr>
                <w:rPrChange w:id="467" w:author="Gao, Guan-Wei (高貫偉 ITC)" w:date="2012-05-30T11:48:00Z">
                  <w:rPr>
                    <w:rFonts w:eastAsia="SimSun"/>
                  </w:rPr>
                </w:rPrChange>
              </w:rPr>
              <w:pPrChange w:id="468" w:author="Gao, Guan-Wei (高貫偉 ITC)" w:date="2012-05-30T11:48:00Z">
                <w:pPr>
                  <w:pStyle w:val="ab"/>
                  <w:numPr>
                    <w:numId w:val="25"/>
                  </w:numPr>
                  <w:ind w:left="360" w:firstLineChars="0" w:hanging="360"/>
                  <w:jc w:val="left"/>
                </w:pPr>
              </w:pPrChange>
            </w:pPr>
          </w:p>
          <w:p w:rsidR="00FC1C28" w:rsidRPr="007F1AE3" w:rsidRDefault="00FC1C28" w:rsidP="007F1AE3">
            <w:pPr>
              <w:pStyle w:val="ab"/>
              <w:numPr>
                <w:ilvl w:val="0"/>
                <w:numId w:val="25"/>
              </w:numPr>
              <w:ind w:firstLineChars="0"/>
              <w:jc w:val="left"/>
              <w:rPr>
                <w:rFonts w:eastAsia="SimSun"/>
              </w:rPr>
            </w:pPr>
            <w:r w:rsidRPr="007F1AE3">
              <w:rPr>
                <w:rFonts w:eastAsia="SimSun" w:hint="eastAsia"/>
              </w:rPr>
              <w:t>Update [PCBStatus]</w:t>
            </w:r>
          </w:p>
          <w:p w:rsidR="00FC1C28" w:rsidRPr="003F684B" w:rsidRDefault="00FC1C28" w:rsidP="003F684B">
            <w:pPr>
              <w:pStyle w:val="ab"/>
              <w:ind w:left="360" w:firstLineChars="0" w:firstLine="0"/>
              <w:jc w:val="left"/>
              <w:rPr>
                <w:rFonts w:eastAsia="SimSun"/>
                <w:color w:val="FF0000"/>
              </w:rPr>
            </w:pPr>
            <w:r w:rsidRPr="003F684B">
              <w:rPr>
                <w:rFonts w:eastAsia="SimSun" w:hint="eastAsia"/>
                <w:color w:val="FF0000"/>
              </w:rPr>
              <w:t>WC=30</w:t>
            </w:r>
          </w:p>
          <w:p w:rsidR="00FC1C28" w:rsidRDefault="00FC1C28" w:rsidP="007F1AE3">
            <w:pPr>
              <w:pStyle w:val="ab"/>
              <w:numPr>
                <w:ilvl w:val="0"/>
                <w:numId w:val="25"/>
              </w:numPr>
              <w:ind w:firstLineChars="0"/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Insert [</w:t>
            </w:r>
            <w:r>
              <w:rPr>
                <w:rFonts w:eastAsia="SimSun" w:hint="eastAsia"/>
              </w:rPr>
              <w:t>PCB</w:t>
            </w:r>
            <w:r w:rsidRPr="00EB03E9">
              <w:rPr>
                <w:rFonts w:eastAsia="SimSun" w:hint="eastAsia"/>
              </w:rPr>
              <w:t>Log]</w:t>
            </w:r>
          </w:p>
          <w:p w:rsidR="00FC1C28" w:rsidRDefault="00FC1C28" w:rsidP="007F1AE3">
            <w:pPr>
              <w:pStyle w:val="ab"/>
              <w:numPr>
                <w:ilvl w:val="0"/>
                <w:numId w:val="25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Insert PrintLog( Name=</w:t>
            </w:r>
            <w:r>
              <w:rPr>
                <w:rFonts w:eastAsia="SimSun"/>
              </w:rPr>
              <w:t>’</w:t>
            </w:r>
            <w:r>
              <w:rPr>
                <w:rFonts w:eastAsia="SimSun" w:hint="eastAsia"/>
              </w:rPr>
              <w:t>MBSNO</w:t>
            </w:r>
            <w:r>
              <w:rPr>
                <w:rFonts w:eastAsia="SimSun"/>
              </w:rPr>
              <w:t>’</w:t>
            </w:r>
            <w:r>
              <w:rPr>
                <w:rFonts w:eastAsia="SimSun" w:hint="eastAsia"/>
              </w:rPr>
              <w:t xml:space="preserve"> BegNo= MBSNO#   EndNo= MBSNO#)</w:t>
            </w:r>
          </w:p>
          <w:p w:rsidR="00FC1C28" w:rsidRDefault="00FC1C28" w:rsidP="007F1AE3">
            <w:pPr>
              <w:pStyle w:val="ab"/>
              <w:numPr>
                <w:ilvl w:val="0"/>
                <w:numId w:val="25"/>
              </w:numPr>
              <w:ind w:firstLineChars="0"/>
              <w:jc w:val="left"/>
              <w:rPr>
                <w:rFonts w:eastAsia="SimSun"/>
                <w:color w:val="FF0000"/>
              </w:rPr>
            </w:pPr>
            <w:r w:rsidRPr="006D363D">
              <w:rPr>
                <w:rFonts w:eastAsia="SimSun" w:hint="eastAsia"/>
                <w:color w:val="FF0000"/>
              </w:rPr>
              <w:t>根据选中的</w:t>
            </w:r>
            <w:r w:rsidRPr="006D363D">
              <w:rPr>
                <w:rFonts w:eastAsia="SimSun" w:hint="eastAsia"/>
                <w:color w:val="FF0000"/>
              </w:rPr>
              <w:t xml:space="preserve">DCode Type </w:t>
            </w:r>
            <w:r w:rsidRPr="006D363D">
              <w:rPr>
                <w:rFonts w:eastAsia="SimSun" w:hint="eastAsia"/>
                <w:color w:val="FF0000"/>
              </w:rPr>
              <w:t>按照</w:t>
            </w:r>
            <w:r w:rsidRPr="006D363D">
              <w:rPr>
                <w:rFonts w:eastAsia="SimSun" w:hint="eastAsia"/>
                <w:color w:val="FF0000"/>
              </w:rPr>
              <w:t>DCode</w:t>
            </w:r>
            <w:r w:rsidRPr="006D363D">
              <w:rPr>
                <w:rFonts w:eastAsia="SimSun" w:hint="eastAsia"/>
                <w:color w:val="FF0000"/>
              </w:rPr>
              <w:t>编码规格《</w:t>
            </w:r>
            <w:r w:rsidRPr="006D363D">
              <w:rPr>
                <w:rFonts w:eastAsia="SimSun"/>
                <w:color w:val="FF0000"/>
              </w:rPr>
              <w:t>CI-MES12-SPEC-000-UC DCode</w:t>
            </w:r>
            <w:r w:rsidRPr="006D363D">
              <w:rPr>
                <w:rFonts w:eastAsia="SimSun" w:hint="eastAsia"/>
                <w:color w:val="FF0000"/>
              </w:rPr>
              <w:t>》生成</w:t>
            </w:r>
            <w:r w:rsidRPr="006D363D">
              <w:rPr>
                <w:rFonts w:eastAsia="SimSun" w:hint="eastAsia"/>
                <w:color w:val="FF0000"/>
              </w:rPr>
              <w:t>Dcode</w:t>
            </w:r>
            <w:r w:rsidRPr="006D363D">
              <w:rPr>
                <w:rFonts w:eastAsia="SimSun" w:hint="eastAsia"/>
                <w:color w:val="FF0000"/>
              </w:rPr>
              <w:t>，</w:t>
            </w:r>
            <w:r>
              <w:rPr>
                <w:rFonts w:eastAsia="SimSun" w:hint="eastAsia"/>
                <w:color w:val="FF0000"/>
              </w:rPr>
              <w:t>并保存到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[PCB]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[DateCode]</w:t>
            </w:r>
            <w:r w:rsidRPr="006D363D">
              <w:rPr>
                <w:rFonts w:eastAsia="SimSun" w:hint="eastAsia"/>
                <w:color w:val="FF0000"/>
              </w:rPr>
              <w:t>供打印使用（通过模板打印参数）</w:t>
            </w:r>
          </w:p>
          <w:p w:rsidR="00FC1C28" w:rsidRDefault="00FC1C28" w:rsidP="007F1AE3">
            <w:pPr>
              <w:pStyle w:val="ab"/>
              <w:numPr>
                <w:ilvl w:val="0"/>
                <w:numId w:val="25"/>
              </w:numPr>
              <w:ind w:firstLineChars="0"/>
              <w:jc w:val="left"/>
              <w:rPr>
                <w:rFonts w:eastAsia="SimSun"/>
                <w:color w:val="FF0000"/>
              </w:rPr>
            </w:pPr>
            <w:r>
              <w:rPr>
                <w:rFonts w:eastAsia="SimSun" w:hint="eastAsia"/>
                <w:color w:val="FF0000"/>
              </w:rPr>
              <w:t>如果</w:t>
            </w:r>
            <w:r>
              <w:rPr>
                <w:rFonts w:eastAsia="SimSun" w:hint="eastAsia"/>
                <w:color w:val="FF0000"/>
              </w:rPr>
              <w:t>Region</w:t>
            </w:r>
            <w:r>
              <w:rPr>
                <w:rFonts w:eastAsia="SimSun" w:hint="eastAsia"/>
                <w:color w:val="FF0000"/>
              </w:rPr>
              <w:t>不为空，则保存</w:t>
            </w:r>
            <w:r>
              <w:rPr>
                <w:rFonts w:eastAsia="SimSun" w:hint="eastAsia"/>
                <w:color w:val="FF0000"/>
              </w:rPr>
              <w:t>Region</w:t>
            </w:r>
          </w:p>
          <w:p w:rsidR="00FC1C28" w:rsidRDefault="00FC1C28" w:rsidP="007F1AE3">
            <w:pPr>
              <w:pStyle w:val="ab"/>
              <w:ind w:left="360" w:firstLineChars="0" w:firstLine="0"/>
              <w:jc w:val="left"/>
              <w:rPr>
                <w:ins w:id="469" w:author="Gao, Guan-Wei (高貫偉 ITC)" w:date="2012-04-16T10:58:00Z"/>
                <w:rFonts w:ascii="Times New Roman" w:eastAsia="SimSun" w:hAnsi="Times New Roman" w:cs="Times New Roman"/>
                <w:color w:val="FF0000"/>
              </w:rPr>
            </w:pPr>
            <w:r>
              <w:rPr>
                <w:rFonts w:eastAsia="SimSun" w:hint="eastAsia"/>
                <w:color w:val="FF0000"/>
              </w:rPr>
              <w:t xml:space="preserve"> </w:t>
            </w:r>
            <w:r w:rsidRPr="007F1AE3">
              <w:rPr>
                <w:rFonts w:ascii="Times New Roman" w:hAnsi="Times New Roman" w:cs="Times New Roman"/>
                <w:color w:val="FF0000"/>
              </w:rPr>
              <w:t>Insert PCBInfo(InfoType=’</w:t>
            </w:r>
            <w:r>
              <w:rPr>
                <w:rFonts w:eastAsia="SimSun" w:hint="eastAsia"/>
                <w:color w:val="FF0000"/>
              </w:rPr>
              <w:t xml:space="preserve"> Region</w:t>
            </w:r>
            <w:r>
              <w:rPr>
                <w:rFonts w:eastAsia="SimSun"/>
                <w:color w:val="FF0000"/>
              </w:rPr>
              <w:t>’</w:t>
            </w:r>
            <w:r w:rsidRPr="007F1AE3">
              <w:rPr>
                <w:rFonts w:ascii="Times New Roman" w:hAnsi="Times New Roman" w:cs="Times New Roman"/>
                <w:color w:val="FF0000"/>
              </w:rPr>
              <w:t>)</w:t>
            </w:r>
          </w:p>
          <w:p w:rsidR="00FC1C28" w:rsidRDefault="00FC1C28" w:rsidP="007F1AE3">
            <w:pPr>
              <w:pStyle w:val="ab"/>
              <w:ind w:left="360" w:firstLineChars="0" w:firstLine="0"/>
              <w:jc w:val="left"/>
              <w:rPr>
                <w:ins w:id="470" w:author="Gao, Guan-Wei (高貫偉 ITC)" w:date="2012-04-16T10:58:00Z"/>
                <w:rFonts w:ascii="Times New Roman" w:eastAsia="SimSun" w:hAnsi="Times New Roman" w:cs="Times New Roman"/>
                <w:color w:val="FF0000"/>
              </w:rPr>
            </w:pPr>
          </w:p>
          <w:p w:rsidR="00000000" w:rsidRDefault="009B59DC">
            <w:pPr>
              <w:jc w:val="left"/>
              <w:rPr>
                <w:del w:id="471" w:author="Gao, Guan-Wei (高貫偉 ITC)" w:date="2012-05-30T11:47:00Z"/>
                <w:rFonts w:eastAsia="SimSun"/>
                <w:b/>
                <w:color w:val="FF0000"/>
                <w:rPrChange w:id="472" w:author="Gao, Guan-Wei (高貫偉 ITC)" w:date="2012-04-16T10:59:00Z">
                  <w:rPr>
                    <w:del w:id="473" w:author="Gao, Guan-Wei (高貫偉 ITC)" w:date="2012-05-30T11:47:00Z"/>
                    <w:rFonts w:eastAsia="SimSun"/>
                    <w:color w:val="FF0000"/>
                  </w:rPr>
                </w:rPrChange>
              </w:rPr>
              <w:pPrChange w:id="474" w:author="Gao, Guan-Wei (高貫偉 ITC)" w:date="2012-04-16T10:59:00Z">
                <w:pPr>
                  <w:pStyle w:val="ab"/>
                  <w:ind w:left="360" w:firstLineChars="0" w:firstLine="0"/>
                  <w:jc w:val="left"/>
                </w:pPr>
              </w:pPrChange>
            </w:pPr>
          </w:p>
          <w:p w:rsidR="00000000" w:rsidRDefault="009B59DC">
            <w:pPr>
              <w:jc w:val="left"/>
              <w:rPr>
                <w:del w:id="475" w:author="Gao, Guan-Wei (高貫偉 ITC)" w:date="2012-05-30T11:49:00Z"/>
                <w:rFonts w:eastAsia="SimSun"/>
                <w:color w:val="FF0000"/>
              </w:rPr>
              <w:pPrChange w:id="476" w:author="Gao, Guan-Wei (高貫偉 ITC)" w:date="2012-04-16T10:59:00Z">
                <w:pPr>
                  <w:pStyle w:val="ab"/>
                  <w:ind w:left="360" w:firstLineChars="0" w:firstLine="0"/>
                  <w:jc w:val="left"/>
                </w:pPr>
              </w:pPrChange>
            </w:pPr>
          </w:p>
          <w:p w:rsidR="00000000" w:rsidRDefault="009B59DC">
            <w:pPr>
              <w:jc w:val="left"/>
              <w:rPr>
                <w:rFonts w:eastAsia="SimSun"/>
              </w:rPr>
              <w:pPrChange w:id="477" w:author="Gao, Guan-Wei (高貫偉 ITC)" w:date="2012-04-16T10:59:00Z">
                <w:pPr>
                  <w:pStyle w:val="ab"/>
                  <w:ind w:left="360" w:firstLineChars="0" w:firstLine="0"/>
                  <w:jc w:val="left"/>
                </w:pPr>
              </w:pPrChange>
            </w:pPr>
          </w:p>
        </w:tc>
      </w:tr>
      <w:tr w:rsidR="00FC1C28" w:rsidRPr="00EB03E9" w:rsidTr="005E2C2D">
        <w:tc>
          <w:tcPr>
            <w:tcW w:w="2786" w:type="dxa"/>
          </w:tcPr>
          <w:p w:rsidR="00FC1C28" w:rsidRPr="00EB03E9" w:rsidRDefault="00FC1C28" w:rsidP="00C93A45">
            <w:pPr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1</w:t>
            </w:r>
            <w:r>
              <w:rPr>
                <w:rFonts w:eastAsia="SimSun" w:hint="eastAsia"/>
              </w:rPr>
              <w:t>6</w:t>
            </w:r>
            <w:r w:rsidRPr="00EB03E9">
              <w:rPr>
                <w:rFonts w:eastAsia="SimSun" w:hint="eastAsia"/>
              </w:rPr>
              <w:t>. Print</w:t>
            </w:r>
          </w:p>
        </w:tc>
        <w:tc>
          <w:tcPr>
            <w:tcW w:w="5576" w:type="dxa"/>
          </w:tcPr>
          <w:p w:rsidR="00FC1C28" w:rsidRDefault="00FC1C28" w:rsidP="00DF2AB9">
            <w:pPr>
              <w:jc w:val="left"/>
              <w:rPr>
                <w:rFonts w:eastAsia="SimSun"/>
              </w:rPr>
            </w:pPr>
            <w:r w:rsidRPr="00EB03E9">
              <w:rPr>
                <w:rFonts w:eastAsia="SimSun" w:hint="eastAsia"/>
              </w:rPr>
              <w:t>Print Ship</w:t>
            </w:r>
            <w:r>
              <w:rPr>
                <w:rFonts w:eastAsia="SimSun" w:hint="eastAsia"/>
              </w:rPr>
              <w:t>ping</w:t>
            </w:r>
            <w:r w:rsidRPr="00EB03E9">
              <w:rPr>
                <w:rFonts w:eastAsia="SimSun" w:hint="eastAsia"/>
              </w:rPr>
              <w:t xml:space="preserve"> Label</w:t>
            </w:r>
            <w:r>
              <w:rPr>
                <w:rFonts w:eastAsia="SimSun" w:hint="eastAsia"/>
              </w:rPr>
              <w:t xml:space="preserve"> </w:t>
            </w:r>
            <w:r>
              <w:rPr>
                <w:rFonts w:eastAsia="SimSun" w:hint="eastAsia"/>
              </w:rPr>
              <w:t>详见打印模组</w:t>
            </w:r>
          </w:p>
          <w:p w:rsidR="00FC1C28" w:rsidRPr="00EB03E9" w:rsidRDefault="00FC1C28" w:rsidP="00DF2AB9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  <w:noProof/>
                <w:lang w:eastAsia="zh-TW"/>
              </w:rPr>
              <w:lastRenderedPageBreak/>
              <w:drawing>
                <wp:inline distT="0" distB="0" distL="0" distR="0">
                  <wp:extent cx="3324296" cy="2495550"/>
                  <wp:effectExtent l="19050" t="0" r="9454" b="0"/>
                  <wp:docPr id="2" name="图片 1" descr="D:\work\iMES11\SOP\Label\PCA Shipping Label\P70500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work\iMES11\SOP\Label\PCA Shipping Label\P705003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5289" cy="2496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1C28" w:rsidRPr="00EB03E9" w:rsidRDefault="00FC1C28" w:rsidP="00DF2AB9">
            <w:pPr>
              <w:jc w:val="left"/>
              <w:rPr>
                <w:rFonts w:eastAsia="SimSun"/>
                <w:color w:val="FF0000"/>
              </w:rPr>
            </w:pPr>
          </w:p>
        </w:tc>
      </w:tr>
      <w:tr w:rsidR="00FC1C28" w:rsidRPr="00EB03E9" w:rsidTr="005E2C2D">
        <w:trPr>
          <w:ins w:id="478" w:author="Gao, Guan-Wei (高貫偉 ITC)" w:date="2012-04-09T11:56:00Z"/>
        </w:trPr>
        <w:tc>
          <w:tcPr>
            <w:tcW w:w="2786" w:type="dxa"/>
          </w:tcPr>
          <w:p w:rsidR="00FC1C28" w:rsidRPr="005067B2" w:rsidRDefault="00FC1C28" w:rsidP="00C93A45">
            <w:pPr>
              <w:jc w:val="left"/>
              <w:rPr>
                <w:ins w:id="479" w:author="Gao, Guan-Wei (高貫偉 ITC)" w:date="2012-04-09T11:56:00Z"/>
                <w:rFonts w:eastAsia="SimSun"/>
              </w:rPr>
            </w:pPr>
            <w:ins w:id="480" w:author="Gao, Guan-Wei (高貫偉 ITC)" w:date="2012-04-09T11:56:00Z">
              <w:r>
                <w:rPr>
                  <w:rFonts w:eastAsia="SimSun" w:hint="eastAsia"/>
                </w:rPr>
                <w:lastRenderedPageBreak/>
                <w:t>17.Reprint</w:t>
              </w:r>
            </w:ins>
          </w:p>
        </w:tc>
        <w:tc>
          <w:tcPr>
            <w:tcW w:w="5576" w:type="dxa"/>
          </w:tcPr>
          <w:p w:rsidR="00FC1C28" w:rsidRDefault="00FC1C28" w:rsidP="005067B2">
            <w:pPr>
              <w:jc w:val="left"/>
              <w:rPr>
                <w:ins w:id="481" w:author="Gao, Guan-Wei (高貫偉 ITC)" w:date="2012-04-09T12:35:00Z"/>
                <w:rFonts w:eastAsia="SimSun"/>
              </w:rPr>
            </w:pPr>
            <w:ins w:id="482" w:author="Gao, Guan-Wei (高貫偉 ITC)" w:date="2012-04-09T11:56:00Z">
              <w:r>
                <w:rPr>
                  <w:rFonts w:eastAsia="SimSun" w:hint="eastAsia"/>
                </w:rPr>
                <w:t>本</w:t>
              </w:r>
            </w:ins>
            <w:ins w:id="483" w:author="Gao, Guan-Wei (高貫偉 ITC)" w:date="2012-04-09T11:57:00Z">
              <w:r>
                <w:rPr>
                  <w:rFonts w:eastAsia="SimSun" w:hint="eastAsia"/>
                </w:rPr>
                <w:t>DataEntry</w:t>
              </w:r>
            </w:ins>
            <w:ins w:id="484" w:author="Gao, Guan-Wei (高貫偉 ITC)" w:date="2012-04-09T11:56:00Z">
              <w:r>
                <w:rPr>
                  <w:rFonts w:eastAsia="SimSun" w:hint="eastAsia"/>
                </w:rPr>
                <w:t>可刷入</w:t>
              </w:r>
              <w:r>
                <w:rPr>
                  <w:rFonts w:eastAsia="SimSun" w:hint="eastAsia"/>
                </w:rPr>
                <w:t>ProductID</w:t>
              </w:r>
              <w:r>
                <w:rPr>
                  <w:rFonts w:eastAsia="SimSun" w:hint="eastAsia"/>
                </w:rPr>
                <w:t>和</w:t>
              </w:r>
              <w:r>
                <w:rPr>
                  <w:rFonts w:eastAsia="SimSun" w:hint="eastAsia"/>
                </w:rPr>
                <w:t>MBSN</w:t>
              </w:r>
            </w:ins>
          </w:p>
          <w:p w:rsidR="00FC1C28" w:rsidRDefault="00FC1C28" w:rsidP="005067B2">
            <w:pPr>
              <w:jc w:val="left"/>
              <w:rPr>
                <w:ins w:id="485" w:author="Gao, Guan-Wei (高貫偉 ITC)" w:date="2012-04-09T12:37:00Z"/>
                <w:rFonts w:eastAsia="SimSun"/>
              </w:rPr>
            </w:pPr>
            <w:ins w:id="486" w:author="Gao, Guan-Wei (高貫偉 ITC)" w:date="2012-04-09T12:37:00Z">
              <w:r>
                <w:rPr>
                  <w:rFonts w:eastAsia="SimSun" w:hint="eastAsia"/>
                </w:rPr>
                <w:t>区分</w:t>
              </w:r>
              <w:r>
                <w:rPr>
                  <w:rFonts w:eastAsia="SimSun" w:hint="eastAsia"/>
                </w:rPr>
                <w:t>ProductID</w:t>
              </w:r>
              <w:r>
                <w:rPr>
                  <w:rFonts w:eastAsia="SimSun" w:hint="eastAsia"/>
                </w:rPr>
                <w:t>和</w:t>
              </w:r>
              <w:r>
                <w:rPr>
                  <w:rFonts w:eastAsia="SimSun" w:hint="eastAsia"/>
                </w:rPr>
                <w:t>MBSN</w:t>
              </w:r>
              <w:r>
                <w:rPr>
                  <w:rFonts w:eastAsia="SimSun" w:hint="eastAsia"/>
                </w:rPr>
                <w:t>：</w:t>
              </w:r>
            </w:ins>
          </w:p>
          <w:p w:rsidR="00000000" w:rsidRDefault="0082277C">
            <w:pPr>
              <w:pStyle w:val="ab"/>
              <w:numPr>
                <w:ilvl w:val="0"/>
                <w:numId w:val="26"/>
              </w:numPr>
              <w:ind w:firstLineChars="0"/>
              <w:jc w:val="left"/>
              <w:rPr>
                <w:ins w:id="487" w:author="Gao, Guan-Wei (高貫偉 ITC)" w:date="2012-04-09T12:38:00Z"/>
                <w:rFonts w:eastAsia="SimSun"/>
                <w:rPrChange w:id="488" w:author="Gao, Guan-Wei (高貫偉 ITC)" w:date="2012-04-09T12:38:00Z">
                  <w:rPr>
                    <w:ins w:id="489" w:author="Gao, Guan-Wei (高貫偉 ITC)" w:date="2012-04-09T12:38:00Z"/>
                  </w:rPr>
                </w:rPrChange>
              </w:rPr>
              <w:pPrChange w:id="490" w:author="Gao, Guan-Wei (高貫偉 ITC)" w:date="2012-04-09T12:38:00Z">
                <w:pPr>
                  <w:jc w:val="left"/>
                </w:pPr>
              </w:pPrChange>
            </w:pPr>
            <w:ins w:id="491" w:author="Gao, Guan-Wei (高貫偉 ITC)" w:date="2012-04-09T12:37:00Z">
              <w:r w:rsidRPr="0082277C">
                <w:rPr>
                  <w:rFonts w:eastAsia="SimSun" w:hint="eastAsia"/>
                  <w:rPrChange w:id="492" w:author="Gao, Guan-Wei (高貫偉 ITC)" w:date="2012-04-09T12:38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若长度为</w:t>
              </w:r>
              <w:r w:rsidRPr="0082277C">
                <w:rPr>
                  <w:rFonts w:eastAsia="SimSun"/>
                  <w:rPrChange w:id="493" w:author="Gao, Guan-Wei (高貫偉 ITC)" w:date="2012-04-09T12:38:00Z">
                    <w:rPr>
                      <w:color w:val="0000FF" w:themeColor="hyperlink"/>
                      <w:u w:val="single"/>
                    </w:rPr>
                  </w:rPrChange>
                </w:rPr>
                <w:t>11</w:t>
              </w:r>
              <w:r w:rsidRPr="0082277C">
                <w:rPr>
                  <w:rFonts w:eastAsia="SimSun" w:hint="eastAsia"/>
                  <w:rPrChange w:id="494" w:author="Gao, Guan-Wei (高貫偉 ITC)" w:date="2012-04-09T12:38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位，则认定为</w:t>
              </w:r>
              <w:r w:rsidRPr="0082277C">
                <w:rPr>
                  <w:rFonts w:eastAsia="SimSun"/>
                  <w:rPrChange w:id="495" w:author="Gao, Guan-Wei (高貫偉 ITC)" w:date="2012-04-09T12:38:00Z">
                    <w:rPr>
                      <w:color w:val="0000FF" w:themeColor="hyperlink"/>
                      <w:u w:val="single"/>
                    </w:rPr>
                  </w:rPrChange>
                </w:rPr>
                <w:t>MBSN</w:t>
              </w:r>
              <w:r w:rsidRPr="0082277C">
                <w:rPr>
                  <w:rFonts w:eastAsia="SimSun" w:hint="eastAsia"/>
                  <w:rPrChange w:id="496" w:author="Gao, Guan-Wei (高貫偉 ITC)" w:date="2012-04-09T12:38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，</w:t>
              </w:r>
            </w:ins>
            <w:ins w:id="497" w:author="Gao, Guan-Wei (高貫偉 ITC)" w:date="2012-04-09T12:38:00Z">
              <w:r w:rsidRPr="0082277C">
                <w:rPr>
                  <w:rFonts w:eastAsia="SimSun" w:hint="eastAsia"/>
                  <w:rPrChange w:id="498" w:author="Gao, Guan-Wei (高貫偉 ITC)" w:date="2012-04-09T12:38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去除最后一位校验位后，按照</w:t>
              </w:r>
              <w:r w:rsidRPr="0082277C">
                <w:rPr>
                  <w:rFonts w:eastAsia="SimSun"/>
                  <w:rPrChange w:id="499" w:author="Gao, Guan-Wei (高貫偉 ITC)" w:date="2012-04-09T12:38:00Z">
                    <w:rPr>
                      <w:color w:val="0000FF" w:themeColor="hyperlink"/>
                      <w:u w:val="single"/>
                    </w:rPr>
                  </w:rPrChange>
                </w:rPr>
                <w:t>MBSN</w:t>
              </w:r>
              <w:r w:rsidRPr="0082277C">
                <w:rPr>
                  <w:rFonts w:eastAsia="SimSun" w:hint="eastAsia"/>
                  <w:rPrChange w:id="500" w:author="Gao, Guan-Wei (高貫偉 ITC)" w:date="2012-04-09T12:38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的检查方法，检查和获取</w:t>
              </w:r>
              <w:r w:rsidRPr="0082277C">
                <w:rPr>
                  <w:rFonts w:eastAsia="SimSun"/>
                  <w:rPrChange w:id="501" w:author="Gao, Guan-Wei (高貫偉 ITC)" w:date="2012-04-09T12:38:00Z">
                    <w:rPr>
                      <w:color w:val="0000FF" w:themeColor="hyperlink"/>
                      <w:u w:val="single"/>
                    </w:rPr>
                  </w:rPrChange>
                </w:rPr>
                <w:t>MBSN</w:t>
              </w:r>
              <w:r w:rsidRPr="0082277C">
                <w:rPr>
                  <w:rFonts w:eastAsia="SimSun" w:hint="eastAsia"/>
                  <w:rPrChange w:id="502" w:author="Gao, Guan-Wei (高貫偉 ITC)" w:date="2012-04-09T12:38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t>的信息</w:t>
              </w:r>
            </w:ins>
          </w:p>
          <w:p w:rsidR="00000000" w:rsidRDefault="00FC1C28">
            <w:pPr>
              <w:pStyle w:val="ab"/>
              <w:numPr>
                <w:ilvl w:val="0"/>
                <w:numId w:val="26"/>
              </w:numPr>
              <w:ind w:firstLineChars="0"/>
              <w:jc w:val="left"/>
              <w:rPr>
                <w:ins w:id="503" w:author="Gao, Guan-Wei (高貫偉 ITC)" w:date="2012-04-09T12:39:00Z"/>
                <w:rFonts w:eastAsia="SimSun"/>
              </w:rPr>
              <w:pPrChange w:id="504" w:author="Gao, Guan-Wei (高貫偉 ITC)" w:date="2012-04-09T12:38:00Z">
                <w:pPr>
                  <w:jc w:val="left"/>
                </w:pPr>
              </w:pPrChange>
            </w:pPr>
            <w:ins w:id="505" w:author="Gao, Guan-Wei (高貫偉 ITC)" w:date="2012-04-09T12:38:00Z">
              <w:r>
                <w:rPr>
                  <w:rFonts w:eastAsia="SimSun" w:hint="eastAsia"/>
                </w:rPr>
                <w:t>若</w:t>
              </w:r>
            </w:ins>
            <w:ins w:id="506" w:author="Gao, Guan-Wei (高貫偉 ITC)" w:date="2012-04-09T12:39:00Z">
              <w:r>
                <w:rPr>
                  <w:rFonts w:eastAsia="SimSun" w:hint="eastAsia"/>
                </w:rPr>
                <w:t>长度为</w:t>
              </w:r>
              <w:r>
                <w:rPr>
                  <w:rFonts w:eastAsia="SimSun" w:hint="eastAsia"/>
                </w:rPr>
                <w:t>10</w:t>
              </w:r>
              <w:r>
                <w:rPr>
                  <w:rFonts w:eastAsia="SimSun" w:hint="eastAsia"/>
                </w:rPr>
                <w:t>位，第</w:t>
              </w:r>
              <w:r>
                <w:rPr>
                  <w:rFonts w:eastAsia="SimSun" w:hint="eastAsia"/>
                </w:rPr>
                <w:t>5</w:t>
              </w:r>
              <w:r>
                <w:rPr>
                  <w:rFonts w:eastAsia="SimSun" w:hint="eastAsia"/>
                </w:rPr>
                <w:t>位为</w:t>
              </w:r>
              <w:r>
                <w:rPr>
                  <w:rFonts w:eastAsia="SimSun" w:hint="eastAsia"/>
                </w:rPr>
                <w:t>M</w:t>
              </w:r>
              <w:r>
                <w:rPr>
                  <w:rFonts w:eastAsia="SimSun" w:hint="eastAsia"/>
                </w:rPr>
                <w:t>，则认定为</w:t>
              </w:r>
              <w:r>
                <w:rPr>
                  <w:rFonts w:eastAsia="SimSun" w:hint="eastAsia"/>
                </w:rPr>
                <w:t>MBSN</w:t>
              </w:r>
              <w:r>
                <w:rPr>
                  <w:rFonts w:eastAsia="SimSun" w:hint="eastAsia"/>
                </w:rPr>
                <w:t>，按照</w:t>
              </w:r>
              <w:r>
                <w:rPr>
                  <w:rFonts w:eastAsia="SimSun" w:hint="eastAsia"/>
                </w:rPr>
                <w:t>MBSN</w:t>
              </w:r>
              <w:r>
                <w:rPr>
                  <w:rFonts w:eastAsia="SimSun" w:hint="eastAsia"/>
                </w:rPr>
                <w:t>的检查方法，检查和获取</w:t>
              </w:r>
              <w:r>
                <w:rPr>
                  <w:rFonts w:eastAsia="SimSun" w:hint="eastAsia"/>
                </w:rPr>
                <w:t>MBSN</w:t>
              </w:r>
              <w:r>
                <w:rPr>
                  <w:rFonts w:eastAsia="SimSun" w:hint="eastAsia"/>
                </w:rPr>
                <w:t>的信息；若第</w:t>
              </w:r>
              <w:r>
                <w:rPr>
                  <w:rFonts w:eastAsia="SimSun" w:hint="eastAsia"/>
                </w:rPr>
                <w:t>5</w:t>
              </w:r>
              <w:r>
                <w:rPr>
                  <w:rFonts w:eastAsia="SimSun" w:hint="eastAsia"/>
                </w:rPr>
                <w:t>位不是</w:t>
              </w:r>
            </w:ins>
            <w:ins w:id="507" w:author="Gao, Guan-Wei (高貫偉 ITC)" w:date="2012-04-09T12:40:00Z">
              <w:r>
                <w:rPr>
                  <w:rFonts w:eastAsia="SimSun"/>
                </w:rPr>
                <w:t>’</w:t>
              </w:r>
              <w:r>
                <w:rPr>
                  <w:rFonts w:eastAsia="SimSun" w:hint="eastAsia"/>
                </w:rPr>
                <w:t>M</w:t>
              </w:r>
              <w:r>
                <w:rPr>
                  <w:rFonts w:eastAsia="SimSun"/>
                </w:rPr>
                <w:t>’</w:t>
              </w:r>
              <w:r>
                <w:rPr>
                  <w:rFonts w:eastAsia="SimSun" w:hint="eastAsia"/>
                </w:rPr>
                <w:t>，则去除最后一位，从</w:t>
              </w:r>
              <w:r>
                <w:rPr>
                  <w:rFonts w:eastAsia="SimSun" w:hint="eastAsia"/>
                </w:rPr>
                <w:t>Product</w:t>
              </w:r>
              <w:r>
                <w:rPr>
                  <w:rFonts w:eastAsia="SimSun" w:hint="eastAsia"/>
                </w:rPr>
                <w:t>表获取</w:t>
              </w:r>
            </w:ins>
            <w:ins w:id="508" w:author="Gao, Guan-Wei (高貫偉 ITC)" w:date="2012-04-09T12:41:00Z">
              <w:r>
                <w:rPr>
                  <w:rFonts w:eastAsia="SimSun" w:hint="eastAsia"/>
                </w:rPr>
                <w:t>字段</w:t>
              </w:r>
              <w:r>
                <w:rPr>
                  <w:rFonts w:eastAsia="SimSun" w:hint="eastAsia"/>
                </w:rPr>
                <w:t>PCBID</w:t>
              </w:r>
              <w:r>
                <w:rPr>
                  <w:rFonts w:eastAsia="SimSun" w:hint="eastAsia"/>
                </w:rPr>
                <w:t>，若</w:t>
              </w:r>
              <w:r>
                <w:rPr>
                  <w:rFonts w:eastAsia="SimSun" w:hint="eastAsia"/>
                </w:rPr>
                <w:t>PCBID</w:t>
              </w:r>
              <w:r>
                <w:rPr>
                  <w:rFonts w:eastAsia="SimSun" w:hint="eastAsia"/>
                </w:rPr>
                <w:t>为空或</w:t>
              </w:r>
              <w:r>
                <w:rPr>
                  <w:rFonts w:eastAsia="SimSun" w:hint="eastAsia"/>
                </w:rPr>
                <w:t>Null</w:t>
              </w:r>
              <w:r>
                <w:rPr>
                  <w:rFonts w:eastAsia="SimSun" w:hint="eastAsia"/>
                </w:rPr>
                <w:t>，则报错：“</w:t>
              </w:r>
              <w:r>
                <w:rPr>
                  <w:rFonts w:eastAsia="SimSun" w:hint="eastAsia"/>
                </w:rPr>
                <w:t>Product</w:t>
              </w:r>
              <w:r>
                <w:rPr>
                  <w:rFonts w:eastAsia="SimSun" w:hint="eastAsia"/>
                </w:rPr>
                <w:t>：</w:t>
              </w:r>
              <w:r>
                <w:rPr>
                  <w:rFonts w:eastAsia="SimSun" w:hint="eastAsia"/>
                </w:rPr>
                <w:t>XXXXXXXXX</w:t>
              </w:r>
              <w:r>
                <w:rPr>
                  <w:rFonts w:eastAsia="SimSun" w:hint="eastAsia"/>
                </w:rPr>
                <w:t>还未结合主板”</w:t>
              </w:r>
            </w:ins>
            <w:ins w:id="509" w:author="Gao, Guan-Wei (高貫偉 ITC)" w:date="2012-04-09T12:42:00Z">
              <w:r>
                <w:rPr>
                  <w:rFonts w:eastAsia="SimSun" w:hint="eastAsia"/>
                </w:rPr>
                <w:t>，若</w:t>
              </w:r>
              <w:r>
                <w:rPr>
                  <w:rFonts w:eastAsia="SimSun" w:hint="eastAsia"/>
                </w:rPr>
                <w:t>PCBID&lt;&gt;</w:t>
              </w:r>
              <w:r>
                <w:rPr>
                  <w:rFonts w:eastAsia="SimSun"/>
                </w:rPr>
                <w:t>’’</w:t>
              </w:r>
              <w:r>
                <w:rPr>
                  <w:rFonts w:eastAsia="SimSun" w:hint="eastAsia"/>
                </w:rPr>
                <w:t>，则用</w:t>
              </w:r>
              <w:r>
                <w:rPr>
                  <w:rFonts w:eastAsia="SimSun" w:hint="eastAsia"/>
                </w:rPr>
                <w:t>PCBID</w:t>
              </w:r>
              <w:r>
                <w:rPr>
                  <w:rFonts w:eastAsia="SimSun" w:hint="eastAsia"/>
                </w:rPr>
                <w:t>作为</w:t>
              </w:r>
              <w:r>
                <w:rPr>
                  <w:rFonts w:eastAsia="SimSun" w:hint="eastAsia"/>
                </w:rPr>
                <w:t>MBSN</w:t>
              </w:r>
              <w:r>
                <w:rPr>
                  <w:rFonts w:eastAsia="SimSun" w:hint="eastAsia"/>
                </w:rPr>
                <w:t>，获取</w:t>
              </w:r>
              <w:r>
                <w:rPr>
                  <w:rFonts w:eastAsia="SimSun" w:hint="eastAsia"/>
                </w:rPr>
                <w:t>MBSN</w:t>
              </w:r>
              <w:r>
                <w:rPr>
                  <w:rFonts w:eastAsia="SimSun" w:hint="eastAsia"/>
                </w:rPr>
                <w:t>的信息</w:t>
              </w:r>
            </w:ins>
          </w:p>
          <w:p w:rsidR="00000000" w:rsidRDefault="00FC1C28">
            <w:pPr>
              <w:pStyle w:val="ab"/>
              <w:numPr>
                <w:ilvl w:val="0"/>
                <w:numId w:val="26"/>
              </w:numPr>
              <w:ind w:firstLineChars="0"/>
              <w:jc w:val="left"/>
              <w:rPr>
                <w:ins w:id="510" w:author="Gao, Guan-Wei (高貫偉 ITC)" w:date="2012-04-09T11:56:00Z"/>
                <w:rFonts w:eastAsia="SimSun"/>
              </w:rPr>
              <w:pPrChange w:id="511" w:author="Gao, Guan-Wei (高貫偉 ITC)" w:date="2012-04-09T12:38:00Z">
                <w:pPr>
                  <w:jc w:val="left"/>
                </w:pPr>
              </w:pPrChange>
            </w:pPr>
            <w:ins w:id="512" w:author="Gao, Guan-Wei (高貫偉 ITC)" w:date="2012-04-09T12:42:00Z">
              <w:r>
                <w:rPr>
                  <w:rFonts w:eastAsia="SimSun" w:hint="eastAsia"/>
                </w:rPr>
                <w:t>若长度为</w:t>
              </w:r>
              <w:r>
                <w:rPr>
                  <w:rFonts w:eastAsia="SimSun" w:hint="eastAsia"/>
                </w:rPr>
                <w:t>9</w:t>
              </w:r>
              <w:r>
                <w:rPr>
                  <w:rFonts w:eastAsia="SimSun" w:hint="eastAsia"/>
                </w:rPr>
                <w:t>位，</w:t>
              </w:r>
            </w:ins>
            <w:ins w:id="513" w:author="Gao, Guan-Wei (高貫偉 ITC)" w:date="2012-04-09T12:43:00Z">
              <w:r>
                <w:rPr>
                  <w:rFonts w:eastAsia="SimSun" w:hint="eastAsia"/>
                </w:rPr>
                <w:t>则认定为</w:t>
              </w:r>
              <w:r>
                <w:rPr>
                  <w:rFonts w:eastAsia="SimSun" w:hint="eastAsia"/>
                </w:rPr>
                <w:t>ProductID</w:t>
              </w:r>
              <w:r>
                <w:rPr>
                  <w:rFonts w:eastAsia="SimSun" w:hint="eastAsia"/>
                </w:rPr>
                <w:t>，从</w:t>
              </w:r>
              <w:r>
                <w:rPr>
                  <w:rFonts w:eastAsia="SimSun" w:hint="eastAsia"/>
                </w:rPr>
                <w:t>Product</w:t>
              </w:r>
              <w:r>
                <w:rPr>
                  <w:rFonts w:eastAsia="SimSun" w:hint="eastAsia"/>
                </w:rPr>
                <w:t>表获取字段</w:t>
              </w:r>
              <w:r>
                <w:rPr>
                  <w:rFonts w:eastAsia="SimSun" w:hint="eastAsia"/>
                </w:rPr>
                <w:t>PCBID</w:t>
              </w:r>
              <w:r>
                <w:rPr>
                  <w:rFonts w:eastAsia="SimSun" w:hint="eastAsia"/>
                </w:rPr>
                <w:t>，若</w:t>
              </w:r>
              <w:r>
                <w:rPr>
                  <w:rFonts w:eastAsia="SimSun" w:hint="eastAsia"/>
                </w:rPr>
                <w:t>PCBID</w:t>
              </w:r>
              <w:r>
                <w:rPr>
                  <w:rFonts w:eastAsia="SimSun" w:hint="eastAsia"/>
                </w:rPr>
                <w:t>为空或</w:t>
              </w:r>
              <w:r>
                <w:rPr>
                  <w:rFonts w:eastAsia="SimSun" w:hint="eastAsia"/>
                </w:rPr>
                <w:t>Null</w:t>
              </w:r>
              <w:r>
                <w:rPr>
                  <w:rFonts w:eastAsia="SimSun" w:hint="eastAsia"/>
                </w:rPr>
                <w:t>，则报错：“</w:t>
              </w:r>
              <w:r>
                <w:rPr>
                  <w:rFonts w:eastAsia="SimSun" w:hint="eastAsia"/>
                </w:rPr>
                <w:t>Product</w:t>
              </w:r>
              <w:r>
                <w:rPr>
                  <w:rFonts w:eastAsia="SimSun" w:hint="eastAsia"/>
                </w:rPr>
                <w:t>：</w:t>
              </w:r>
              <w:r>
                <w:rPr>
                  <w:rFonts w:eastAsia="SimSun" w:hint="eastAsia"/>
                </w:rPr>
                <w:t>XXXXXXXXX</w:t>
              </w:r>
              <w:r>
                <w:rPr>
                  <w:rFonts w:eastAsia="SimSun" w:hint="eastAsia"/>
                </w:rPr>
                <w:t>还未结合主板”，若</w:t>
              </w:r>
              <w:r>
                <w:rPr>
                  <w:rFonts w:eastAsia="SimSun" w:hint="eastAsia"/>
                </w:rPr>
                <w:t>PCBID&lt;&gt;</w:t>
              </w:r>
              <w:r>
                <w:rPr>
                  <w:rFonts w:eastAsia="SimSun"/>
                </w:rPr>
                <w:t>’’</w:t>
              </w:r>
              <w:r>
                <w:rPr>
                  <w:rFonts w:eastAsia="SimSun" w:hint="eastAsia"/>
                </w:rPr>
                <w:t>，则用</w:t>
              </w:r>
              <w:r>
                <w:rPr>
                  <w:rFonts w:eastAsia="SimSun" w:hint="eastAsia"/>
                </w:rPr>
                <w:t>PCBID</w:t>
              </w:r>
              <w:r>
                <w:rPr>
                  <w:rFonts w:eastAsia="SimSun" w:hint="eastAsia"/>
                </w:rPr>
                <w:t>作为</w:t>
              </w:r>
              <w:r>
                <w:rPr>
                  <w:rFonts w:eastAsia="SimSun" w:hint="eastAsia"/>
                </w:rPr>
                <w:t>MBSN</w:t>
              </w:r>
              <w:r>
                <w:rPr>
                  <w:rFonts w:eastAsia="SimSun" w:hint="eastAsia"/>
                </w:rPr>
                <w:t>，获取</w:t>
              </w:r>
              <w:r>
                <w:rPr>
                  <w:rFonts w:eastAsia="SimSun" w:hint="eastAsia"/>
                </w:rPr>
                <w:t>MBSN</w:t>
              </w:r>
              <w:r>
                <w:rPr>
                  <w:rFonts w:eastAsia="SimSun" w:hint="eastAsia"/>
                </w:rPr>
                <w:t>的信息</w:t>
              </w:r>
            </w:ins>
          </w:p>
        </w:tc>
      </w:tr>
      <w:tr w:rsidR="00FC1C28" w:rsidRPr="00EB03E9" w:rsidTr="005E2C2D">
        <w:tc>
          <w:tcPr>
            <w:tcW w:w="2786" w:type="dxa"/>
          </w:tcPr>
          <w:p w:rsidR="00FC1C28" w:rsidRPr="005067B2" w:rsidRDefault="00FC1C28" w:rsidP="005E2C2D">
            <w:pPr>
              <w:rPr>
                <w:rFonts w:ascii="Arial" w:eastAsia="SimSun" w:hAnsi="Arial"/>
                <w:sz w:val="22"/>
              </w:rPr>
            </w:pPr>
          </w:p>
        </w:tc>
        <w:tc>
          <w:tcPr>
            <w:tcW w:w="5576" w:type="dxa"/>
          </w:tcPr>
          <w:p w:rsidR="00FC1C28" w:rsidRPr="00F256D8" w:rsidRDefault="00FC1C28" w:rsidP="005E2C2D">
            <w:pPr>
              <w:rPr>
                <w:rFonts w:ascii="Courier New" w:eastAsia="SimSun" w:hAnsi="Courier New" w:cs="Courier New"/>
                <w:noProof/>
                <w:kern w:val="0"/>
                <w:sz w:val="22"/>
              </w:rPr>
            </w:pPr>
          </w:p>
        </w:tc>
      </w:tr>
      <w:tr w:rsidR="00FC1C28" w:rsidRPr="00EB03E9" w:rsidTr="005E2C2D">
        <w:tc>
          <w:tcPr>
            <w:tcW w:w="2786" w:type="dxa"/>
          </w:tcPr>
          <w:p w:rsidR="00FC1C28" w:rsidRDefault="00FC1C28" w:rsidP="005E2C2D">
            <w:pPr>
              <w:rPr>
                <w:rFonts w:asciiTheme="minorEastAsia" w:hAnsiTheme="minorEastAsia"/>
                <w:sz w:val="22"/>
              </w:rPr>
            </w:pPr>
            <w:ins w:id="514" w:author="Gao, Guan-Wei (高貫偉 ITC)" w:date="2012-04-09T11:56:00Z">
              <w:r>
                <w:rPr>
                  <w:rFonts w:asciiTheme="minorEastAsia" w:hAnsiTheme="minorEastAsia"/>
                  <w:sz w:val="22"/>
                </w:rPr>
                <w:t>18</w:t>
              </w:r>
              <w:r>
                <w:rPr>
                  <w:rFonts w:asciiTheme="minorEastAsia" w:hAnsiTheme="minorEastAsia" w:hint="eastAsia"/>
                  <w:sz w:val="22"/>
                </w:rPr>
                <w:t xml:space="preserve"> </w:t>
              </w:r>
              <w:r>
                <w:rPr>
                  <w:rFonts w:ascii="Arial" w:hAnsi="Arial" w:hint="eastAsia"/>
                  <w:sz w:val="22"/>
                </w:rPr>
                <w:t>若</w:t>
              </w:r>
              <w:r>
                <w:rPr>
                  <w:rFonts w:ascii="Arial" w:hAnsi="Arial"/>
                  <w:sz w:val="22"/>
                </w:rPr>
                <w:t>MB Sno</w:t>
              </w:r>
              <w:r>
                <w:rPr>
                  <w:rFonts w:ascii="Arial" w:hAnsi="Arial" w:hint="eastAsia"/>
                  <w:sz w:val="22"/>
                </w:rPr>
                <w:t>不属于可以重印的某个</w:t>
              </w:r>
              <w:r>
                <w:rPr>
                  <w:rFonts w:ascii="Arial" w:hAnsi="Arial" w:hint="eastAsia"/>
                  <w:sz w:val="22"/>
                </w:rPr>
                <w:t>range</w:t>
              </w:r>
              <w:r>
                <w:rPr>
                  <w:rFonts w:ascii="Arial" w:hAnsi="Arial" w:hint="eastAsia"/>
                  <w:sz w:val="22"/>
                </w:rPr>
                <w:t>，则报错</w:t>
              </w:r>
            </w:ins>
          </w:p>
        </w:tc>
        <w:tc>
          <w:tcPr>
            <w:tcW w:w="5576" w:type="dxa"/>
          </w:tcPr>
          <w:p w:rsidR="00FC1C28" w:rsidRDefault="00FC1C28" w:rsidP="004F3E36">
            <w:pPr>
              <w:rPr>
                <w:ins w:id="515" w:author="Gao, Guan-Wei (高貫偉 ITC)" w:date="2012-04-09T11:56:00Z"/>
                <w:rFonts w:ascii="SimSun" w:eastAsia="SimSun" w:hAnsi="SimSun" w:cs="SimSun"/>
                <w:noProof/>
                <w:kern w:val="0"/>
                <w:sz w:val="22"/>
                <w:lang w:val="es-ES"/>
              </w:rPr>
            </w:pPr>
            <w:ins w:id="516" w:author="Gao, Guan-Wei (高貫偉 ITC)" w:date="2012-04-09T11:56:00Z">
              <w:r>
                <w:rPr>
                  <w:rFonts w:ascii="SimSun" w:eastAsia="SimSun" w:hAnsi="SimSun" w:cs="SimSun" w:hint="eastAsia"/>
                  <w:noProof/>
                  <w:kern w:val="0"/>
                  <w:sz w:val="22"/>
                  <w:lang w:val="es-ES"/>
                </w:rPr>
                <w:t>在</w:t>
              </w:r>
              <w:r>
                <w:rPr>
                  <w:rFonts w:ascii="Courier New" w:hAnsi="Courier New" w:cs="Courier New"/>
                  <w:noProof/>
                  <w:kern w:val="0"/>
                  <w:sz w:val="22"/>
                  <w:lang w:val="es-ES"/>
                </w:rPr>
                <w:t>Print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2"/>
                  <w:lang w:val="es-ES"/>
                </w:rPr>
                <w:t>Log</w:t>
              </w:r>
              <w:r>
                <w:rPr>
                  <w:rFonts w:ascii="SimSun" w:eastAsia="SimSun" w:hAnsi="SimSun" w:cs="SimSun" w:hint="eastAsia"/>
                  <w:noProof/>
                  <w:kern w:val="0"/>
                  <w:sz w:val="22"/>
                  <w:lang w:val="es-ES"/>
                </w:rPr>
                <w:t>中查找</w:t>
              </w:r>
              <w:r>
                <w:rPr>
                  <w:rFonts w:ascii="SimSun" w:eastAsia="SimSun" w:hAnsi="SimSun" w:cs="SimSun"/>
                  <w:noProof/>
                  <w:kern w:val="0"/>
                  <w:sz w:val="22"/>
                  <w:lang w:val="es-ES"/>
                </w:rPr>
                <w:t>(Name=’MBSNO’)</w:t>
              </w:r>
            </w:ins>
          </w:p>
          <w:p w:rsidR="00FC1C28" w:rsidRDefault="00FC1C28" w:rsidP="005E2C2D">
            <w:pPr>
              <w:rPr>
                <w:rFonts w:ascii="SimSun" w:eastAsia="SimSun" w:hAnsi="SimSun" w:cs="SimSun"/>
                <w:noProof/>
                <w:kern w:val="0"/>
                <w:sz w:val="22"/>
                <w:lang w:val="es-ES"/>
              </w:rPr>
            </w:pPr>
            <w:ins w:id="517" w:author="Gao, Guan-Wei (高貫偉 ITC)" w:date="2012-04-09T11:56:00Z">
              <w:r>
                <w:rPr>
                  <w:rFonts w:ascii="SimSun" w:eastAsia="SimSun" w:hAnsi="SimSun" w:cs="SimSun"/>
                  <w:noProof/>
                  <w:kern w:val="0"/>
                  <w:sz w:val="22"/>
                  <w:lang w:val="es-ES"/>
                </w:rPr>
                <w:t>MBSNO</w:t>
              </w:r>
              <w:r>
                <w:rPr>
                  <w:rFonts w:ascii="Arial" w:hAnsi="Arial" w:hint="eastAsia"/>
                  <w:sz w:val="22"/>
                </w:rPr>
                <w:t>在</w:t>
              </w:r>
              <w:r>
                <w:rPr>
                  <w:rFonts w:ascii="Arial" w:hAnsi="Arial" w:hint="eastAsia"/>
                  <w:sz w:val="22"/>
                </w:rPr>
                <w:t>BegNo</w:t>
              </w:r>
              <w:r>
                <w:rPr>
                  <w:rFonts w:ascii="Arial" w:hAnsi="Arial" w:hint="eastAsia"/>
                  <w:sz w:val="22"/>
                </w:rPr>
                <w:t>和</w:t>
              </w:r>
              <w:r>
                <w:rPr>
                  <w:rFonts w:ascii="Arial" w:hAnsi="Arial" w:hint="eastAsia"/>
                  <w:sz w:val="22"/>
                </w:rPr>
                <w:t>EndNo</w:t>
              </w:r>
              <w:r>
                <w:rPr>
                  <w:rFonts w:ascii="Arial" w:hAnsi="Arial" w:hint="eastAsia"/>
                  <w:sz w:val="22"/>
                </w:rPr>
                <w:t>中范围内</w:t>
              </w:r>
            </w:ins>
          </w:p>
        </w:tc>
      </w:tr>
      <w:tr w:rsidR="00FC1C28" w:rsidRPr="00EB03E9" w:rsidTr="005E2C2D">
        <w:tc>
          <w:tcPr>
            <w:tcW w:w="2786" w:type="dxa"/>
          </w:tcPr>
          <w:p w:rsidR="00FC1C28" w:rsidRPr="00AE6C6C" w:rsidRDefault="00FC1C28" w:rsidP="005E2C2D">
            <w:pPr>
              <w:rPr>
                <w:rFonts w:ascii="Arial" w:eastAsia="SimSun" w:hAnsi="Arial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19</w:t>
            </w:r>
            <w:r>
              <w:rPr>
                <w:rFonts w:ascii="Arial" w:eastAsia="SimSun" w:hAnsi="Arial" w:hint="eastAsia"/>
                <w:sz w:val="22"/>
              </w:rPr>
              <w:t>.</w:t>
            </w:r>
            <w:r>
              <w:rPr>
                <w:rFonts w:ascii="Arial" w:eastAsia="SimSun" w:hAnsi="Arial" w:hint="eastAsia"/>
                <w:sz w:val="22"/>
              </w:rPr>
              <w:t>保存</w:t>
            </w:r>
            <w:r>
              <w:rPr>
                <w:rFonts w:ascii="Arial" w:eastAsia="SimSun" w:hAnsi="Arial" w:hint="eastAsia"/>
                <w:sz w:val="22"/>
              </w:rPr>
              <w:t>log</w:t>
            </w:r>
          </w:p>
        </w:tc>
        <w:tc>
          <w:tcPr>
            <w:tcW w:w="5576" w:type="dxa"/>
          </w:tcPr>
          <w:p w:rsidR="00FC1C28" w:rsidRPr="00F256D8" w:rsidRDefault="00FC1C28" w:rsidP="005E2C2D">
            <w:pPr>
              <w:rPr>
                <w:rFonts w:ascii="Courier New" w:hAnsi="Courier New" w:cs="Courier New"/>
                <w:noProof/>
                <w:kern w:val="0"/>
                <w:sz w:val="22"/>
                <w:lang w:val="es-ES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2"/>
                <w:lang w:val="es-ES"/>
              </w:rPr>
              <w:t>RePrintLog</w:t>
            </w:r>
            <w:r>
              <w:rPr>
                <w:rFonts w:ascii="Courier New" w:hAnsi="Courier New" w:cs="Courier New" w:hint="eastAsia"/>
                <w:noProof/>
                <w:kern w:val="0"/>
                <w:sz w:val="22"/>
                <w:lang w:val="es-ES"/>
              </w:rPr>
              <w:t>，每次列印记录一笔</w:t>
            </w:r>
          </w:p>
        </w:tc>
      </w:tr>
    </w:tbl>
    <w:p w:rsidR="007D0F00" w:rsidRDefault="007D0F00" w:rsidP="007D0F00">
      <w:pPr>
        <w:widowControl/>
        <w:jc w:val="left"/>
      </w:pPr>
    </w:p>
    <w:p w:rsidR="007D0F00" w:rsidRDefault="007D0F00" w:rsidP="007D0F00">
      <w:pPr>
        <w:widowControl/>
        <w:jc w:val="left"/>
        <w:rPr>
          <w:sz w:val="24"/>
        </w:rPr>
      </w:pPr>
    </w:p>
    <w:p w:rsidR="005859CC" w:rsidRDefault="005859CC" w:rsidP="00371BF0">
      <w:pPr>
        <w:pStyle w:val="1"/>
        <w:jc w:val="left"/>
        <w:rPr>
          <w:rFonts w:eastAsia="SimSun"/>
        </w:rPr>
      </w:pPr>
      <w:bookmarkStart w:id="518" w:name="_Toc326141945"/>
      <w:r>
        <w:t>A</w:t>
      </w:r>
      <w:r>
        <w:rPr>
          <w:rFonts w:hint="eastAsia"/>
        </w:rPr>
        <w:t>ppendix</w:t>
      </w:r>
      <w:bookmarkEnd w:id="518"/>
    </w:p>
    <w:p w:rsidR="00F66C65" w:rsidRPr="00887217" w:rsidRDefault="00F66C65" w:rsidP="00F66C65">
      <w:pPr>
        <w:pStyle w:val="ab"/>
        <w:numPr>
          <w:ilvl w:val="0"/>
          <w:numId w:val="27"/>
        </w:numPr>
        <w:ind w:firstLineChars="0"/>
        <w:rPr>
          <w:ins w:id="519" w:author="ies12q680" w:date="2012-12-07T14:17:00Z"/>
          <w:rFonts w:ascii="Arial" w:hAnsi="Arial" w:cs="Arial"/>
          <w:color w:val="000000" w:themeColor="text1"/>
          <w:kern w:val="0"/>
          <w:sz w:val="22"/>
          <w:lang w:val="en-GB"/>
        </w:rPr>
      </w:pPr>
      <w:ins w:id="520" w:author="ies12q680" w:date="2012-12-07T14:17:00Z">
        <w:r w:rsidRPr="00887217">
          <w:rPr>
            <w:rFonts w:ascii="Arial" w:hAnsi="Arial" w:cs="Arial" w:hint="eastAsia"/>
            <w:color w:val="000000" w:themeColor="text1"/>
            <w:kern w:val="0"/>
            <w:sz w:val="22"/>
          </w:rPr>
          <w:t>针对</w:t>
        </w:r>
        <w:r w:rsidRPr="00887217">
          <w:rPr>
            <w:rFonts w:ascii="Arial" w:hAnsi="Arial" w:cs="Arial"/>
            <w:color w:val="000000" w:themeColor="text1"/>
            <w:kern w:val="0"/>
            <w:sz w:val="22"/>
          </w:rPr>
          <w:t>RCTO(Model</w:t>
        </w:r>
        <w:r w:rsidRPr="00887217">
          <w:rPr>
            <w:rFonts w:ascii="Arial" w:hAnsi="Arial" w:cs="Arial" w:hint="eastAsia"/>
            <w:color w:val="000000" w:themeColor="text1"/>
            <w:kern w:val="0"/>
            <w:sz w:val="22"/>
          </w:rPr>
          <w:t>为</w:t>
        </w:r>
        <w:r w:rsidRPr="00887217">
          <w:rPr>
            <w:rFonts w:ascii="Arial" w:hAnsi="Arial" w:cs="Arial"/>
            <w:color w:val="000000" w:themeColor="text1"/>
            <w:kern w:val="0"/>
            <w:sz w:val="22"/>
          </w:rPr>
          <w:t>173</w:t>
        </w:r>
        <w:r w:rsidRPr="00887217">
          <w:rPr>
            <w:rFonts w:ascii="Arial" w:hAnsi="Arial" w:cs="Arial" w:hint="eastAsia"/>
            <w:color w:val="000000" w:themeColor="text1"/>
            <w:kern w:val="0"/>
            <w:sz w:val="22"/>
          </w:rPr>
          <w:t>的</w:t>
        </w:r>
        <w:r w:rsidRPr="00887217">
          <w:rPr>
            <w:rFonts w:ascii="Arial" w:hAnsi="Arial" w:cs="Arial"/>
            <w:color w:val="000000" w:themeColor="text1"/>
            <w:kern w:val="0"/>
            <w:sz w:val="22"/>
          </w:rPr>
          <w:t>MB)</w:t>
        </w:r>
        <w:r w:rsidRPr="00887217">
          <w:rPr>
            <w:rFonts w:ascii="Arial" w:hAnsi="Arial" w:cs="Arial" w:hint="eastAsia"/>
            <w:color w:val="000000" w:themeColor="text1"/>
            <w:kern w:val="0"/>
            <w:sz w:val="22"/>
          </w:rPr>
          <w:t>：</w:t>
        </w:r>
        <w:r w:rsidRPr="00887217">
          <w:rPr>
            <w:rFonts w:ascii="Arial" w:hAnsi="Arial" w:cs="Arial"/>
            <w:color w:val="000000" w:themeColor="text1"/>
            <w:kern w:val="0"/>
            <w:sz w:val="22"/>
          </w:rPr>
          <w:t>PCA Shipping Label Print</w:t>
        </w:r>
        <w:r w:rsidRPr="00887217">
          <w:rPr>
            <w:rFonts w:ascii="Arial" w:hAnsi="Arial" w:cs="Arial" w:hint="eastAsia"/>
            <w:color w:val="000000" w:themeColor="text1"/>
            <w:kern w:val="0"/>
            <w:sz w:val="22"/>
            <w:lang w:val="en-GB"/>
          </w:rPr>
          <w:t>站取消产生</w:t>
        </w:r>
        <w:r w:rsidRPr="00887217">
          <w:rPr>
            <w:rFonts w:ascii="Arial" w:hAnsi="Arial" w:cs="Arial"/>
            <w:color w:val="000000" w:themeColor="text1"/>
            <w:kern w:val="0"/>
            <w:sz w:val="22"/>
            <w:lang w:val="en-GB"/>
          </w:rPr>
          <w:t>MBCT2</w:t>
        </w:r>
        <w:r w:rsidRPr="00887217">
          <w:rPr>
            <w:rFonts w:ascii="Arial" w:hAnsi="Arial" w:cs="Arial" w:hint="eastAsia"/>
            <w:color w:val="000000" w:themeColor="text1"/>
            <w:kern w:val="0"/>
            <w:sz w:val="22"/>
            <w:lang w:val="en-GB"/>
          </w:rPr>
          <w:t>的逻辑功能，将此逻辑功能转移至</w:t>
        </w:r>
        <w:r w:rsidRPr="00887217">
          <w:rPr>
            <w:rFonts w:ascii="Arial" w:hAnsi="Arial" w:cs="Arial"/>
            <w:color w:val="000000" w:themeColor="text1"/>
            <w:kern w:val="0"/>
            <w:sz w:val="22"/>
            <w:lang w:val="en-GB"/>
          </w:rPr>
          <w:t>RL</w:t>
        </w:r>
        <w:r w:rsidRPr="00887217">
          <w:rPr>
            <w:rFonts w:ascii="Arial" w:hAnsi="Arial" w:cs="Arial" w:hint="eastAsia"/>
            <w:color w:val="000000" w:themeColor="text1"/>
            <w:kern w:val="0"/>
            <w:sz w:val="22"/>
            <w:lang w:val="en-GB"/>
          </w:rPr>
          <w:t>站（</w:t>
        </w:r>
        <w:r w:rsidRPr="00887217">
          <w:rPr>
            <w:rFonts w:ascii="Arial" w:hAnsi="Arial" w:cs="Arial"/>
            <w:color w:val="000000" w:themeColor="text1"/>
            <w:kern w:val="0"/>
            <w:sz w:val="22"/>
            <w:lang w:val="en-GB"/>
          </w:rPr>
          <w:t>RCTO Label Print</w:t>
        </w:r>
        <w:r>
          <w:rPr>
            <w:rFonts w:ascii="Arial" w:hAnsi="Arial" w:cs="Arial" w:hint="eastAsia"/>
            <w:color w:val="000000" w:themeColor="text1"/>
            <w:kern w:val="0"/>
            <w:sz w:val="22"/>
            <w:lang w:val="en-GB"/>
          </w:rPr>
          <w:t>）</w:t>
        </w:r>
        <w:r w:rsidRPr="00887217">
          <w:rPr>
            <w:rFonts w:ascii="Arial" w:hAnsi="Arial" w:cs="Arial" w:hint="eastAsia"/>
            <w:color w:val="000000" w:themeColor="text1"/>
            <w:kern w:val="0"/>
            <w:sz w:val="22"/>
            <w:lang w:val="en-GB"/>
          </w:rPr>
          <w:t>。</w:t>
        </w:r>
      </w:ins>
    </w:p>
    <w:p w:rsidR="00F66C65" w:rsidRPr="00887217" w:rsidRDefault="00F66C65" w:rsidP="00F66C65">
      <w:pPr>
        <w:pStyle w:val="ab"/>
        <w:numPr>
          <w:ilvl w:val="0"/>
          <w:numId w:val="27"/>
        </w:numPr>
        <w:ind w:firstLineChars="0"/>
        <w:rPr>
          <w:ins w:id="521" w:author="ies12q680" w:date="2012-12-07T14:17:00Z"/>
          <w:rFonts w:ascii="Arial" w:eastAsia="SimSun" w:hAnsi="Arial" w:cs="Arial"/>
          <w:color w:val="000000" w:themeColor="text1"/>
          <w:sz w:val="22"/>
          <w:lang w:val="en-GB"/>
        </w:rPr>
      </w:pPr>
      <w:ins w:id="522" w:author="ies12q680" w:date="2012-12-07T14:17:00Z">
        <w:r w:rsidRPr="00887217">
          <w:rPr>
            <w:rFonts w:ascii="Arial" w:eastAsia="SimSun" w:cs="Arial" w:hint="eastAsia"/>
            <w:color w:val="000000" w:themeColor="text1"/>
            <w:sz w:val="22"/>
            <w:lang w:val="en-GB"/>
          </w:rPr>
          <w:t>该站其他功能不变。</w:t>
        </w:r>
      </w:ins>
    </w:p>
    <w:p w:rsidR="00F66C65" w:rsidRPr="00EE4E27" w:rsidRDefault="00F66C65" w:rsidP="00EE4E27">
      <w:pPr>
        <w:rPr>
          <w:rFonts w:eastAsia="SimSun"/>
        </w:rPr>
      </w:pPr>
    </w:p>
    <w:sectPr w:rsidR="00F66C65" w:rsidRPr="00EE4E27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59DC" w:rsidRDefault="009B59DC" w:rsidP="00F84835">
      <w:r>
        <w:separator/>
      </w:r>
    </w:p>
  </w:endnote>
  <w:endnote w:type="continuationSeparator" w:id="1">
    <w:p w:rsidR="009B59DC" w:rsidRDefault="009B59DC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82E" w:rsidRDefault="0013582E">
    <w:pPr>
      <w:pStyle w:val="a6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82277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82277C">
              <w:rPr>
                <w:b/>
                <w:sz w:val="24"/>
                <w:szCs w:val="24"/>
              </w:rPr>
              <w:fldChar w:fldCharType="separate"/>
            </w:r>
            <w:r w:rsidR="00F66C65">
              <w:rPr>
                <w:b/>
                <w:noProof/>
              </w:rPr>
              <w:t>9</w:t>
            </w:r>
            <w:r w:rsidR="0082277C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82277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82277C">
              <w:rPr>
                <w:b/>
                <w:sz w:val="24"/>
                <w:szCs w:val="24"/>
              </w:rPr>
              <w:fldChar w:fldCharType="separate"/>
            </w:r>
            <w:r w:rsidR="00F66C65">
              <w:rPr>
                <w:b/>
                <w:noProof/>
              </w:rPr>
              <w:t>9</w:t>
            </w:r>
            <w:r w:rsidR="0082277C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13582E" w:rsidRDefault="0013582E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59DC" w:rsidRDefault="009B59DC" w:rsidP="00F84835">
      <w:r>
        <w:separator/>
      </w:r>
    </w:p>
  </w:footnote>
  <w:footnote w:type="continuationSeparator" w:id="1">
    <w:p w:rsidR="009B59DC" w:rsidRDefault="009B59DC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82E" w:rsidRDefault="0013582E">
    <w:pPr>
      <w:pStyle w:val="a4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13582E" w:rsidTr="00817C97">
      <w:trPr>
        <w:cantSplit/>
        <w:trHeight w:val="233"/>
      </w:trPr>
      <w:tc>
        <w:tcPr>
          <w:tcW w:w="8522" w:type="dxa"/>
        </w:tcPr>
        <w:p w:rsidR="0013582E" w:rsidRDefault="0013582E" w:rsidP="00FE7A6D">
          <w:pPr>
            <w:pStyle w:val="a4"/>
            <w:pBdr>
              <w:bottom w:val="none" w:sz="0" w:space="0" w:color="auto"/>
            </w:pBdr>
            <w:rPr>
              <w:rFonts w:ascii="Calibri" w:eastAsia="SimSun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r w:rsidRPr="009C1113">
            <w:rPr>
              <w:b/>
              <w:sz w:val="28"/>
            </w:rPr>
            <w:t xml:space="preserve">iMES 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SimSun" w:hAnsi="Calibri" w:cs="Times New Roman" w:hint="eastAsia"/>
              <w:b/>
              <w:sz w:val="28"/>
            </w:rPr>
            <w:t>&gt;&gt;</w:t>
          </w:r>
        </w:p>
      </w:tc>
    </w:tr>
    <w:tr w:rsidR="0013582E" w:rsidTr="00817C97">
      <w:trPr>
        <w:cantSplit/>
        <w:trHeight w:val="232"/>
      </w:trPr>
      <w:tc>
        <w:tcPr>
          <w:tcW w:w="8522" w:type="dxa"/>
        </w:tcPr>
        <w:p w:rsidR="0013582E" w:rsidRDefault="0013582E" w:rsidP="008B280D">
          <w:pPr>
            <w:pStyle w:val="a4"/>
            <w:pBdr>
              <w:bottom w:val="none" w:sz="0" w:space="0" w:color="auto"/>
            </w:pBdr>
            <w:jc w:val="both"/>
            <w:rPr>
              <w:rFonts w:ascii="Calibri" w:eastAsia="SimSun" w:hAnsi="Calibri" w:cs="Times New Roman"/>
              <w:b/>
              <w:noProof/>
              <w:sz w:val="20"/>
            </w:rPr>
          </w:pPr>
          <w:r>
            <w:rPr>
              <w:rFonts w:ascii="Calibri" w:eastAsia="SimSun" w:hAnsi="Calibri" w:cs="Times New Roman" w:hint="eastAsia"/>
              <w:b/>
              <w:sz w:val="28"/>
            </w:rPr>
            <w:t>SCI No</w:t>
          </w:r>
          <w:r>
            <w:rPr>
              <w:rFonts w:ascii="Calibri" w:eastAsia="SimSun" w:hAnsi="Calibri" w:cs="Times New Roman" w:hint="eastAsia"/>
              <w:b/>
              <w:sz w:val="28"/>
            </w:rPr>
            <w:t>：</w:t>
          </w:r>
          <w:r w:rsidRPr="00DC277B">
            <w:rPr>
              <w:rFonts w:ascii="Arial" w:hAnsi="Arial" w:cs="Arial"/>
              <w:b/>
              <w:bCs/>
            </w:rPr>
            <w:t>CI-ME</w:t>
          </w:r>
          <w:r>
            <w:rPr>
              <w:rFonts w:ascii="Arial" w:hAnsi="Arial" w:cs="Arial" w:hint="eastAsia"/>
              <w:b/>
              <w:bCs/>
            </w:rPr>
            <w:t>S</w:t>
          </w:r>
          <w:r>
            <w:rPr>
              <w:rFonts w:ascii="Arial" w:eastAsia="SimSun" w:hAnsi="Arial" w:cs="Arial" w:hint="eastAsia"/>
              <w:b/>
              <w:bCs/>
            </w:rPr>
            <w:t>12</w:t>
          </w:r>
          <w:r w:rsidRPr="00DC277B">
            <w:rPr>
              <w:rFonts w:ascii="Arial" w:hAnsi="Arial" w:cs="Arial"/>
              <w:b/>
              <w:bCs/>
            </w:rPr>
            <w:t>-SPEC-</w:t>
          </w:r>
          <w:r>
            <w:rPr>
              <w:rFonts w:ascii="Arial" w:hAnsi="Arial" w:cs="Arial" w:hint="eastAsia"/>
              <w:b/>
              <w:bCs/>
            </w:rPr>
            <w:t>FA-</w:t>
          </w:r>
          <w:r>
            <w:rPr>
              <w:rFonts w:ascii="SimSun" w:eastAsia="SimSun" w:hAnsi="SimSun" w:cs="Arial" w:hint="eastAsia"/>
              <w:b/>
              <w:bCs/>
            </w:rPr>
            <w:t xml:space="preserve">UC </w:t>
          </w:r>
          <w:r>
            <w:rPr>
              <w:rFonts w:ascii="Arial" w:hAnsi="Arial" w:cs="Arial" w:hint="eastAsia"/>
              <w:b/>
              <w:bCs/>
            </w:rPr>
            <w:t>PCA Shipping Label Print</w:t>
          </w:r>
          <w:r w:rsidRPr="00DC277B">
            <w:rPr>
              <w:rFonts w:ascii="Arial" w:hAnsi="Arial" w:cs="Arial"/>
              <w:b/>
              <w:bCs/>
            </w:rPr>
            <w:t>.docx</w:t>
          </w:r>
        </w:p>
      </w:tc>
    </w:tr>
  </w:tbl>
  <w:p w:rsidR="0013582E" w:rsidRDefault="0013582E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65D0D"/>
    <w:multiLevelType w:val="hybridMultilevel"/>
    <w:tmpl w:val="08C49976"/>
    <w:lvl w:ilvl="0" w:tplc="7DF47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4F525A"/>
    <w:multiLevelType w:val="hybridMultilevel"/>
    <w:tmpl w:val="24EE347C"/>
    <w:lvl w:ilvl="0" w:tplc="DA3CD3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9D860F4"/>
    <w:multiLevelType w:val="hybridMultilevel"/>
    <w:tmpl w:val="0A92E20E"/>
    <w:lvl w:ilvl="0" w:tplc="1832B7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4175B8F"/>
    <w:multiLevelType w:val="hybridMultilevel"/>
    <w:tmpl w:val="71E4A8E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83676C0"/>
    <w:multiLevelType w:val="hybridMultilevel"/>
    <w:tmpl w:val="7C204984"/>
    <w:lvl w:ilvl="0" w:tplc="76D2D8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4852B04"/>
    <w:multiLevelType w:val="hybridMultilevel"/>
    <w:tmpl w:val="A1524E08"/>
    <w:lvl w:ilvl="0" w:tplc="9D44D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AB802EE"/>
    <w:multiLevelType w:val="hybridMultilevel"/>
    <w:tmpl w:val="7FA43140"/>
    <w:lvl w:ilvl="0" w:tplc="DA3CD3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D0A1452"/>
    <w:multiLevelType w:val="hybridMultilevel"/>
    <w:tmpl w:val="A1CA6B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37987788"/>
    <w:multiLevelType w:val="hybridMultilevel"/>
    <w:tmpl w:val="7FA43140"/>
    <w:lvl w:ilvl="0" w:tplc="DA3CD3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38C650BC"/>
    <w:multiLevelType w:val="hybridMultilevel"/>
    <w:tmpl w:val="144AA9E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3AFF772A"/>
    <w:multiLevelType w:val="hybridMultilevel"/>
    <w:tmpl w:val="48E6F674"/>
    <w:lvl w:ilvl="0" w:tplc="753CD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F7659CF"/>
    <w:multiLevelType w:val="hybridMultilevel"/>
    <w:tmpl w:val="A67EC424"/>
    <w:lvl w:ilvl="0" w:tplc="4650D3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4">
    <w:nsid w:val="471005E3"/>
    <w:multiLevelType w:val="hybridMultilevel"/>
    <w:tmpl w:val="FAB6D29A"/>
    <w:lvl w:ilvl="0" w:tplc="04090009">
      <w:start w:val="1"/>
      <w:numFmt w:val="bullet"/>
      <w:lvlText w:val="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5">
    <w:nsid w:val="4EDE5EC0"/>
    <w:multiLevelType w:val="hybridMultilevel"/>
    <w:tmpl w:val="D8245AE4"/>
    <w:lvl w:ilvl="0" w:tplc="FB6ABA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20F51D2"/>
    <w:multiLevelType w:val="hybridMultilevel"/>
    <w:tmpl w:val="5CDE36A2"/>
    <w:lvl w:ilvl="0" w:tplc="DF12447E">
      <w:start w:val="1"/>
      <w:numFmt w:val="decimal"/>
      <w:lvlText w:val="%1."/>
      <w:lvlJc w:val="left"/>
      <w:pPr>
        <w:ind w:left="840" w:hanging="420"/>
      </w:pPr>
    </w:lvl>
    <w:lvl w:ilvl="1" w:tplc="E3FCB9A0" w:tentative="1">
      <w:start w:val="1"/>
      <w:numFmt w:val="lowerLetter"/>
      <w:lvlText w:val="%2)"/>
      <w:lvlJc w:val="left"/>
      <w:pPr>
        <w:ind w:left="1260" w:hanging="420"/>
      </w:pPr>
    </w:lvl>
    <w:lvl w:ilvl="2" w:tplc="B5BEDBE6" w:tentative="1">
      <w:start w:val="1"/>
      <w:numFmt w:val="lowerRoman"/>
      <w:lvlText w:val="%3."/>
      <w:lvlJc w:val="right"/>
      <w:pPr>
        <w:ind w:left="1680" w:hanging="420"/>
      </w:pPr>
    </w:lvl>
    <w:lvl w:ilvl="3" w:tplc="8F8ED1EC" w:tentative="1">
      <w:start w:val="1"/>
      <w:numFmt w:val="decimal"/>
      <w:lvlText w:val="%4."/>
      <w:lvlJc w:val="left"/>
      <w:pPr>
        <w:ind w:left="2100" w:hanging="420"/>
      </w:pPr>
    </w:lvl>
    <w:lvl w:ilvl="4" w:tplc="FE9AF376" w:tentative="1">
      <w:start w:val="1"/>
      <w:numFmt w:val="lowerLetter"/>
      <w:lvlText w:val="%5)"/>
      <w:lvlJc w:val="left"/>
      <w:pPr>
        <w:ind w:left="2520" w:hanging="420"/>
      </w:pPr>
    </w:lvl>
    <w:lvl w:ilvl="5" w:tplc="86668FFE" w:tentative="1">
      <w:start w:val="1"/>
      <w:numFmt w:val="lowerRoman"/>
      <w:lvlText w:val="%6."/>
      <w:lvlJc w:val="right"/>
      <w:pPr>
        <w:ind w:left="2940" w:hanging="420"/>
      </w:pPr>
    </w:lvl>
    <w:lvl w:ilvl="6" w:tplc="ABFA3C8A" w:tentative="1">
      <w:start w:val="1"/>
      <w:numFmt w:val="decimal"/>
      <w:lvlText w:val="%7."/>
      <w:lvlJc w:val="left"/>
      <w:pPr>
        <w:ind w:left="3360" w:hanging="420"/>
      </w:pPr>
    </w:lvl>
    <w:lvl w:ilvl="7" w:tplc="0306489A" w:tentative="1">
      <w:start w:val="1"/>
      <w:numFmt w:val="lowerLetter"/>
      <w:lvlText w:val="%8)"/>
      <w:lvlJc w:val="left"/>
      <w:pPr>
        <w:ind w:left="3780" w:hanging="420"/>
      </w:pPr>
    </w:lvl>
    <w:lvl w:ilvl="8" w:tplc="C92E65BC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52473BE9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F366783"/>
    <w:multiLevelType w:val="hybridMultilevel"/>
    <w:tmpl w:val="62FE1F8C"/>
    <w:lvl w:ilvl="0" w:tplc="4504FC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08B71A9"/>
    <w:multiLevelType w:val="multilevel"/>
    <w:tmpl w:val="E5BA8ED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4"/>
      <w:numFmt w:val="decimal"/>
      <w:isLgl/>
      <w:lvlText w:val="%1.%2"/>
      <w:lvlJc w:val="left"/>
      <w:pPr>
        <w:ind w:left="927" w:hanging="360"/>
      </w:pPr>
      <w:rPr>
        <w:rFonts w:asciiTheme="majorHAnsi" w:eastAsia="SimSun" w:hAnsiTheme="majorHAnsi" w:hint="default"/>
        <w:color w:val="FF0000"/>
      </w:rPr>
    </w:lvl>
    <w:lvl w:ilvl="2">
      <w:start w:val="1"/>
      <w:numFmt w:val="decimal"/>
      <w:isLgl/>
      <w:lvlText w:val="%1.%2.%3"/>
      <w:lvlJc w:val="left"/>
      <w:pPr>
        <w:ind w:left="1074" w:hanging="360"/>
      </w:pPr>
      <w:rPr>
        <w:rFonts w:asciiTheme="majorHAnsi" w:eastAsia="SimSun" w:hAnsiTheme="majorHAnsi" w:hint="default"/>
        <w:color w:val="FF0000"/>
      </w:rPr>
    </w:lvl>
    <w:lvl w:ilvl="3">
      <w:start w:val="1"/>
      <w:numFmt w:val="decimal"/>
      <w:isLgl/>
      <w:lvlText w:val="%1.%2.%3.%4"/>
      <w:lvlJc w:val="left"/>
      <w:pPr>
        <w:ind w:left="1581" w:hanging="720"/>
      </w:pPr>
      <w:rPr>
        <w:rFonts w:asciiTheme="majorHAnsi" w:eastAsia="SimSun" w:hAnsiTheme="majorHAnsi" w:hint="default"/>
        <w:color w:val="FF0000"/>
      </w:rPr>
    </w:lvl>
    <w:lvl w:ilvl="4">
      <w:start w:val="1"/>
      <w:numFmt w:val="decimal"/>
      <w:isLgl/>
      <w:lvlText w:val="%1.%2.%3.%4.%5"/>
      <w:lvlJc w:val="left"/>
      <w:pPr>
        <w:ind w:left="1728" w:hanging="720"/>
      </w:pPr>
      <w:rPr>
        <w:rFonts w:asciiTheme="majorHAnsi" w:eastAsia="SimSun" w:hAnsiTheme="majorHAnsi" w:hint="default"/>
        <w:color w:val="FF0000"/>
      </w:rPr>
    </w:lvl>
    <w:lvl w:ilvl="5">
      <w:start w:val="1"/>
      <w:numFmt w:val="decimal"/>
      <w:isLgl/>
      <w:lvlText w:val="%1.%2.%3.%4.%5.%6"/>
      <w:lvlJc w:val="left"/>
      <w:pPr>
        <w:ind w:left="2235" w:hanging="1080"/>
      </w:pPr>
      <w:rPr>
        <w:rFonts w:asciiTheme="majorHAnsi" w:eastAsia="SimSun" w:hAnsiTheme="majorHAnsi" w:hint="default"/>
        <w:color w:val="FF0000"/>
      </w:rPr>
    </w:lvl>
    <w:lvl w:ilvl="6">
      <w:start w:val="1"/>
      <w:numFmt w:val="decimal"/>
      <w:isLgl/>
      <w:lvlText w:val="%1.%2.%3.%4.%5.%6.%7"/>
      <w:lvlJc w:val="left"/>
      <w:pPr>
        <w:ind w:left="2382" w:hanging="1080"/>
      </w:pPr>
      <w:rPr>
        <w:rFonts w:asciiTheme="majorHAnsi" w:eastAsia="SimSun" w:hAnsiTheme="majorHAnsi" w:hint="default"/>
        <w:color w:val="FF0000"/>
      </w:rPr>
    </w:lvl>
    <w:lvl w:ilvl="7">
      <w:start w:val="1"/>
      <w:numFmt w:val="decimal"/>
      <w:isLgl/>
      <w:lvlText w:val="%1.%2.%3.%4.%5.%6.%7.%8"/>
      <w:lvlJc w:val="left"/>
      <w:pPr>
        <w:ind w:left="2529" w:hanging="1080"/>
      </w:pPr>
      <w:rPr>
        <w:rFonts w:asciiTheme="majorHAnsi" w:eastAsia="SimSun" w:hAnsiTheme="majorHAnsi" w:hint="default"/>
        <w:color w:val="FF0000"/>
      </w:rPr>
    </w:lvl>
    <w:lvl w:ilvl="8">
      <w:start w:val="1"/>
      <w:numFmt w:val="decimal"/>
      <w:isLgl/>
      <w:lvlText w:val="%1.%2.%3.%4.%5.%6.%7.%8.%9"/>
      <w:lvlJc w:val="left"/>
      <w:pPr>
        <w:ind w:left="3036" w:hanging="1440"/>
      </w:pPr>
      <w:rPr>
        <w:rFonts w:asciiTheme="majorHAnsi" w:eastAsia="SimSun" w:hAnsiTheme="majorHAnsi" w:hint="default"/>
        <w:color w:val="FF0000"/>
      </w:rPr>
    </w:lvl>
  </w:abstractNum>
  <w:abstractNum w:abstractNumId="20">
    <w:nsid w:val="6523306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5B47595"/>
    <w:multiLevelType w:val="hybridMultilevel"/>
    <w:tmpl w:val="4DA66410"/>
    <w:lvl w:ilvl="0" w:tplc="F796EBF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75186B88"/>
    <w:multiLevelType w:val="hybridMultilevel"/>
    <w:tmpl w:val="53AC4934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7A0A33A8"/>
    <w:multiLevelType w:val="hybridMultilevel"/>
    <w:tmpl w:val="80D05034"/>
    <w:lvl w:ilvl="0" w:tplc="BE80E2C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1E4978E" w:tentative="1">
      <w:start w:val="1"/>
      <w:numFmt w:val="lowerLetter"/>
      <w:lvlText w:val="%2)"/>
      <w:lvlJc w:val="left"/>
      <w:pPr>
        <w:ind w:left="1260" w:hanging="420"/>
      </w:pPr>
    </w:lvl>
    <w:lvl w:ilvl="2" w:tplc="A6CC5C58" w:tentative="1">
      <w:start w:val="1"/>
      <w:numFmt w:val="lowerRoman"/>
      <w:lvlText w:val="%3."/>
      <w:lvlJc w:val="right"/>
      <w:pPr>
        <w:ind w:left="1680" w:hanging="420"/>
      </w:pPr>
    </w:lvl>
    <w:lvl w:ilvl="3" w:tplc="2AFA4386" w:tentative="1">
      <w:start w:val="1"/>
      <w:numFmt w:val="decimal"/>
      <w:lvlText w:val="%4."/>
      <w:lvlJc w:val="left"/>
      <w:pPr>
        <w:ind w:left="2100" w:hanging="420"/>
      </w:pPr>
    </w:lvl>
    <w:lvl w:ilvl="4" w:tplc="024A119E" w:tentative="1">
      <w:start w:val="1"/>
      <w:numFmt w:val="lowerLetter"/>
      <w:lvlText w:val="%5)"/>
      <w:lvlJc w:val="left"/>
      <w:pPr>
        <w:ind w:left="2520" w:hanging="420"/>
      </w:pPr>
    </w:lvl>
    <w:lvl w:ilvl="5" w:tplc="25DE02F6" w:tentative="1">
      <w:start w:val="1"/>
      <w:numFmt w:val="lowerRoman"/>
      <w:lvlText w:val="%6."/>
      <w:lvlJc w:val="right"/>
      <w:pPr>
        <w:ind w:left="2940" w:hanging="420"/>
      </w:pPr>
    </w:lvl>
    <w:lvl w:ilvl="6" w:tplc="ED2E95FE" w:tentative="1">
      <w:start w:val="1"/>
      <w:numFmt w:val="decimal"/>
      <w:lvlText w:val="%7."/>
      <w:lvlJc w:val="left"/>
      <w:pPr>
        <w:ind w:left="3360" w:hanging="420"/>
      </w:pPr>
    </w:lvl>
    <w:lvl w:ilvl="7" w:tplc="C950A62A" w:tentative="1">
      <w:start w:val="1"/>
      <w:numFmt w:val="lowerLetter"/>
      <w:lvlText w:val="%8)"/>
      <w:lvlJc w:val="left"/>
      <w:pPr>
        <w:ind w:left="3780" w:hanging="420"/>
      </w:pPr>
    </w:lvl>
    <w:lvl w:ilvl="8" w:tplc="33F0C47E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3"/>
  </w:num>
  <w:num w:numId="2">
    <w:abstractNumId w:val="5"/>
  </w:num>
  <w:num w:numId="3">
    <w:abstractNumId w:val="13"/>
  </w:num>
  <w:num w:numId="4">
    <w:abstractNumId w:val="13"/>
  </w:num>
  <w:num w:numId="5">
    <w:abstractNumId w:val="3"/>
  </w:num>
  <w:num w:numId="6">
    <w:abstractNumId w:val="13"/>
  </w:num>
  <w:num w:numId="7">
    <w:abstractNumId w:val="23"/>
  </w:num>
  <w:num w:numId="8">
    <w:abstractNumId w:val="16"/>
  </w:num>
  <w:num w:numId="9">
    <w:abstractNumId w:val="2"/>
  </w:num>
  <w:num w:numId="10">
    <w:abstractNumId w:val="10"/>
  </w:num>
  <w:num w:numId="11">
    <w:abstractNumId w:val="11"/>
  </w:num>
  <w:num w:numId="12">
    <w:abstractNumId w:val="21"/>
  </w:num>
  <w:num w:numId="13">
    <w:abstractNumId w:val="20"/>
  </w:num>
  <w:num w:numId="14">
    <w:abstractNumId w:val="0"/>
  </w:num>
  <w:num w:numId="15">
    <w:abstractNumId w:val="15"/>
  </w:num>
  <w:num w:numId="16">
    <w:abstractNumId w:val="19"/>
  </w:num>
  <w:num w:numId="17">
    <w:abstractNumId w:val="4"/>
  </w:num>
  <w:num w:numId="18">
    <w:abstractNumId w:val="9"/>
  </w:num>
  <w:num w:numId="19">
    <w:abstractNumId w:val="22"/>
  </w:num>
  <w:num w:numId="20">
    <w:abstractNumId w:val="1"/>
  </w:num>
  <w:num w:numId="21">
    <w:abstractNumId w:val="7"/>
  </w:num>
  <w:num w:numId="22">
    <w:abstractNumId w:val="14"/>
  </w:num>
  <w:num w:numId="23">
    <w:abstractNumId w:val="8"/>
  </w:num>
  <w:num w:numId="24">
    <w:abstractNumId w:val="17"/>
  </w:num>
  <w:num w:numId="25">
    <w:abstractNumId w:val="6"/>
  </w:num>
  <w:num w:numId="26">
    <w:abstractNumId w:val="12"/>
  </w:num>
  <w:num w:numId="27">
    <w:abstractNumId w:val="18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62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505D"/>
    <w:rsid w:val="00005990"/>
    <w:rsid w:val="00007953"/>
    <w:rsid w:val="00007ACE"/>
    <w:rsid w:val="00007C79"/>
    <w:rsid w:val="000102BF"/>
    <w:rsid w:val="00017416"/>
    <w:rsid w:val="00017B6F"/>
    <w:rsid w:val="00017F89"/>
    <w:rsid w:val="000214CF"/>
    <w:rsid w:val="000219B7"/>
    <w:rsid w:val="000229D3"/>
    <w:rsid w:val="000234FC"/>
    <w:rsid w:val="00026547"/>
    <w:rsid w:val="0002668C"/>
    <w:rsid w:val="000327F4"/>
    <w:rsid w:val="00033610"/>
    <w:rsid w:val="0003436B"/>
    <w:rsid w:val="000360DA"/>
    <w:rsid w:val="00040145"/>
    <w:rsid w:val="00042BC5"/>
    <w:rsid w:val="00045286"/>
    <w:rsid w:val="00047D63"/>
    <w:rsid w:val="00052FDE"/>
    <w:rsid w:val="00053539"/>
    <w:rsid w:val="000538A1"/>
    <w:rsid w:val="00054CE5"/>
    <w:rsid w:val="0006071B"/>
    <w:rsid w:val="000611DD"/>
    <w:rsid w:val="000614DD"/>
    <w:rsid w:val="00061FE0"/>
    <w:rsid w:val="000634EA"/>
    <w:rsid w:val="00070BFE"/>
    <w:rsid w:val="0007280B"/>
    <w:rsid w:val="00073BBE"/>
    <w:rsid w:val="00080670"/>
    <w:rsid w:val="0008184E"/>
    <w:rsid w:val="00082077"/>
    <w:rsid w:val="00082ED1"/>
    <w:rsid w:val="0008340D"/>
    <w:rsid w:val="000840F9"/>
    <w:rsid w:val="000851E4"/>
    <w:rsid w:val="00091FDE"/>
    <w:rsid w:val="000932F4"/>
    <w:rsid w:val="0009672E"/>
    <w:rsid w:val="00097F4A"/>
    <w:rsid w:val="000A1155"/>
    <w:rsid w:val="000A15D7"/>
    <w:rsid w:val="000A1CEC"/>
    <w:rsid w:val="000A2298"/>
    <w:rsid w:val="000A38D8"/>
    <w:rsid w:val="000A4A0A"/>
    <w:rsid w:val="000A59FE"/>
    <w:rsid w:val="000A614B"/>
    <w:rsid w:val="000A7428"/>
    <w:rsid w:val="000A7C39"/>
    <w:rsid w:val="000B2835"/>
    <w:rsid w:val="000B5BC2"/>
    <w:rsid w:val="000B6745"/>
    <w:rsid w:val="000B7E68"/>
    <w:rsid w:val="000C01CB"/>
    <w:rsid w:val="000C11E8"/>
    <w:rsid w:val="000C3150"/>
    <w:rsid w:val="000C4847"/>
    <w:rsid w:val="000C6ED5"/>
    <w:rsid w:val="000D0988"/>
    <w:rsid w:val="000D0E8C"/>
    <w:rsid w:val="000D3913"/>
    <w:rsid w:val="000D3C40"/>
    <w:rsid w:val="000D4145"/>
    <w:rsid w:val="000D4A00"/>
    <w:rsid w:val="000D501F"/>
    <w:rsid w:val="000D51AC"/>
    <w:rsid w:val="000D60A8"/>
    <w:rsid w:val="000D65E6"/>
    <w:rsid w:val="000E70A9"/>
    <w:rsid w:val="000F1ABF"/>
    <w:rsid w:val="000F361E"/>
    <w:rsid w:val="000F5B5C"/>
    <w:rsid w:val="0010643F"/>
    <w:rsid w:val="00112340"/>
    <w:rsid w:val="001139F8"/>
    <w:rsid w:val="0011461B"/>
    <w:rsid w:val="00116B00"/>
    <w:rsid w:val="00123488"/>
    <w:rsid w:val="0013059B"/>
    <w:rsid w:val="0013475D"/>
    <w:rsid w:val="0013582E"/>
    <w:rsid w:val="001358A3"/>
    <w:rsid w:val="00136E63"/>
    <w:rsid w:val="001374BF"/>
    <w:rsid w:val="0014180F"/>
    <w:rsid w:val="00141838"/>
    <w:rsid w:val="00142198"/>
    <w:rsid w:val="00142E33"/>
    <w:rsid w:val="00143065"/>
    <w:rsid w:val="00147921"/>
    <w:rsid w:val="00154B96"/>
    <w:rsid w:val="00154FE2"/>
    <w:rsid w:val="00156F09"/>
    <w:rsid w:val="00160571"/>
    <w:rsid w:val="001616B5"/>
    <w:rsid w:val="00165480"/>
    <w:rsid w:val="001665AE"/>
    <w:rsid w:val="00171FEF"/>
    <w:rsid w:val="00173D46"/>
    <w:rsid w:val="00173F0F"/>
    <w:rsid w:val="00174C02"/>
    <w:rsid w:val="00177F86"/>
    <w:rsid w:val="00180A3D"/>
    <w:rsid w:val="00182141"/>
    <w:rsid w:val="00182A3B"/>
    <w:rsid w:val="0018357B"/>
    <w:rsid w:val="001845AA"/>
    <w:rsid w:val="00184B53"/>
    <w:rsid w:val="0019012E"/>
    <w:rsid w:val="00190246"/>
    <w:rsid w:val="00191E01"/>
    <w:rsid w:val="00195614"/>
    <w:rsid w:val="001964AB"/>
    <w:rsid w:val="001A78FF"/>
    <w:rsid w:val="001B005C"/>
    <w:rsid w:val="001B1AAB"/>
    <w:rsid w:val="001B36BA"/>
    <w:rsid w:val="001B40E1"/>
    <w:rsid w:val="001B4396"/>
    <w:rsid w:val="001B4710"/>
    <w:rsid w:val="001B5764"/>
    <w:rsid w:val="001B66EF"/>
    <w:rsid w:val="001C02CF"/>
    <w:rsid w:val="001C04BB"/>
    <w:rsid w:val="001C05A9"/>
    <w:rsid w:val="001C0BE5"/>
    <w:rsid w:val="001C41DF"/>
    <w:rsid w:val="001D0C33"/>
    <w:rsid w:val="001D22FF"/>
    <w:rsid w:val="001D7402"/>
    <w:rsid w:val="001D76F8"/>
    <w:rsid w:val="001E03A0"/>
    <w:rsid w:val="001E1463"/>
    <w:rsid w:val="001E35EA"/>
    <w:rsid w:val="001E4A0A"/>
    <w:rsid w:val="001F256E"/>
    <w:rsid w:val="001F342F"/>
    <w:rsid w:val="001F5E91"/>
    <w:rsid w:val="001F6CF7"/>
    <w:rsid w:val="002006F6"/>
    <w:rsid w:val="002009C3"/>
    <w:rsid w:val="00202EB7"/>
    <w:rsid w:val="00204206"/>
    <w:rsid w:val="00211FEA"/>
    <w:rsid w:val="00213744"/>
    <w:rsid w:val="00213835"/>
    <w:rsid w:val="00213C02"/>
    <w:rsid w:val="00215F69"/>
    <w:rsid w:val="00222104"/>
    <w:rsid w:val="00230A53"/>
    <w:rsid w:val="00232BCF"/>
    <w:rsid w:val="00233033"/>
    <w:rsid w:val="002340FF"/>
    <w:rsid w:val="00234646"/>
    <w:rsid w:val="00234FA7"/>
    <w:rsid w:val="00236798"/>
    <w:rsid w:val="002374A2"/>
    <w:rsid w:val="00240BB1"/>
    <w:rsid w:val="002420CE"/>
    <w:rsid w:val="00242CBC"/>
    <w:rsid w:val="00243F16"/>
    <w:rsid w:val="002451E9"/>
    <w:rsid w:val="0024539C"/>
    <w:rsid w:val="00247634"/>
    <w:rsid w:val="00251FFB"/>
    <w:rsid w:val="0025213E"/>
    <w:rsid w:val="002525D3"/>
    <w:rsid w:val="0025372E"/>
    <w:rsid w:val="00254B3F"/>
    <w:rsid w:val="00256B5E"/>
    <w:rsid w:val="00257940"/>
    <w:rsid w:val="00257E35"/>
    <w:rsid w:val="00261645"/>
    <w:rsid w:val="00264033"/>
    <w:rsid w:val="00265985"/>
    <w:rsid w:val="00267C57"/>
    <w:rsid w:val="00270A96"/>
    <w:rsid w:val="00270D30"/>
    <w:rsid w:val="002728CE"/>
    <w:rsid w:val="002742F0"/>
    <w:rsid w:val="0027534E"/>
    <w:rsid w:val="002756C1"/>
    <w:rsid w:val="0027694A"/>
    <w:rsid w:val="002816D4"/>
    <w:rsid w:val="002828B7"/>
    <w:rsid w:val="00283BC0"/>
    <w:rsid w:val="00287E5E"/>
    <w:rsid w:val="00291BFA"/>
    <w:rsid w:val="00292BEF"/>
    <w:rsid w:val="00293CDF"/>
    <w:rsid w:val="002966B3"/>
    <w:rsid w:val="002A1F57"/>
    <w:rsid w:val="002A2EAA"/>
    <w:rsid w:val="002A3609"/>
    <w:rsid w:val="002A4BBA"/>
    <w:rsid w:val="002A5CA3"/>
    <w:rsid w:val="002A7974"/>
    <w:rsid w:val="002B2640"/>
    <w:rsid w:val="002B39E4"/>
    <w:rsid w:val="002B3A73"/>
    <w:rsid w:val="002B3C70"/>
    <w:rsid w:val="002B598B"/>
    <w:rsid w:val="002B609E"/>
    <w:rsid w:val="002C1F1C"/>
    <w:rsid w:val="002C60B3"/>
    <w:rsid w:val="002C6B71"/>
    <w:rsid w:val="002C7D97"/>
    <w:rsid w:val="002D0D51"/>
    <w:rsid w:val="002D245E"/>
    <w:rsid w:val="002D5DCF"/>
    <w:rsid w:val="002D62F9"/>
    <w:rsid w:val="002E3DEE"/>
    <w:rsid w:val="002E5EAC"/>
    <w:rsid w:val="002F0807"/>
    <w:rsid w:val="002F30E6"/>
    <w:rsid w:val="002F6D89"/>
    <w:rsid w:val="002F7523"/>
    <w:rsid w:val="00300031"/>
    <w:rsid w:val="003030E5"/>
    <w:rsid w:val="0030459F"/>
    <w:rsid w:val="00304735"/>
    <w:rsid w:val="003054CF"/>
    <w:rsid w:val="003067B7"/>
    <w:rsid w:val="0030680E"/>
    <w:rsid w:val="00307DB1"/>
    <w:rsid w:val="00311686"/>
    <w:rsid w:val="003157D9"/>
    <w:rsid w:val="00317CDC"/>
    <w:rsid w:val="003206FD"/>
    <w:rsid w:val="00325E41"/>
    <w:rsid w:val="0033014A"/>
    <w:rsid w:val="003311CE"/>
    <w:rsid w:val="00331862"/>
    <w:rsid w:val="00331E7E"/>
    <w:rsid w:val="003345BD"/>
    <w:rsid w:val="003348C3"/>
    <w:rsid w:val="00337DC4"/>
    <w:rsid w:val="00340D0B"/>
    <w:rsid w:val="0034345B"/>
    <w:rsid w:val="003469AF"/>
    <w:rsid w:val="00350882"/>
    <w:rsid w:val="003515E7"/>
    <w:rsid w:val="0036611C"/>
    <w:rsid w:val="00370826"/>
    <w:rsid w:val="00371BF0"/>
    <w:rsid w:val="00372777"/>
    <w:rsid w:val="00372BCE"/>
    <w:rsid w:val="00372D5E"/>
    <w:rsid w:val="00382079"/>
    <w:rsid w:val="003820F7"/>
    <w:rsid w:val="00383818"/>
    <w:rsid w:val="00386FC9"/>
    <w:rsid w:val="003901D0"/>
    <w:rsid w:val="003927A3"/>
    <w:rsid w:val="00392DC2"/>
    <w:rsid w:val="0039304F"/>
    <w:rsid w:val="00393C9B"/>
    <w:rsid w:val="00393FB3"/>
    <w:rsid w:val="00397714"/>
    <w:rsid w:val="003A40FB"/>
    <w:rsid w:val="003A7A27"/>
    <w:rsid w:val="003B1662"/>
    <w:rsid w:val="003B2B78"/>
    <w:rsid w:val="003B39D4"/>
    <w:rsid w:val="003B74A2"/>
    <w:rsid w:val="003C1394"/>
    <w:rsid w:val="003C2F5B"/>
    <w:rsid w:val="003C3B60"/>
    <w:rsid w:val="003C48AC"/>
    <w:rsid w:val="003C506D"/>
    <w:rsid w:val="003C5D6C"/>
    <w:rsid w:val="003C5E04"/>
    <w:rsid w:val="003C6C13"/>
    <w:rsid w:val="003D199C"/>
    <w:rsid w:val="003D7F49"/>
    <w:rsid w:val="003E0181"/>
    <w:rsid w:val="003E030C"/>
    <w:rsid w:val="003E5E80"/>
    <w:rsid w:val="003F0B8E"/>
    <w:rsid w:val="003F3ED5"/>
    <w:rsid w:val="003F5F2E"/>
    <w:rsid w:val="003F684B"/>
    <w:rsid w:val="004003DD"/>
    <w:rsid w:val="00400579"/>
    <w:rsid w:val="004027D2"/>
    <w:rsid w:val="00402FDF"/>
    <w:rsid w:val="00403DE3"/>
    <w:rsid w:val="00403F68"/>
    <w:rsid w:val="004141B2"/>
    <w:rsid w:val="004153A0"/>
    <w:rsid w:val="00420A39"/>
    <w:rsid w:val="00423815"/>
    <w:rsid w:val="004250A8"/>
    <w:rsid w:val="004263DC"/>
    <w:rsid w:val="004307B9"/>
    <w:rsid w:val="00430A48"/>
    <w:rsid w:val="00431B58"/>
    <w:rsid w:val="0043467C"/>
    <w:rsid w:val="004352D7"/>
    <w:rsid w:val="0043537F"/>
    <w:rsid w:val="004354B2"/>
    <w:rsid w:val="004361BA"/>
    <w:rsid w:val="00437603"/>
    <w:rsid w:val="00437A50"/>
    <w:rsid w:val="00443146"/>
    <w:rsid w:val="004446BB"/>
    <w:rsid w:val="00445229"/>
    <w:rsid w:val="00445379"/>
    <w:rsid w:val="00445465"/>
    <w:rsid w:val="00450D67"/>
    <w:rsid w:val="00451CDE"/>
    <w:rsid w:val="004531D0"/>
    <w:rsid w:val="00455B17"/>
    <w:rsid w:val="00466597"/>
    <w:rsid w:val="00466BE3"/>
    <w:rsid w:val="00467649"/>
    <w:rsid w:val="00467FAE"/>
    <w:rsid w:val="00472F15"/>
    <w:rsid w:val="0047664D"/>
    <w:rsid w:val="00480CFF"/>
    <w:rsid w:val="00482874"/>
    <w:rsid w:val="00483308"/>
    <w:rsid w:val="00483AF7"/>
    <w:rsid w:val="004845FF"/>
    <w:rsid w:val="00484612"/>
    <w:rsid w:val="004877F5"/>
    <w:rsid w:val="004903F7"/>
    <w:rsid w:val="00490A48"/>
    <w:rsid w:val="004939C3"/>
    <w:rsid w:val="004942FD"/>
    <w:rsid w:val="004967FE"/>
    <w:rsid w:val="00496D11"/>
    <w:rsid w:val="004972E4"/>
    <w:rsid w:val="00497CEC"/>
    <w:rsid w:val="004A1D4C"/>
    <w:rsid w:val="004A2633"/>
    <w:rsid w:val="004B0CB4"/>
    <w:rsid w:val="004B31CE"/>
    <w:rsid w:val="004B35F2"/>
    <w:rsid w:val="004B3796"/>
    <w:rsid w:val="004B37E8"/>
    <w:rsid w:val="004B74C7"/>
    <w:rsid w:val="004B7654"/>
    <w:rsid w:val="004C162A"/>
    <w:rsid w:val="004C463E"/>
    <w:rsid w:val="004C4E75"/>
    <w:rsid w:val="004C51D4"/>
    <w:rsid w:val="004D18B9"/>
    <w:rsid w:val="004D1AED"/>
    <w:rsid w:val="004D4210"/>
    <w:rsid w:val="004D652C"/>
    <w:rsid w:val="004D6763"/>
    <w:rsid w:val="004E0289"/>
    <w:rsid w:val="004E1B5C"/>
    <w:rsid w:val="004E2400"/>
    <w:rsid w:val="004E42B3"/>
    <w:rsid w:val="004E43A8"/>
    <w:rsid w:val="004E4713"/>
    <w:rsid w:val="004E518A"/>
    <w:rsid w:val="004F3342"/>
    <w:rsid w:val="004F3E36"/>
    <w:rsid w:val="004F42F5"/>
    <w:rsid w:val="004F5C58"/>
    <w:rsid w:val="0050047D"/>
    <w:rsid w:val="00500F97"/>
    <w:rsid w:val="00501F9C"/>
    <w:rsid w:val="00502ACF"/>
    <w:rsid w:val="00502B2F"/>
    <w:rsid w:val="005048E8"/>
    <w:rsid w:val="00505481"/>
    <w:rsid w:val="005065A5"/>
    <w:rsid w:val="005067B2"/>
    <w:rsid w:val="005138CE"/>
    <w:rsid w:val="005145CA"/>
    <w:rsid w:val="00516470"/>
    <w:rsid w:val="00516CCE"/>
    <w:rsid w:val="00517B8A"/>
    <w:rsid w:val="00520BCF"/>
    <w:rsid w:val="0052283B"/>
    <w:rsid w:val="0052300E"/>
    <w:rsid w:val="00523950"/>
    <w:rsid w:val="00553DE9"/>
    <w:rsid w:val="005617DE"/>
    <w:rsid w:val="00561B93"/>
    <w:rsid w:val="0056265F"/>
    <w:rsid w:val="0056349D"/>
    <w:rsid w:val="00565117"/>
    <w:rsid w:val="0058194A"/>
    <w:rsid w:val="00582839"/>
    <w:rsid w:val="00583FC9"/>
    <w:rsid w:val="0058431D"/>
    <w:rsid w:val="005859CC"/>
    <w:rsid w:val="00585FF3"/>
    <w:rsid w:val="005863F0"/>
    <w:rsid w:val="0058741D"/>
    <w:rsid w:val="00587C3A"/>
    <w:rsid w:val="00595466"/>
    <w:rsid w:val="00595FC6"/>
    <w:rsid w:val="00596559"/>
    <w:rsid w:val="005A068E"/>
    <w:rsid w:val="005A06FF"/>
    <w:rsid w:val="005A2451"/>
    <w:rsid w:val="005A2C24"/>
    <w:rsid w:val="005A2E33"/>
    <w:rsid w:val="005A30C4"/>
    <w:rsid w:val="005A522E"/>
    <w:rsid w:val="005A59EE"/>
    <w:rsid w:val="005A5A48"/>
    <w:rsid w:val="005A6BEC"/>
    <w:rsid w:val="005B219E"/>
    <w:rsid w:val="005B402C"/>
    <w:rsid w:val="005B5917"/>
    <w:rsid w:val="005B6FB4"/>
    <w:rsid w:val="005B727B"/>
    <w:rsid w:val="005C2C19"/>
    <w:rsid w:val="005C2FA3"/>
    <w:rsid w:val="005C430B"/>
    <w:rsid w:val="005C5F13"/>
    <w:rsid w:val="005C70A0"/>
    <w:rsid w:val="005D0320"/>
    <w:rsid w:val="005D094A"/>
    <w:rsid w:val="005D0FD9"/>
    <w:rsid w:val="005D1ACC"/>
    <w:rsid w:val="005D54EC"/>
    <w:rsid w:val="005D5D71"/>
    <w:rsid w:val="005D7750"/>
    <w:rsid w:val="005E2807"/>
    <w:rsid w:val="005E2C2D"/>
    <w:rsid w:val="005E48BC"/>
    <w:rsid w:val="005E5E4D"/>
    <w:rsid w:val="005E6613"/>
    <w:rsid w:val="005E6ACB"/>
    <w:rsid w:val="005E7405"/>
    <w:rsid w:val="005F1D60"/>
    <w:rsid w:val="005F2D69"/>
    <w:rsid w:val="005F431E"/>
    <w:rsid w:val="0060150B"/>
    <w:rsid w:val="006019D3"/>
    <w:rsid w:val="00601C51"/>
    <w:rsid w:val="00604DA3"/>
    <w:rsid w:val="00605921"/>
    <w:rsid w:val="00613B84"/>
    <w:rsid w:val="00616E10"/>
    <w:rsid w:val="00620618"/>
    <w:rsid w:val="0062594F"/>
    <w:rsid w:val="006261E0"/>
    <w:rsid w:val="00630E5A"/>
    <w:rsid w:val="0063189F"/>
    <w:rsid w:val="0063628D"/>
    <w:rsid w:val="00642D95"/>
    <w:rsid w:val="0064501B"/>
    <w:rsid w:val="006500FE"/>
    <w:rsid w:val="00652555"/>
    <w:rsid w:val="00652942"/>
    <w:rsid w:val="006536E3"/>
    <w:rsid w:val="006545AD"/>
    <w:rsid w:val="00664AFC"/>
    <w:rsid w:val="00670E95"/>
    <w:rsid w:val="00675EA7"/>
    <w:rsid w:val="00676CAF"/>
    <w:rsid w:val="006839D9"/>
    <w:rsid w:val="00683DCE"/>
    <w:rsid w:val="00690015"/>
    <w:rsid w:val="00690126"/>
    <w:rsid w:val="006917EA"/>
    <w:rsid w:val="006918B0"/>
    <w:rsid w:val="00692D29"/>
    <w:rsid w:val="0069489F"/>
    <w:rsid w:val="00694F27"/>
    <w:rsid w:val="0069715B"/>
    <w:rsid w:val="006A050E"/>
    <w:rsid w:val="006A0AC5"/>
    <w:rsid w:val="006A2938"/>
    <w:rsid w:val="006A7505"/>
    <w:rsid w:val="006B0CD4"/>
    <w:rsid w:val="006B1D1C"/>
    <w:rsid w:val="006B656E"/>
    <w:rsid w:val="006C0289"/>
    <w:rsid w:val="006C02EA"/>
    <w:rsid w:val="006C2409"/>
    <w:rsid w:val="006C6CAF"/>
    <w:rsid w:val="006D07BB"/>
    <w:rsid w:val="006D2FEF"/>
    <w:rsid w:val="006D332F"/>
    <w:rsid w:val="006D363D"/>
    <w:rsid w:val="006D5A04"/>
    <w:rsid w:val="006D5EF0"/>
    <w:rsid w:val="006D7AD7"/>
    <w:rsid w:val="006E0A73"/>
    <w:rsid w:val="006E163E"/>
    <w:rsid w:val="006E1C64"/>
    <w:rsid w:val="006E5126"/>
    <w:rsid w:val="006E650F"/>
    <w:rsid w:val="006F154E"/>
    <w:rsid w:val="006F2A34"/>
    <w:rsid w:val="006F2EA5"/>
    <w:rsid w:val="006F36C2"/>
    <w:rsid w:val="006F421E"/>
    <w:rsid w:val="006F610D"/>
    <w:rsid w:val="006F6C7A"/>
    <w:rsid w:val="0070272B"/>
    <w:rsid w:val="00702D64"/>
    <w:rsid w:val="00702E8E"/>
    <w:rsid w:val="007050FC"/>
    <w:rsid w:val="007109FB"/>
    <w:rsid w:val="0071779D"/>
    <w:rsid w:val="007179BB"/>
    <w:rsid w:val="00720555"/>
    <w:rsid w:val="00720E67"/>
    <w:rsid w:val="00723693"/>
    <w:rsid w:val="007254BA"/>
    <w:rsid w:val="007305DF"/>
    <w:rsid w:val="007307F3"/>
    <w:rsid w:val="0073235D"/>
    <w:rsid w:val="007325B4"/>
    <w:rsid w:val="00733F5C"/>
    <w:rsid w:val="007353E0"/>
    <w:rsid w:val="00736E21"/>
    <w:rsid w:val="007370C4"/>
    <w:rsid w:val="00737EA9"/>
    <w:rsid w:val="007408CA"/>
    <w:rsid w:val="007419C2"/>
    <w:rsid w:val="007451C1"/>
    <w:rsid w:val="007476B3"/>
    <w:rsid w:val="0075111E"/>
    <w:rsid w:val="00753B63"/>
    <w:rsid w:val="00756FCA"/>
    <w:rsid w:val="007570A7"/>
    <w:rsid w:val="00761023"/>
    <w:rsid w:val="00762080"/>
    <w:rsid w:val="00763501"/>
    <w:rsid w:val="00763E28"/>
    <w:rsid w:val="007649F1"/>
    <w:rsid w:val="0076514E"/>
    <w:rsid w:val="0076699C"/>
    <w:rsid w:val="00772B2B"/>
    <w:rsid w:val="00775917"/>
    <w:rsid w:val="00775C0B"/>
    <w:rsid w:val="007766F9"/>
    <w:rsid w:val="007769B3"/>
    <w:rsid w:val="007770DB"/>
    <w:rsid w:val="0078021F"/>
    <w:rsid w:val="00780D9E"/>
    <w:rsid w:val="00780DDB"/>
    <w:rsid w:val="00782F71"/>
    <w:rsid w:val="00783D0D"/>
    <w:rsid w:val="007856A7"/>
    <w:rsid w:val="00786BA0"/>
    <w:rsid w:val="00793481"/>
    <w:rsid w:val="00795CE6"/>
    <w:rsid w:val="00795D61"/>
    <w:rsid w:val="00796555"/>
    <w:rsid w:val="00797202"/>
    <w:rsid w:val="007A1B87"/>
    <w:rsid w:val="007A47F2"/>
    <w:rsid w:val="007A5078"/>
    <w:rsid w:val="007A7410"/>
    <w:rsid w:val="007A7540"/>
    <w:rsid w:val="007B0D0E"/>
    <w:rsid w:val="007B100A"/>
    <w:rsid w:val="007B3C84"/>
    <w:rsid w:val="007B76C1"/>
    <w:rsid w:val="007C3A63"/>
    <w:rsid w:val="007C516E"/>
    <w:rsid w:val="007C5571"/>
    <w:rsid w:val="007C70B6"/>
    <w:rsid w:val="007D0E6D"/>
    <w:rsid w:val="007D0F00"/>
    <w:rsid w:val="007D10FE"/>
    <w:rsid w:val="007D4A2A"/>
    <w:rsid w:val="007D716F"/>
    <w:rsid w:val="007D7632"/>
    <w:rsid w:val="007D7A15"/>
    <w:rsid w:val="007E184D"/>
    <w:rsid w:val="007E2449"/>
    <w:rsid w:val="007E38D2"/>
    <w:rsid w:val="007E475E"/>
    <w:rsid w:val="007E4E0F"/>
    <w:rsid w:val="007E7636"/>
    <w:rsid w:val="007F11FF"/>
    <w:rsid w:val="007F199D"/>
    <w:rsid w:val="007F1A90"/>
    <w:rsid w:val="007F1AE3"/>
    <w:rsid w:val="007F1C80"/>
    <w:rsid w:val="007F235A"/>
    <w:rsid w:val="007F2AD2"/>
    <w:rsid w:val="007F2B2B"/>
    <w:rsid w:val="007F2D7D"/>
    <w:rsid w:val="007F4E95"/>
    <w:rsid w:val="00800A28"/>
    <w:rsid w:val="00802482"/>
    <w:rsid w:val="00803184"/>
    <w:rsid w:val="00803CD6"/>
    <w:rsid w:val="00804A80"/>
    <w:rsid w:val="00810696"/>
    <w:rsid w:val="00813469"/>
    <w:rsid w:val="00815128"/>
    <w:rsid w:val="00815789"/>
    <w:rsid w:val="00817C97"/>
    <w:rsid w:val="00820828"/>
    <w:rsid w:val="0082277C"/>
    <w:rsid w:val="0082416B"/>
    <w:rsid w:val="00826D07"/>
    <w:rsid w:val="00831580"/>
    <w:rsid w:val="00833D32"/>
    <w:rsid w:val="008355A0"/>
    <w:rsid w:val="00837767"/>
    <w:rsid w:val="008408C5"/>
    <w:rsid w:val="008409E9"/>
    <w:rsid w:val="008418AD"/>
    <w:rsid w:val="0084242E"/>
    <w:rsid w:val="00844B1F"/>
    <w:rsid w:val="00846EBA"/>
    <w:rsid w:val="0084726B"/>
    <w:rsid w:val="00851BEC"/>
    <w:rsid w:val="00852ABE"/>
    <w:rsid w:val="00857F3E"/>
    <w:rsid w:val="00862D1E"/>
    <w:rsid w:val="008632FB"/>
    <w:rsid w:val="00866602"/>
    <w:rsid w:val="008706C1"/>
    <w:rsid w:val="008729A4"/>
    <w:rsid w:val="00875220"/>
    <w:rsid w:val="008755FD"/>
    <w:rsid w:val="00881CBB"/>
    <w:rsid w:val="00882821"/>
    <w:rsid w:val="00885D60"/>
    <w:rsid w:val="00890FFC"/>
    <w:rsid w:val="008916FE"/>
    <w:rsid w:val="00894FE1"/>
    <w:rsid w:val="008973E2"/>
    <w:rsid w:val="008A18E3"/>
    <w:rsid w:val="008A49A3"/>
    <w:rsid w:val="008A4B4B"/>
    <w:rsid w:val="008A6534"/>
    <w:rsid w:val="008B280D"/>
    <w:rsid w:val="008B5BDD"/>
    <w:rsid w:val="008B7F57"/>
    <w:rsid w:val="008C15F8"/>
    <w:rsid w:val="008C5E9E"/>
    <w:rsid w:val="008D0297"/>
    <w:rsid w:val="008D0FC1"/>
    <w:rsid w:val="008D1476"/>
    <w:rsid w:val="008D25A2"/>
    <w:rsid w:val="008D3E30"/>
    <w:rsid w:val="008D4AFF"/>
    <w:rsid w:val="008D50A2"/>
    <w:rsid w:val="008D525C"/>
    <w:rsid w:val="008E010B"/>
    <w:rsid w:val="008E2256"/>
    <w:rsid w:val="008E672D"/>
    <w:rsid w:val="008F10EB"/>
    <w:rsid w:val="008F1F3D"/>
    <w:rsid w:val="008F296B"/>
    <w:rsid w:val="008F2C2B"/>
    <w:rsid w:val="008F5B9F"/>
    <w:rsid w:val="009005E0"/>
    <w:rsid w:val="0090368F"/>
    <w:rsid w:val="00903E77"/>
    <w:rsid w:val="00904B0B"/>
    <w:rsid w:val="00906D4F"/>
    <w:rsid w:val="009075A1"/>
    <w:rsid w:val="00912308"/>
    <w:rsid w:val="00913143"/>
    <w:rsid w:val="00913E9D"/>
    <w:rsid w:val="00916CA7"/>
    <w:rsid w:val="009203DE"/>
    <w:rsid w:val="00921B3D"/>
    <w:rsid w:val="00922571"/>
    <w:rsid w:val="00923C55"/>
    <w:rsid w:val="00926734"/>
    <w:rsid w:val="00926F74"/>
    <w:rsid w:val="00931456"/>
    <w:rsid w:val="00931E61"/>
    <w:rsid w:val="0093632F"/>
    <w:rsid w:val="00940746"/>
    <w:rsid w:val="00941642"/>
    <w:rsid w:val="009434E2"/>
    <w:rsid w:val="00943C75"/>
    <w:rsid w:val="00943EB6"/>
    <w:rsid w:val="0094449D"/>
    <w:rsid w:val="00944AE1"/>
    <w:rsid w:val="00946DC4"/>
    <w:rsid w:val="00950AAF"/>
    <w:rsid w:val="00950E8A"/>
    <w:rsid w:val="00951204"/>
    <w:rsid w:val="00954914"/>
    <w:rsid w:val="0095706F"/>
    <w:rsid w:val="009604F0"/>
    <w:rsid w:val="00964F3D"/>
    <w:rsid w:val="00967DB9"/>
    <w:rsid w:val="00973259"/>
    <w:rsid w:val="00973357"/>
    <w:rsid w:val="009739C9"/>
    <w:rsid w:val="009778F9"/>
    <w:rsid w:val="009835FC"/>
    <w:rsid w:val="00984205"/>
    <w:rsid w:val="00984BFF"/>
    <w:rsid w:val="00990508"/>
    <w:rsid w:val="00990728"/>
    <w:rsid w:val="00994DCB"/>
    <w:rsid w:val="00996C3D"/>
    <w:rsid w:val="00997013"/>
    <w:rsid w:val="009974E9"/>
    <w:rsid w:val="009A19E4"/>
    <w:rsid w:val="009A23FF"/>
    <w:rsid w:val="009A31C7"/>
    <w:rsid w:val="009A398F"/>
    <w:rsid w:val="009A475E"/>
    <w:rsid w:val="009A556A"/>
    <w:rsid w:val="009A6823"/>
    <w:rsid w:val="009B0CCD"/>
    <w:rsid w:val="009B11A5"/>
    <w:rsid w:val="009B18BD"/>
    <w:rsid w:val="009B3198"/>
    <w:rsid w:val="009B41AC"/>
    <w:rsid w:val="009B4570"/>
    <w:rsid w:val="009B52C0"/>
    <w:rsid w:val="009B5808"/>
    <w:rsid w:val="009B59DC"/>
    <w:rsid w:val="009B5AE3"/>
    <w:rsid w:val="009C1113"/>
    <w:rsid w:val="009C3B11"/>
    <w:rsid w:val="009C3E18"/>
    <w:rsid w:val="009C466D"/>
    <w:rsid w:val="009C4B8B"/>
    <w:rsid w:val="009C531E"/>
    <w:rsid w:val="009D2291"/>
    <w:rsid w:val="009D3BDB"/>
    <w:rsid w:val="009D4295"/>
    <w:rsid w:val="009D4450"/>
    <w:rsid w:val="009D6779"/>
    <w:rsid w:val="009D71B8"/>
    <w:rsid w:val="009E1A6A"/>
    <w:rsid w:val="009E1FD0"/>
    <w:rsid w:val="009E298C"/>
    <w:rsid w:val="009E2F54"/>
    <w:rsid w:val="009E4DBD"/>
    <w:rsid w:val="009F1055"/>
    <w:rsid w:val="009F2D1E"/>
    <w:rsid w:val="009F41F6"/>
    <w:rsid w:val="009F6032"/>
    <w:rsid w:val="009F6256"/>
    <w:rsid w:val="00A00E0F"/>
    <w:rsid w:val="00A01E36"/>
    <w:rsid w:val="00A02901"/>
    <w:rsid w:val="00A039D6"/>
    <w:rsid w:val="00A03DCB"/>
    <w:rsid w:val="00A07D08"/>
    <w:rsid w:val="00A11C5D"/>
    <w:rsid w:val="00A11D6D"/>
    <w:rsid w:val="00A122B7"/>
    <w:rsid w:val="00A15A4E"/>
    <w:rsid w:val="00A26FEA"/>
    <w:rsid w:val="00A33128"/>
    <w:rsid w:val="00A33172"/>
    <w:rsid w:val="00A3336A"/>
    <w:rsid w:val="00A337D5"/>
    <w:rsid w:val="00A3511F"/>
    <w:rsid w:val="00A3753D"/>
    <w:rsid w:val="00A4031A"/>
    <w:rsid w:val="00A42429"/>
    <w:rsid w:val="00A43C00"/>
    <w:rsid w:val="00A451F7"/>
    <w:rsid w:val="00A54E6B"/>
    <w:rsid w:val="00A55D30"/>
    <w:rsid w:val="00A561A8"/>
    <w:rsid w:val="00A600A3"/>
    <w:rsid w:val="00A6500B"/>
    <w:rsid w:val="00A73C75"/>
    <w:rsid w:val="00A7652B"/>
    <w:rsid w:val="00A80592"/>
    <w:rsid w:val="00A812C8"/>
    <w:rsid w:val="00A8187C"/>
    <w:rsid w:val="00A81BF5"/>
    <w:rsid w:val="00A909DC"/>
    <w:rsid w:val="00A91705"/>
    <w:rsid w:val="00A936E7"/>
    <w:rsid w:val="00A9617B"/>
    <w:rsid w:val="00AA1702"/>
    <w:rsid w:val="00AA199A"/>
    <w:rsid w:val="00AA2AEC"/>
    <w:rsid w:val="00AA67DB"/>
    <w:rsid w:val="00AA76CA"/>
    <w:rsid w:val="00AB000E"/>
    <w:rsid w:val="00AB028C"/>
    <w:rsid w:val="00AB0CC1"/>
    <w:rsid w:val="00AB140A"/>
    <w:rsid w:val="00AB16AE"/>
    <w:rsid w:val="00AB29E0"/>
    <w:rsid w:val="00AB3CD6"/>
    <w:rsid w:val="00AB416B"/>
    <w:rsid w:val="00AB441D"/>
    <w:rsid w:val="00AC3967"/>
    <w:rsid w:val="00AC5CFF"/>
    <w:rsid w:val="00AC5EBB"/>
    <w:rsid w:val="00AC711C"/>
    <w:rsid w:val="00AC7498"/>
    <w:rsid w:val="00AD06AB"/>
    <w:rsid w:val="00AD2235"/>
    <w:rsid w:val="00AD2418"/>
    <w:rsid w:val="00AD262E"/>
    <w:rsid w:val="00AD2755"/>
    <w:rsid w:val="00AD3D0A"/>
    <w:rsid w:val="00AD54DA"/>
    <w:rsid w:val="00AD77DB"/>
    <w:rsid w:val="00AE0DF1"/>
    <w:rsid w:val="00AE1638"/>
    <w:rsid w:val="00AE6C6C"/>
    <w:rsid w:val="00AF0DE2"/>
    <w:rsid w:val="00AF447E"/>
    <w:rsid w:val="00AF5467"/>
    <w:rsid w:val="00B0133B"/>
    <w:rsid w:val="00B03882"/>
    <w:rsid w:val="00B0589E"/>
    <w:rsid w:val="00B05A44"/>
    <w:rsid w:val="00B06B4C"/>
    <w:rsid w:val="00B0703B"/>
    <w:rsid w:val="00B07274"/>
    <w:rsid w:val="00B13083"/>
    <w:rsid w:val="00B16E95"/>
    <w:rsid w:val="00B170F3"/>
    <w:rsid w:val="00B179B8"/>
    <w:rsid w:val="00B17E33"/>
    <w:rsid w:val="00B21D18"/>
    <w:rsid w:val="00B224AD"/>
    <w:rsid w:val="00B22DC7"/>
    <w:rsid w:val="00B25859"/>
    <w:rsid w:val="00B260FD"/>
    <w:rsid w:val="00B267DC"/>
    <w:rsid w:val="00B30AF9"/>
    <w:rsid w:val="00B361A9"/>
    <w:rsid w:val="00B366B4"/>
    <w:rsid w:val="00B36C82"/>
    <w:rsid w:val="00B4038F"/>
    <w:rsid w:val="00B57C66"/>
    <w:rsid w:val="00B608D7"/>
    <w:rsid w:val="00B62D93"/>
    <w:rsid w:val="00B63A76"/>
    <w:rsid w:val="00B649E7"/>
    <w:rsid w:val="00B65CFA"/>
    <w:rsid w:val="00B66903"/>
    <w:rsid w:val="00B72B07"/>
    <w:rsid w:val="00B74754"/>
    <w:rsid w:val="00B8047D"/>
    <w:rsid w:val="00B80F20"/>
    <w:rsid w:val="00B831C0"/>
    <w:rsid w:val="00B8537C"/>
    <w:rsid w:val="00B86E58"/>
    <w:rsid w:val="00B875BB"/>
    <w:rsid w:val="00B90E5B"/>
    <w:rsid w:val="00B91601"/>
    <w:rsid w:val="00B9649E"/>
    <w:rsid w:val="00B96F49"/>
    <w:rsid w:val="00BA02FC"/>
    <w:rsid w:val="00BA1FDF"/>
    <w:rsid w:val="00BA2684"/>
    <w:rsid w:val="00BA399C"/>
    <w:rsid w:val="00BA44E1"/>
    <w:rsid w:val="00BA4DD0"/>
    <w:rsid w:val="00BA55A6"/>
    <w:rsid w:val="00BA63F4"/>
    <w:rsid w:val="00BB013B"/>
    <w:rsid w:val="00BB03F7"/>
    <w:rsid w:val="00BB0B2D"/>
    <w:rsid w:val="00BB2BB7"/>
    <w:rsid w:val="00BB303D"/>
    <w:rsid w:val="00BB3C6E"/>
    <w:rsid w:val="00BB4C8F"/>
    <w:rsid w:val="00BB5F26"/>
    <w:rsid w:val="00BD5E25"/>
    <w:rsid w:val="00BD6BA1"/>
    <w:rsid w:val="00BD7BDB"/>
    <w:rsid w:val="00BE65AC"/>
    <w:rsid w:val="00BE768C"/>
    <w:rsid w:val="00BF0085"/>
    <w:rsid w:val="00BF317A"/>
    <w:rsid w:val="00BF385A"/>
    <w:rsid w:val="00BF6DF6"/>
    <w:rsid w:val="00BF7744"/>
    <w:rsid w:val="00C01977"/>
    <w:rsid w:val="00C01FB3"/>
    <w:rsid w:val="00C03397"/>
    <w:rsid w:val="00C03F2A"/>
    <w:rsid w:val="00C103F4"/>
    <w:rsid w:val="00C13DFC"/>
    <w:rsid w:val="00C13F6C"/>
    <w:rsid w:val="00C148CC"/>
    <w:rsid w:val="00C225D3"/>
    <w:rsid w:val="00C23686"/>
    <w:rsid w:val="00C2378C"/>
    <w:rsid w:val="00C245D3"/>
    <w:rsid w:val="00C259E6"/>
    <w:rsid w:val="00C277AE"/>
    <w:rsid w:val="00C30241"/>
    <w:rsid w:val="00C32956"/>
    <w:rsid w:val="00C32F3A"/>
    <w:rsid w:val="00C352DB"/>
    <w:rsid w:val="00C3740F"/>
    <w:rsid w:val="00C438DF"/>
    <w:rsid w:val="00C4392A"/>
    <w:rsid w:val="00C45C0C"/>
    <w:rsid w:val="00C45F1E"/>
    <w:rsid w:val="00C462DE"/>
    <w:rsid w:val="00C55A50"/>
    <w:rsid w:val="00C56DCE"/>
    <w:rsid w:val="00C618E9"/>
    <w:rsid w:val="00C6291F"/>
    <w:rsid w:val="00C64BDD"/>
    <w:rsid w:val="00C65C4B"/>
    <w:rsid w:val="00C6691F"/>
    <w:rsid w:val="00C67DF1"/>
    <w:rsid w:val="00C70724"/>
    <w:rsid w:val="00C712D3"/>
    <w:rsid w:val="00C73224"/>
    <w:rsid w:val="00C7558B"/>
    <w:rsid w:val="00C75962"/>
    <w:rsid w:val="00C76915"/>
    <w:rsid w:val="00C82E70"/>
    <w:rsid w:val="00C903FA"/>
    <w:rsid w:val="00C90E23"/>
    <w:rsid w:val="00C91717"/>
    <w:rsid w:val="00C926C0"/>
    <w:rsid w:val="00C92C1A"/>
    <w:rsid w:val="00C92CBF"/>
    <w:rsid w:val="00C93A45"/>
    <w:rsid w:val="00C962C9"/>
    <w:rsid w:val="00CA0C56"/>
    <w:rsid w:val="00CA0D7D"/>
    <w:rsid w:val="00CA1225"/>
    <w:rsid w:val="00CA1EBD"/>
    <w:rsid w:val="00CA28F3"/>
    <w:rsid w:val="00CA2B28"/>
    <w:rsid w:val="00CA42DE"/>
    <w:rsid w:val="00CA6EEA"/>
    <w:rsid w:val="00CB08A9"/>
    <w:rsid w:val="00CB0C9A"/>
    <w:rsid w:val="00CB61AB"/>
    <w:rsid w:val="00CB79B9"/>
    <w:rsid w:val="00CC0DCD"/>
    <w:rsid w:val="00CC31EB"/>
    <w:rsid w:val="00CC4EEE"/>
    <w:rsid w:val="00CC61F6"/>
    <w:rsid w:val="00CC71A8"/>
    <w:rsid w:val="00CD0218"/>
    <w:rsid w:val="00CD0F20"/>
    <w:rsid w:val="00CD2990"/>
    <w:rsid w:val="00CD3241"/>
    <w:rsid w:val="00CD6870"/>
    <w:rsid w:val="00CD6BC3"/>
    <w:rsid w:val="00CD7F46"/>
    <w:rsid w:val="00CE00E4"/>
    <w:rsid w:val="00CE0556"/>
    <w:rsid w:val="00CF0CB9"/>
    <w:rsid w:val="00D05556"/>
    <w:rsid w:val="00D10872"/>
    <w:rsid w:val="00D112DF"/>
    <w:rsid w:val="00D13259"/>
    <w:rsid w:val="00D15917"/>
    <w:rsid w:val="00D15FE5"/>
    <w:rsid w:val="00D17093"/>
    <w:rsid w:val="00D17B1E"/>
    <w:rsid w:val="00D21162"/>
    <w:rsid w:val="00D215AE"/>
    <w:rsid w:val="00D217BB"/>
    <w:rsid w:val="00D23556"/>
    <w:rsid w:val="00D2407F"/>
    <w:rsid w:val="00D25668"/>
    <w:rsid w:val="00D25805"/>
    <w:rsid w:val="00D25FC0"/>
    <w:rsid w:val="00D326CF"/>
    <w:rsid w:val="00D32CFD"/>
    <w:rsid w:val="00D41DF5"/>
    <w:rsid w:val="00D435D4"/>
    <w:rsid w:val="00D46247"/>
    <w:rsid w:val="00D469EE"/>
    <w:rsid w:val="00D46A79"/>
    <w:rsid w:val="00D47102"/>
    <w:rsid w:val="00D47342"/>
    <w:rsid w:val="00D51CEE"/>
    <w:rsid w:val="00D52AFC"/>
    <w:rsid w:val="00D52FC3"/>
    <w:rsid w:val="00D53DFF"/>
    <w:rsid w:val="00D54603"/>
    <w:rsid w:val="00D56761"/>
    <w:rsid w:val="00D56B8B"/>
    <w:rsid w:val="00D57689"/>
    <w:rsid w:val="00D6111E"/>
    <w:rsid w:val="00D61F67"/>
    <w:rsid w:val="00D6275A"/>
    <w:rsid w:val="00D629C1"/>
    <w:rsid w:val="00D6656F"/>
    <w:rsid w:val="00D6725C"/>
    <w:rsid w:val="00D67520"/>
    <w:rsid w:val="00D7079E"/>
    <w:rsid w:val="00D71F04"/>
    <w:rsid w:val="00D73840"/>
    <w:rsid w:val="00D74C4B"/>
    <w:rsid w:val="00D76F48"/>
    <w:rsid w:val="00D83660"/>
    <w:rsid w:val="00D83ACF"/>
    <w:rsid w:val="00D85803"/>
    <w:rsid w:val="00D90590"/>
    <w:rsid w:val="00D92370"/>
    <w:rsid w:val="00D92DDE"/>
    <w:rsid w:val="00D94304"/>
    <w:rsid w:val="00D96593"/>
    <w:rsid w:val="00D965F9"/>
    <w:rsid w:val="00DA46C9"/>
    <w:rsid w:val="00DA4BEC"/>
    <w:rsid w:val="00DA6DA1"/>
    <w:rsid w:val="00DB0EFF"/>
    <w:rsid w:val="00DB2B5E"/>
    <w:rsid w:val="00DB343E"/>
    <w:rsid w:val="00DB3AA4"/>
    <w:rsid w:val="00DB47AF"/>
    <w:rsid w:val="00DB4FA6"/>
    <w:rsid w:val="00DB7E43"/>
    <w:rsid w:val="00DC277B"/>
    <w:rsid w:val="00DC31BC"/>
    <w:rsid w:val="00DC445E"/>
    <w:rsid w:val="00DC4FA4"/>
    <w:rsid w:val="00DC6565"/>
    <w:rsid w:val="00DC707E"/>
    <w:rsid w:val="00DC7372"/>
    <w:rsid w:val="00DD07F5"/>
    <w:rsid w:val="00DD17DF"/>
    <w:rsid w:val="00DD483F"/>
    <w:rsid w:val="00DD619B"/>
    <w:rsid w:val="00DD7245"/>
    <w:rsid w:val="00DE21FF"/>
    <w:rsid w:val="00DE4BA0"/>
    <w:rsid w:val="00DE5EE9"/>
    <w:rsid w:val="00DE610F"/>
    <w:rsid w:val="00DE7568"/>
    <w:rsid w:val="00DE7760"/>
    <w:rsid w:val="00DF20DD"/>
    <w:rsid w:val="00DF2AB9"/>
    <w:rsid w:val="00DF497D"/>
    <w:rsid w:val="00DF5297"/>
    <w:rsid w:val="00DF56E4"/>
    <w:rsid w:val="00DF58A2"/>
    <w:rsid w:val="00DF5951"/>
    <w:rsid w:val="00DF5D23"/>
    <w:rsid w:val="00DF6932"/>
    <w:rsid w:val="00DF716B"/>
    <w:rsid w:val="00DF71E6"/>
    <w:rsid w:val="00E00C7C"/>
    <w:rsid w:val="00E0172D"/>
    <w:rsid w:val="00E03437"/>
    <w:rsid w:val="00E067E5"/>
    <w:rsid w:val="00E10EB9"/>
    <w:rsid w:val="00E12506"/>
    <w:rsid w:val="00E12918"/>
    <w:rsid w:val="00E12FDE"/>
    <w:rsid w:val="00E14CA5"/>
    <w:rsid w:val="00E1540F"/>
    <w:rsid w:val="00E24888"/>
    <w:rsid w:val="00E24EC7"/>
    <w:rsid w:val="00E25B63"/>
    <w:rsid w:val="00E272D6"/>
    <w:rsid w:val="00E31513"/>
    <w:rsid w:val="00E31CB0"/>
    <w:rsid w:val="00E32DE6"/>
    <w:rsid w:val="00E340E6"/>
    <w:rsid w:val="00E3456B"/>
    <w:rsid w:val="00E40087"/>
    <w:rsid w:val="00E40DC4"/>
    <w:rsid w:val="00E414FD"/>
    <w:rsid w:val="00E41CCE"/>
    <w:rsid w:val="00E429B7"/>
    <w:rsid w:val="00E44E1D"/>
    <w:rsid w:val="00E45A7F"/>
    <w:rsid w:val="00E4626F"/>
    <w:rsid w:val="00E47C60"/>
    <w:rsid w:val="00E50157"/>
    <w:rsid w:val="00E50D5F"/>
    <w:rsid w:val="00E54725"/>
    <w:rsid w:val="00E549F2"/>
    <w:rsid w:val="00E54D74"/>
    <w:rsid w:val="00E551E8"/>
    <w:rsid w:val="00E5527D"/>
    <w:rsid w:val="00E55613"/>
    <w:rsid w:val="00E56232"/>
    <w:rsid w:val="00E57BC4"/>
    <w:rsid w:val="00E57CC7"/>
    <w:rsid w:val="00E626BA"/>
    <w:rsid w:val="00E64FD9"/>
    <w:rsid w:val="00E6535F"/>
    <w:rsid w:val="00E67BE6"/>
    <w:rsid w:val="00E71956"/>
    <w:rsid w:val="00E71CA5"/>
    <w:rsid w:val="00E738FC"/>
    <w:rsid w:val="00E73D92"/>
    <w:rsid w:val="00E74F53"/>
    <w:rsid w:val="00E763FF"/>
    <w:rsid w:val="00E764BB"/>
    <w:rsid w:val="00E77D70"/>
    <w:rsid w:val="00E87918"/>
    <w:rsid w:val="00E87CAA"/>
    <w:rsid w:val="00E91138"/>
    <w:rsid w:val="00E916D9"/>
    <w:rsid w:val="00E92661"/>
    <w:rsid w:val="00E93B14"/>
    <w:rsid w:val="00E96D6C"/>
    <w:rsid w:val="00EA4A2F"/>
    <w:rsid w:val="00EA5F13"/>
    <w:rsid w:val="00EA77E8"/>
    <w:rsid w:val="00EB1124"/>
    <w:rsid w:val="00EB2C00"/>
    <w:rsid w:val="00EB37DD"/>
    <w:rsid w:val="00EB7236"/>
    <w:rsid w:val="00EC0375"/>
    <w:rsid w:val="00EC2B51"/>
    <w:rsid w:val="00EC3F5C"/>
    <w:rsid w:val="00EC54C7"/>
    <w:rsid w:val="00EC6A24"/>
    <w:rsid w:val="00EC7CA3"/>
    <w:rsid w:val="00ED10B4"/>
    <w:rsid w:val="00ED2F2D"/>
    <w:rsid w:val="00ED317C"/>
    <w:rsid w:val="00ED3F40"/>
    <w:rsid w:val="00ED712D"/>
    <w:rsid w:val="00ED774E"/>
    <w:rsid w:val="00EE1A30"/>
    <w:rsid w:val="00EE1FBA"/>
    <w:rsid w:val="00EE2CDB"/>
    <w:rsid w:val="00EE42E2"/>
    <w:rsid w:val="00EE4E27"/>
    <w:rsid w:val="00EE6C91"/>
    <w:rsid w:val="00EE7340"/>
    <w:rsid w:val="00EF06F6"/>
    <w:rsid w:val="00EF1429"/>
    <w:rsid w:val="00EF2666"/>
    <w:rsid w:val="00EF3755"/>
    <w:rsid w:val="00EF3C62"/>
    <w:rsid w:val="00EF759C"/>
    <w:rsid w:val="00F015FD"/>
    <w:rsid w:val="00F0271C"/>
    <w:rsid w:val="00F056F0"/>
    <w:rsid w:val="00F05840"/>
    <w:rsid w:val="00F0758C"/>
    <w:rsid w:val="00F110A4"/>
    <w:rsid w:val="00F11766"/>
    <w:rsid w:val="00F12A85"/>
    <w:rsid w:val="00F14763"/>
    <w:rsid w:val="00F15649"/>
    <w:rsid w:val="00F234CB"/>
    <w:rsid w:val="00F34560"/>
    <w:rsid w:val="00F34BA2"/>
    <w:rsid w:val="00F34CE4"/>
    <w:rsid w:val="00F37B17"/>
    <w:rsid w:val="00F40E08"/>
    <w:rsid w:val="00F415A9"/>
    <w:rsid w:val="00F41633"/>
    <w:rsid w:val="00F42C16"/>
    <w:rsid w:val="00F4472E"/>
    <w:rsid w:val="00F447BA"/>
    <w:rsid w:val="00F44DB1"/>
    <w:rsid w:val="00F47B95"/>
    <w:rsid w:val="00F543EA"/>
    <w:rsid w:val="00F54484"/>
    <w:rsid w:val="00F54F32"/>
    <w:rsid w:val="00F55564"/>
    <w:rsid w:val="00F56643"/>
    <w:rsid w:val="00F57C4B"/>
    <w:rsid w:val="00F57E1B"/>
    <w:rsid w:val="00F6027F"/>
    <w:rsid w:val="00F602E9"/>
    <w:rsid w:val="00F6136F"/>
    <w:rsid w:val="00F633CB"/>
    <w:rsid w:val="00F64E6A"/>
    <w:rsid w:val="00F66277"/>
    <w:rsid w:val="00F66C65"/>
    <w:rsid w:val="00F71D52"/>
    <w:rsid w:val="00F7672F"/>
    <w:rsid w:val="00F84835"/>
    <w:rsid w:val="00F8499C"/>
    <w:rsid w:val="00F900F3"/>
    <w:rsid w:val="00F929FD"/>
    <w:rsid w:val="00F9398F"/>
    <w:rsid w:val="00F95D7E"/>
    <w:rsid w:val="00F96705"/>
    <w:rsid w:val="00FA1A19"/>
    <w:rsid w:val="00FA4353"/>
    <w:rsid w:val="00FA7C32"/>
    <w:rsid w:val="00FB1227"/>
    <w:rsid w:val="00FB2462"/>
    <w:rsid w:val="00FB37A5"/>
    <w:rsid w:val="00FB4341"/>
    <w:rsid w:val="00FB4E08"/>
    <w:rsid w:val="00FB4E80"/>
    <w:rsid w:val="00FB5F25"/>
    <w:rsid w:val="00FB6099"/>
    <w:rsid w:val="00FC16F4"/>
    <w:rsid w:val="00FC1C28"/>
    <w:rsid w:val="00FC3123"/>
    <w:rsid w:val="00FC3255"/>
    <w:rsid w:val="00FC3D4B"/>
    <w:rsid w:val="00FC4675"/>
    <w:rsid w:val="00FC4CB1"/>
    <w:rsid w:val="00FD048A"/>
    <w:rsid w:val="00FD7FDF"/>
    <w:rsid w:val="00FE0238"/>
    <w:rsid w:val="00FE19D2"/>
    <w:rsid w:val="00FE31BA"/>
    <w:rsid w:val="00FE3604"/>
    <w:rsid w:val="00FE3A96"/>
    <w:rsid w:val="00FE42A7"/>
    <w:rsid w:val="00FE43C8"/>
    <w:rsid w:val="00FE43D2"/>
    <w:rsid w:val="00FE742C"/>
    <w:rsid w:val="00FE7A6D"/>
    <w:rsid w:val="00FF006A"/>
    <w:rsid w:val="00FF15AF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62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0"/>
    <w:autoRedefine/>
    <w:qFormat/>
    <w:rsid w:val="00CA1EBD"/>
    <w:pPr>
      <w:keepNext/>
      <w:keepLines/>
      <w:tabs>
        <w:tab w:val="num" w:pos="1134"/>
      </w:tabs>
      <w:spacing w:before="240" w:after="64" w:line="320" w:lineRule="auto"/>
      <w:ind w:left="1134" w:hanging="1134"/>
      <w:outlineLvl w:val="5"/>
    </w:pPr>
    <w:rPr>
      <w:rFonts w:ascii="Arial" w:eastAsia="SimHei" w:hAnsi="Arial" w:cs="Times New Roman"/>
      <w:b/>
      <w:bCs/>
      <w:sz w:val="24"/>
      <w:szCs w:val="24"/>
    </w:rPr>
  </w:style>
  <w:style w:type="paragraph" w:styleId="7">
    <w:name w:val="heading 7"/>
    <w:basedOn w:val="a"/>
    <w:next w:val="a0"/>
    <w:link w:val="70"/>
    <w:autoRedefine/>
    <w:qFormat/>
    <w:rsid w:val="00CA1EBD"/>
    <w:pPr>
      <w:keepNext/>
      <w:keepLines/>
      <w:tabs>
        <w:tab w:val="num" w:pos="1276"/>
      </w:tabs>
      <w:spacing w:before="240" w:after="64" w:line="320" w:lineRule="auto"/>
      <w:ind w:left="1276" w:hanging="1276"/>
      <w:outlineLvl w:val="6"/>
    </w:pPr>
    <w:rPr>
      <w:rFonts w:ascii="Times New Roman" w:eastAsia="SimSun" w:hAnsi="Times New Roman" w:cs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1"/>
    <w:link w:val="a4"/>
    <w:uiPriority w:val="99"/>
    <w:rsid w:val="00F8483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1"/>
    <w:link w:val="a6"/>
    <w:uiPriority w:val="99"/>
    <w:rsid w:val="00F84835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F84835"/>
    <w:rPr>
      <w:sz w:val="18"/>
      <w:szCs w:val="18"/>
    </w:rPr>
  </w:style>
  <w:style w:type="character" w:customStyle="1" w:styleId="a9">
    <w:name w:val="註解方塊文字 字元"/>
    <w:basedOn w:val="a1"/>
    <w:link w:val="a8"/>
    <w:uiPriority w:val="99"/>
    <w:semiHidden/>
    <w:rsid w:val="00F84835"/>
    <w:rPr>
      <w:sz w:val="18"/>
      <w:szCs w:val="18"/>
    </w:rPr>
  </w:style>
  <w:style w:type="character" w:customStyle="1" w:styleId="10">
    <w:name w:val="標題 1 字元"/>
    <w:basedOn w:val="a1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0">
    <w:name w:val="標題 2 字元"/>
    <w:basedOn w:val="a1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1"/>
    <w:link w:val="3"/>
    <w:uiPriority w:val="9"/>
    <w:rsid w:val="00AE1638"/>
    <w:rPr>
      <w:b/>
      <w:bCs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AE1638"/>
    <w:rPr>
      <w:b/>
      <w:bCs/>
      <w:sz w:val="28"/>
      <w:szCs w:val="28"/>
    </w:rPr>
  </w:style>
  <w:style w:type="character" w:styleId="aa">
    <w:name w:val="Hyperlink"/>
    <w:basedOn w:val="a1"/>
    <w:uiPriority w:val="99"/>
    <w:unhideWhenUsed/>
    <w:rsid w:val="00243F16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43F16"/>
  </w:style>
  <w:style w:type="paragraph" w:styleId="ab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c">
    <w:name w:val="caption"/>
    <w:basedOn w:val="a"/>
    <w:next w:val="a"/>
    <w:uiPriority w:val="35"/>
    <w:unhideWhenUsed/>
    <w:qFormat/>
    <w:rsid w:val="00E54D74"/>
    <w:rPr>
      <w:rFonts w:asciiTheme="majorHAnsi" w:eastAsia="SimHei" w:hAnsiTheme="majorHAnsi" w:cstheme="majorBidi"/>
      <w:sz w:val="20"/>
      <w:szCs w:val="20"/>
    </w:rPr>
  </w:style>
  <w:style w:type="table" w:styleId="ad">
    <w:name w:val="Table Grid"/>
    <w:basedOn w:val="a2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Document Map"/>
    <w:basedOn w:val="a"/>
    <w:link w:val="af"/>
    <w:uiPriority w:val="99"/>
    <w:semiHidden/>
    <w:unhideWhenUsed/>
    <w:rsid w:val="008916FE"/>
    <w:rPr>
      <w:rFonts w:ascii="SimSun" w:eastAsia="SimSun"/>
      <w:sz w:val="18"/>
      <w:szCs w:val="18"/>
    </w:rPr>
  </w:style>
  <w:style w:type="character" w:customStyle="1" w:styleId="af">
    <w:name w:val="文件引導模式 字元"/>
    <w:basedOn w:val="a1"/>
    <w:link w:val="ae"/>
    <w:uiPriority w:val="99"/>
    <w:semiHidden/>
    <w:rsid w:val="008916FE"/>
    <w:rPr>
      <w:rFonts w:ascii="SimSun" w:eastAsia="SimSun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character" w:customStyle="1" w:styleId="60">
    <w:name w:val="標題 6 字元"/>
    <w:basedOn w:val="a1"/>
    <w:link w:val="6"/>
    <w:rsid w:val="00CA1EBD"/>
    <w:rPr>
      <w:rFonts w:ascii="Arial" w:eastAsia="SimHei" w:hAnsi="Arial" w:cs="Times New Roman"/>
      <w:b/>
      <w:bCs/>
      <w:sz w:val="24"/>
      <w:szCs w:val="24"/>
    </w:rPr>
  </w:style>
  <w:style w:type="character" w:customStyle="1" w:styleId="70">
    <w:name w:val="標題 7 字元"/>
    <w:basedOn w:val="a1"/>
    <w:link w:val="7"/>
    <w:rsid w:val="00CA1EBD"/>
    <w:rPr>
      <w:rFonts w:ascii="Times New Roman" w:eastAsia="SimSun" w:hAnsi="Times New Roman" w:cs="Times New Roman"/>
      <w:b/>
      <w:bCs/>
      <w:sz w:val="24"/>
      <w:szCs w:val="24"/>
    </w:rPr>
  </w:style>
  <w:style w:type="paragraph" w:styleId="a0">
    <w:name w:val="Normal Indent"/>
    <w:basedOn w:val="a"/>
    <w:uiPriority w:val="99"/>
    <w:semiHidden/>
    <w:unhideWhenUsed/>
    <w:rsid w:val="00CA1EBD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79F5DD-1260-4659-8A9C-4553BAF86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Pages>9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ies12q680</cp:lastModifiedBy>
  <cp:revision>340</cp:revision>
  <dcterms:created xsi:type="dcterms:W3CDTF">2009-07-16T06:13:00Z</dcterms:created>
  <dcterms:modified xsi:type="dcterms:W3CDTF">2012-12-07T06:17:00Z</dcterms:modified>
</cp:coreProperties>
</file>