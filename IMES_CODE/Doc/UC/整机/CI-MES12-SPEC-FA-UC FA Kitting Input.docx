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doc" ContentType="application/msword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7355A4" w:rsidRDefault="00254B3F" w:rsidP="00371BF0">
      <w:pPr>
        <w:jc w:val="left"/>
        <w:rPr>
          <w:rFonts w:eastAsia="宋体"/>
          <w:rPrChange w:id="0" w:author="Gao, Guan-Wei (高貫偉 ITC)" w:date="2012-04-27T13:19:00Z">
            <w:rPr>
              <w:rFonts w:eastAsia="SimSun"/>
            </w:rPr>
          </w:rPrChange>
        </w:rPr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F84835" w:rsidRDefault="00FB1A3A" w:rsidP="002A1F57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FB1A3A">
        <w:rPr>
          <w:rFonts w:ascii="Times New Roman" w:hAnsi="Times New Roman" w:cs="Times New Roman"/>
          <w:b/>
          <w:sz w:val="84"/>
          <w:szCs w:val="84"/>
        </w:rPr>
        <w:t>Kitting Input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  <w:r w:rsidR="00D94304">
        <w:rPr>
          <w:rFonts w:hint="eastAsia"/>
        </w:rPr>
        <w:lastRenderedPageBreak/>
        <w:t>F</w:t>
      </w:r>
    </w:p>
    <w:p w:rsidR="00F84835" w:rsidRPr="00F84835" w:rsidRDefault="007D0C4C" w:rsidP="002A1F57">
      <w:pPr>
        <w:jc w:val="center"/>
        <w:rPr>
          <w:rFonts w:ascii="SimHei" w:eastAsia="SimHei"/>
          <w:b/>
          <w:sz w:val="30"/>
          <w:szCs w:val="30"/>
        </w:rPr>
      </w:pPr>
      <w:r w:rsidRPr="007D0C4C">
        <w:rPr>
          <w:rFonts w:ascii="SimSun" w:eastAsia="SimSun" w:hAnsi="SimSun" w:cs="SimSun" w:hint="eastAsia"/>
          <w:b/>
          <w:sz w:val="30"/>
          <w:szCs w:val="30"/>
        </w:rPr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9"/>
        <w:gridCol w:w="1330"/>
        <w:gridCol w:w="1417"/>
        <w:gridCol w:w="2339"/>
        <w:gridCol w:w="1348"/>
        <w:gridCol w:w="1029"/>
      </w:tblGrid>
      <w:tr w:rsidR="00F84835" w:rsidRPr="00DA0C6B" w:rsidTr="00F62EFA">
        <w:trPr>
          <w:trHeight w:val="313"/>
          <w:jc w:val="center"/>
        </w:trPr>
        <w:tc>
          <w:tcPr>
            <w:tcW w:w="62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780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831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72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9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60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AB0D86" w:rsidTr="00F62EFA">
        <w:trPr>
          <w:jc w:val="center"/>
        </w:trPr>
        <w:tc>
          <w:tcPr>
            <w:tcW w:w="621" w:type="pct"/>
          </w:tcPr>
          <w:p w:rsidR="00F84835" w:rsidRPr="00085BB7" w:rsidRDefault="00085BB7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过程描述</w:t>
            </w:r>
          </w:p>
        </w:tc>
        <w:tc>
          <w:tcPr>
            <w:tcW w:w="780" w:type="pct"/>
          </w:tcPr>
          <w:p w:rsidR="00F84835" w:rsidRPr="00085BB7" w:rsidRDefault="00085BB7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6</w:t>
            </w:r>
          </w:p>
        </w:tc>
        <w:tc>
          <w:tcPr>
            <w:tcW w:w="831" w:type="pct"/>
          </w:tcPr>
          <w:p w:rsidR="00F84835" w:rsidRPr="00085BB7" w:rsidRDefault="00085BB7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客户需求</w:t>
            </w:r>
          </w:p>
        </w:tc>
        <w:tc>
          <w:tcPr>
            <w:tcW w:w="1372" w:type="pct"/>
          </w:tcPr>
          <w:p w:rsidR="00F84835" w:rsidRPr="00AB0D86" w:rsidRDefault="00085BB7" w:rsidP="00371BF0">
            <w:pPr>
              <w:jc w:val="left"/>
              <w:rPr>
                <w:rFonts w:ascii="Arial" w:hAnsi="Arial" w:cs="Times New Roman"/>
                <w:szCs w:val="18"/>
              </w:rPr>
            </w:pPr>
            <w:r w:rsidRPr="002468CF">
              <w:rPr>
                <w:rFonts w:ascii="Arial" w:eastAsia="SimSun" w:hAnsi="Arial" w:hint="eastAsia"/>
                <w:sz w:val="22"/>
              </w:rPr>
              <w:t>对</w:t>
            </w:r>
            <w:r w:rsidRPr="002468CF">
              <w:rPr>
                <w:rFonts w:ascii="Arial" w:eastAsia="SimSun" w:hAnsi="Arial" w:hint="eastAsia"/>
                <w:sz w:val="22"/>
              </w:rPr>
              <w:t>BoxId</w:t>
            </w:r>
            <w:r w:rsidRPr="002468CF">
              <w:rPr>
                <w:rFonts w:ascii="Arial" w:eastAsia="SimSun" w:hAnsi="Arial" w:hint="eastAsia"/>
                <w:sz w:val="22"/>
              </w:rPr>
              <w:t>做</w:t>
            </w:r>
            <w:r w:rsidRPr="002468CF">
              <w:rPr>
                <w:rFonts w:ascii="Arial" w:eastAsia="SimSun" w:hAnsi="Arial" w:hint="eastAsia"/>
                <w:sz w:val="22"/>
              </w:rPr>
              <w:t>4</w:t>
            </w:r>
            <w:r w:rsidRPr="002468CF">
              <w:rPr>
                <w:rFonts w:ascii="Arial" w:eastAsia="SimSun" w:hAnsi="Arial" w:hint="eastAsia"/>
                <w:sz w:val="22"/>
              </w:rPr>
              <w:t>码</w:t>
            </w:r>
            <w:r w:rsidRPr="009E6327">
              <w:rPr>
                <w:rFonts w:ascii="Arial" w:eastAsia="SimSun" w:hAnsi="Arial" w:hint="eastAsia"/>
                <w:color w:val="FF0000"/>
                <w:sz w:val="22"/>
              </w:rPr>
              <w:t>数字</w:t>
            </w:r>
            <w:r w:rsidRPr="002468CF">
              <w:rPr>
                <w:rFonts w:ascii="Arial" w:eastAsia="SimSun" w:hAnsi="Arial" w:hint="eastAsia"/>
                <w:sz w:val="22"/>
              </w:rPr>
              <w:t>检查，不做重复检查</w:t>
            </w:r>
          </w:p>
        </w:tc>
        <w:tc>
          <w:tcPr>
            <w:tcW w:w="791" w:type="pct"/>
          </w:tcPr>
          <w:p w:rsidR="003A40FB" w:rsidRPr="00085BB7" w:rsidRDefault="00085BB7" w:rsidP="00553835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2012-02-20</w:t>
            </w:r>
          </w:p>
        </w:tc>
        <w:tc>
          <w:tcPr>
            <w:tcW w:w="604" w:type="pct"/>
          </w:tcPr>
          <w:p w:rsidR="00F84835" w:rsidRPr="00AB0D86" w:rsidRDefault="00F84835" w:rsidP="00FA1A1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CF7956" w:rsidRPr="00AB0D86" w:rsidTr="00F62EFA">
        <w:trPr>
          <w:jc w:val="center"/>
        </w:trPr>
        <w:tc>
          <w:tcPr>
            <w:tcW w:w="621" w:type="pct"/>
          </w:tcPr>
          <w:p w:rsidR="00CF7956" w:rsidRPr="00CF7956" w:rsidRDefault="00CF7956" w:rsidP="00FE3648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过程描述</w:t>
            </w:r>
          </w:p>
        </w:tc>
        <w:tc>
          <w:tcPr>
            <w:tcW w:w="780" w:type="pct"/>
          </w:tcPr>
          <w:p w:rsidR="00CF7956" w:rsidRPr="00AB0D86" w:rsidRDefault="00CF7956" w:rsidP="00FE3648">
            <w:pPr>
              <w:jc w:val="left"/>
              <w:rPr>
                <w:rFonts w:ascii="Arial" w:hAnsi="Arial" w:cs="Times New Roman"/>
                <w:szCs w:val="18"/>
              </w:rPr>
            </w:pPr>
            <w:r w:rsidRPr="006435DC">
              <w:rPr>
                <w:rFonts w:ascii="Arial" w:eastAsia="SimSun" w:hAnsi="Arial" w:hint="eastAsia"/>
                <w:sz w:val="22"/>
              </w:rPr>
              <w:t>根据</w:t>
            </w:r>
            <w:r w:rsidRPr="006435DC">
              <w:rPr>
                <w:rFonts w:ascii="Arial" w:eastAsia="SimSun" w:hAnsi="Arial" w:hint="eastAsia"/>
                <w:sz w:val="22"/>
              </w:rPr>
              <w:t>Model</w:t>
            </w:r>
            <w:r w:rsidRPr="006435DC">
              <w:rPr>
                <w:rFonts w:ascii="Arial" w:eastAsia="SimSun" w:hAnsi="Arial" w:hint="eastAsia"/>
                <w:sz w:val="22"/>
              </w:rPr>
              <w:t>得到此</w:t>
            </w:r>
            <w:r w:rsidRPr="006435DC">
              <w:rPr>
                <w:rFonts w:ascii="Arial" w:eastAsia="SimSun" w:hAnsi="Arial" w:hint="eastAsia"/>
                <w:sz w:val="22"/>
              </w:rPr>
              <w:t>unit</w:t>
            </w:r>
            <w:r w:rsidRPr="006435DC">
              <w:rPr>
                <w:rFonts w:ascii="Arial" w:eastAsia="SimSun" w:hAnsi="Arial" w:hint="eastAsia"/>
                <w:sz w:val="22"/>
              </w:rPr>
              <w:t>的</w:t>
            </w:r>
            <w:r w:rsidRPr="006435DC">
              <w:rPr>
                <w:rFonts w:ascii="Arial" w:eastAsia="SimSun" w:hAnsi="Arial" w:hint="eastAsia"/>
                <w:sz w:val="22"/>
              </w:rPr>
              <w:t>part BOM</w:t>
            </w:r>
            <w:r>
              <w:rPr>
                <w:rFonts w:ascii="Arial" w:eastAsia="SimSun" w:hAnsi="Arial" w:hint="eastAsia"/>
                <w:sz w:val="22"/>
              </w:rPr>
              <w:t>和下列</w:t>
            </w:r>
            <w:r w:rsidRPr="00EE17C3">
              <w:rPr>
                <w:rFonts w:ascii="Arial" w:eastAsia="SimSun" w:hAnsi="Arial" w:hint="eastAsia"/>
                <w:color w:val="FF0000"/>
                <w:sz w:val="22"/>
              </w:rPr>
              <w:t>两种方法取得的库位信息</w:t>
            </w:r>
            <w:r w:rsidRPr="00AA4E9E">
              <w:rPr>
                <w:rFonts w:ascii="Arial" w:eastAsia="SimSun" w:hAnsi="Arial" w:hint="eastAsia"/>
                <w:sz w:val="22"/>
              </w:rPr>
              <w:t>的交集</w:t>
            </w:r>
          </w:p>
        </w:tc>
        <w:tc>
          <w:tcPr>
            <w:tcW w:w="831" w:type="pct"/>
          </w:tcPr>
          <w:p w:rsidR="00CF7956" w:rsidRPr="00CF7956" w:rsidRDefault="00CF7956" w:rsidP="00FE3648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UC bug</w:t>
            </w:r>
          </w:p>
        </w:tc>
        <w:tc>
          <w:tcPr>
            <w:tcW w:w="1372" w:type="pct"/>
          </w:tcPr>
          <w:p w:rsidR="00CF7956" w:rsidRDefault="00CF7956" w:rsidP="00CF7956">
            <w:pPr>
              <w:autoSpaceDE w:val="0"/>
              <w:autoSpaceDN w:val="0"/>
              <w:adjustRightInd w:val="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增加一种取得库位的方法</w:t>
            </w:r>
          </w:p>
          <w:p w:rsidR="00CF7956" w:rsidRPr="00CF7956" w:rsidRDefault="00CF7956" w:rsidP="00CF7956">
            <w:pPr>
              <w:autoSpaceDE w:val="0"/>
              <w:autoSpaceDN w:val="0"/>
              <w:adjustRightInd w:val="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2</w:t>
            </w:r>
            <w:r>
              <w:rPr>
                <w:rFonts w:ascii="Arial" w:eastAsia="SimSun" w:hAnsi="Arial" w:hint="eastAsia"/>
                <w:sz w:val="22"/>
              </w:rPr>
              <w:t>）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PartNo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LightNo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[KitLoc]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[WipBuffer] b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PdLine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Code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Family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AA4E9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AA4E9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Pr="00AA4E9E">
              <w:rPr>
                <w:rFonts w:ascii="Arial" w:eastAsia="SimSun" w:hAnsi="Arial" w:hint="eastAsia"/>
                <w:sz w:val="22"/>
              </w:rPr>
              <w:t>family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Tp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PartType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'%'</w:t>
            </w:r>
          </w:p>
        </w:tc>
        <w:tc>
          <w:tcPr>
            <w:tcW w:w="791" w:type="pct"/>
          </w:tcPr>
          <w:p w:rsidR="00CF7956" w:rsidRPr="00085BB7" w:rsidRDefault="00CF7956" w:rsidP="00CF7956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2012-02-28</w:t>
            </w:r>
          </w:p>
        </w:tc>
        <w:tc>
          <w:tcPr>
            <w:tcW w:w="604" w:type="pct"/>
          </w:tcPr>
          <w:p w:rsidR="00CF7956" w:rsidRPr="00342838" w:rsidRDefault="00CF7956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CF7956" w:rsidRPr="00AB0D86" w:rsidTr="00F62EFA">
        <w:trPr>
          <w:jc w:val="center"/>
        </w:trPr>
        <w:tc>
          <w:tcPr>
            <w:tcW w:w="621" w:type="pct"/>
          </w:tcPr>
          <w:p w:rsidR="00CF7956" w:rsidRPr="00AB0D86" w:rsidRDefault="0032529D" w:rsidP="00FE3648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过程描述</w:t>
            </w:r>
          </w:p>
        </w:tc>
        <w:tc>
          <w:tcPr>
            <w:tcW w:w="780" w:type="pct"/>
          </w:tcPr>
          <w:p w:rsidR="00CF7956" w:rsidRPr="00AB0D86" w:rsidRDefault="0032529D" w:rsidP="00FE3648">
            <w:pPr>
              <w:jc w:val="left"/>
              <w:rPr>
                <w:rFonts w:ascii="Arial" w:hAnsi="Arial" w:cs="Times New Roman"/>
                <w:szCs w:val="18"/>
              </w:rPr>
            </w:pPr>
            <w:r w:rsidRPr="006435DC">
              <w:rPr>
                <w:rFonts w:ascii="Arial" w:eastAsia="SimSun" w:hAnsi="Arial" w:hint="eastAsia"/>
                <w:sz w:val="22"/>
              </w:rPr>
              <w:t>根据</w:t>
            </w:r>
            <w:r w:rsidRPr="006435DC">
              <w:rPr>
                <w:rFonts w:ascii="Arial" w:eastAsia="SimSun" w:hAnsi="Arial" w:hint="eastAsia"/>
                <w:sz w:val="22"/>
              </w:rPr>
              <w:t>Model</w:t>
            </w:r>
            <w:r w:rsidRPr="006435DC">
              <w:rPr>
                <w:rFonts w:ascii="Arial" w:eastAsia="SimSun" w:hAnsi="Arial" w:hint="eastAsia"/>
                <w:sz w:val="22"/>
              </w:rPr>
              <w:t>得到此</w:t>
            </w:r>
            <w:r w:rsidRPr="006435DC">
              <w:rPr>
                <w:rFonts w:ascii="Arial" w:eastAsia="SimSun" w:hAnsi="Arial" w:hint="eastAsia"/>
                <w:sz w:val="22"/>
              </w:rPr>
              <w:t>unit</w:t>
            </w:r>
            <w:r w:rsidRPr="006435DC">
              <w:rPr>
                <w:rFonts w:ascii="Arial" w:eastAsia="SimSun" w:hAnsi="Arial" w:hint="eastAsia"/>
                <w:sz w:val="22"/>
              </w:rPr>
              <w:t>的</w:t>
            </w:r>
            <w:r w:rsidRPr="006435DC">
              <w:rPr>
                <w:rFonts w:ascii="Arial" w:eastAsia="SimSun" w:hAnsi="Arial" w:hint="eastAsia"/>
                <w:sz w:val="22"/>
              </w:rPr>
              <w:t>part BOM</w:t>
            </w:r>
            <w:r>
              <w:rPr>
                <w:rFonts w:ascii="Arial" w:eastAsia="SimSun" w:hAnsi="Arial" w:hint="eastAsia"/>
                <w:sz w:val="22"/>
              </w:rPr>
              <w:t>和下列</w:t>
            </w:r>
            <w:r w:rsidRPr="00EE17C3">
              <w:rPr>
                <w:rFonts w:ascii="Arial" w:eastAsia="SimSun" w:hAnsi="Arial" w:hint="eastAsia"/>
                <w:color w:val="FF0000"/>
                <w:sz w:val="22"/>
              </w:rPr>
              <w:t>两种方法取得的库位信息</w:t>
            </w:r>
            <w:r w:rsidRPr="00AA4E9E">
              <w:rPr>
                <w:rFonts w:ascii="Arial" w:eastAsia="SimSun" w:hAnsi="Arial" w:hint="eastAsia"/>
                <w:sz w:val="22"/>
              </w:rPr>
              <w:t>的交集</w:t>
            </w:r>
          </w:p>
        </w:tc>
        <w:tc>
          <w:tcPr>
            <w:tcW w:w="831" w:type="pct"/>
          </w:tcPr>
          <w:p w:rsidR="00CF7956" w:rsidRPr="0032529D" w:rsidRDefault="0032529D" w:rsidP="00FE3648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 xml:space="preserve">UC BUG </w:t>
            </w:r>
            <w:r>
              <w:rPr>
                <w:rFonts w:ascii="Arial" w:eastAsia="SimSun" w:hAnsi="Arial" w:cs="Times New Roman" w:hint="eastAsia"/>
                <w:szCs w:val="18"/>
              </w:rPr>
              <w:t>支持长短线</w:t>
            </w:r>
          </w:p>
        </w:tc>
        <w:tc>
          <w:tcPr>
            <w:tcW w:w="1372" w:type="pct"/>
          </w:tcPr>
          <w:p w:rsidR="00FF4283" w:rsidRPr="00FF4283" w:rsidRDefault="0032529D" w:rsidP="00FF4283">
            <w:pPr>
              <w:autoSpaceDE w:val="0"/>
              <w:autoSpaceDN w:val="0"/>
              <w:adjustRightInd w:val="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Wip</w:t>
            </w:r>
            <w:r w:rsidR="00FF4283">
              <w:rPr>
                <w:rFonts w:ascii="Arial" w:eastAsia="SimSun" w:hAnsi="Arial" w:hint="eastAsia"/>
                <w:sz w:val="22"/>
              </w:rPr>
              <w:t>B</w:t>
            </w:r>
            <w:r>
              <w:rPr>
                <w:rFonts w:ascii="Arial" w:eastAsia="SimSun" w:hAnsi="Arial" w:hint="eastAsia"/>
                <w:sz w:val="22"/>
              </w:rPr>
              <w:t>uffer</w:t>
            </w:r>
            <w:r w:rsidR="00FF4283">
              <w:rPr>
                <w:rFonts w:ascii="Arial" w:eastAsia="SimSun" w:hAnsi="Arial" w:hint="eastAsia"/>
                <w:sz w:val="22"/>
              </w:rPr>
              <w:t>中增加了</w:t>
            </w:r>
            <w:r w:rsidR="00FF4283">
              <w:rPr>
                <w:rFonts w:ascii="Arial" w:eastAsia="SimSun" w:hAnsi="Arial" w:hint="eastAsia"/>
                <w:sz w:val="22"/>
              </w:rPr>
              <w:t>Line</w:t>
            </w:r>
            <w:r w:rsidR="00FF4283">
              <w:rPr>
                <w:rFonts w:ascii="Arial" w:eastAsia="SimSun" w:hAnsi="Arial" w:hint="eastAsia"/>
                <w:sz w:val="22"/>
              </w:rPr>
              <w:t>栏位，支持长短线，故从</w:t>
            </w:r>
            <w:r w:rsidR="00FF4283">
              <w:rPr>
                <w:rFonts w:ascii="Arial" w:eastAsia="SimSun" w:hAnsi="Arial" w:hint="eastAsia"/>
                <w:sz w:val="22"/>
              </w:rPr>
              <w:t>WipBuffer</w:t>
            </w:r>
            <w:r w:rsidR="00FF4283">
              <w:rPr>
                <w:rFonts w:ascii="Arial" w:eastAsia="SimSun" w:hAnsi="Arial" w:hint="eastAsia"/>
                <w:sz w:val="22"/>
              </w:rPr>
              <w:t>中取得</w:t>
            </w:r>
            <w:r w:rsidR="00FF4283">
              <w:rPr>
                <w:rFonts w:ascii="Arial" w:eastAsia="SimSun" w:hAnsi="Arial" w:hint="eastAsia"/>
                <w:sz w:val="22"/>
              </w:rPr>
              <w:t>LightNO</w:t>
            </w:r>
            <w:r w:rsidR="00FF4283">
              <w:rPr>
                <w:rFonts w:ascii="Arial" w:eastAsia="SimSun" w:hAnsi="Arial" w:hint="eastAsia"/>
                <w:sz w:val="22"/>
              </w:rPr>
              <w:t>数据的方法修改为优先按照</w:t>
            </w:r>
            <w:r w:rsidR="00FF4283"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[Code]</w:t>
            </w:r>
            <w:r w:rsidR="00FF4283"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FF4283" w:rsidRPr="00FB34B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="00FF4283" w:rsidRPr="00FB34BD">
              <w:rPr>
                <w:rFonts w:ascii="Arial" w:eastAsia="SimSun" w:hAnsi="Arial" w:hint="eastAsia"/>
                <w:sz w:val="22"/>
              </w:rPr>
              <w:t>family  and Line=@Line</w:t>
            </w:r>
            <w:r w:rsidR="00FF4283">
              <w:rPr>
                <w:rFonts w:ascii="Arial" w:eastAsia="SimSun" w:hAnsi="Arial" w:hint="eastAsia"/>
                <w:sz w:val="22"/>
              </w:rPr>
              <w:t>，如果找不到则按照</w:t>
            </w:r>
            <w:r w:rsidR="00FF4283"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[Code]</w:t>
            </w:r>
            <w:r w:rsidR="00FF4283"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FF4283" w:rsidRPr="00FB34B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="00FF4283" w:rsidRPr="00FB34BD">
              <w:rPr>
                <w:rFonts w:ascii="Arial" w:eastAsia="SimSun" w:hAnsi="Arial" w:hint="eastAsia"/>
                <w:sz w:val="22"/>
              </w:rPr>
              <w:t>family</w:t>
            </w:r>
          </w:p>
        </w:tc>
        <w:tc>
          <w:tcPr>
            <w:tcW w:w="791" w:type="pct"/>
          </w:tcPr>
          <w:p w:rsidR="00CF7956" w:rsidRPr="00AB0D86" w:rsidRDefault="00FF4283" w:rsidP="00FF4283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2012-03-12</w:t>
            </w:r>
          </w:p>
        </w:tc>
        <w:tc>
          <w:tcPr>
            <w:tcW w:w="604" w:type="pct"/>
          </w:tcPr>
          <w:p w:rsidR="00CF7956" w:rsidRPr="00342838" w:rsidRDefault="00CF7956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B93713" w:rsidRPr="00AB0D86" w:rsidTr="00F62EFA">
        <w:trPr>
          <w:jc w:val="center"/>
        </w:trPr>
        <w:tc>
          <w:tcPr>
            <w:tcW w:w="621" w:type="pct"/>
          </w:tcPr>
          <w:p w:rsidR="00B93713" w:rsidRPr="00AB0D86" w:rsidRDefault="00B93713" w:rsidP="00FE3648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过程描述</w:t>
            </w:r>
          </w:p>
        </w:tc>
        <w:tc>
          <w:tcPr>
            <w:tcW w:w="780" w:type="pct"/>
          </w:tcPr>
          <w:p w:rsidR="00B93713" w:rsidRPr="00AB0D86" w:rsidRDefault="00B93713" w:rsidP="00FE3648">
            <w:pPr>
              <w:jc w:val="left"/>
              <w:rPr>
                <w:rFonts w:ascii="Arial" w:hAnsi="Arial" w:cs="Times New Roman"/>
                <w:szCs w:val="18"/>
              </w:rPr>
            </w:pPr>
            <w:r w:rsidRPr="006435DC">
              <w:rPr>
                <w:rFonts w:ascii="Arial" w:eastAsia="SimSun" w:hAnsi="Arial" w:hint="eastAsia"/>
                <w:sz w:val="22"/>
              </w:rPr>
              <w:t>根据</w:t>
            </w:r>
            <w:r w:rsidRPr="006435DC">
              <w:rPr>
                <w:rFonts w:ascii="Arial" w:eastAsia="SimSun" w:hAnsi="Arial" w:hint="eastAsia"/>
                <w:sz w:val="22"/>
              </w:rPr>
              <w:t>Model</w:t>
            </w:r>
            <w:r w:rsidRPr="006435DC">
              <w:rPr>
                <w:rFonts w:ascii="Arial" w:eastAsia="SimSun" w:hAnsi="Arial" w:hint="eastAsia"/>
                <w:sz w:val="22"/>
              </w:rPr>
              <w:t>得到此</w:t>
            </w:r>
            <w:r w:rsidRPr="006435DC">
              <w:rPr>
                <w:rFonts w:ascii="Arial" w:eastAsia="SimSun" w:hAnsi="Arial" w:hint="eastAsia"/>
                <w:sz w:val="22"/>
              </w:rPr>
              <w:t>unit</w:t>
            </w:r>
            <w:r w:rsidRPr="006435DC">
              <w:rPr>
                <w:rFonts w:ascii="Arial" w:eastAsia="SimSun" w:hAnsi="Arial" w:hint="eastAsia"/>
                <w:sz w:val="22"/>
              </w:rPr>
              <w:t>的</w:t>
            </w:r>
            <w:r w:rsidRPr="006435DC">
              <w:rPr>
                <w:rFonts w:ascii="Arial" w:eastAsia="SimSun" w:hAnsi="Arial" w:hint="eastAsia"/>
                <w:sz w:val="22"/>
              </w:rPr>
              <w:t>part BOM</w:t>
            </w:r>
            <w:r>
              <w:rPr>
                <w:rFonts w:ascii="Arial" w:eastAsia="SimSun" w:hAnsi="Arial" w:hint="eastAsia"/>
                <w:sz w:val="22"/>
              </w:rPr>
              <w:t>和下列</w:t>
            </w:r>
            <w:r w:rsidRPr="00EE17C3">
              <w:rPr>
                <w:rFonts w:ascii="Arial" w:eastAsia="SimSun" w:hAnsi="Arial" w:hint="eastAsia"/>
                <w:color w:val="FF0000"/>
                <w:sz w:val="22"/>
              </w:rPr>
              <w:t>两种方法取得的库位信息</w:t>
            </w:r>
            <w:r w:rsidRPr="00AA4E9E">
              <w:rPr>
                <w:rFonts w:ascii="Arial" w:eastAsia="SimSun" w:hAnsi="Arial" w:hint="eastAsia"/>
                <w:sz w:val="22"/>
              </w:rPr>
              <w:t>的交集</w:t>
            </w:r>
          </w:p>
        </w:tc>
        <w:tc>
          <w:tcPr>
            <w:tcW w:w="831" w:type="pct"/>
          </w:tcPr>
          <w:p w:rsidR="00B93713" w:rsidRPr="0032529D" w:rsidRDefault="00B93713" w:rsidP="00FE3648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 xml:space="preserve">UC BUG </w:t>
            </w:r>
            <w:r>
              <w:rPr>
                <w:rFonts w:ascii="Arial" w:eastAsia="SimSun" w:hAnsi="Arial" w:cs="Times New Roman" w:hint="eastAsia"/>
                <w:szCs w:val="18"/>
              </w:rPr>
              <w:t>支持长短线</w:t>
            </w:r>
          </w:p>
        </w:tc>
        <w:tc>
          <w:tcPr>
            <w:tcW w:w="1372" w:type="pct"/>
          </w:tcPr>
          <w:p w:rsidR="00B93713" w:rsidRPr="00FF4283" w:rsidRDefault="00B93713" w:rsidP="00FE3648">
            <w:pPr>
              <w:autoSpaceDE w:val="0"/>
              <w:autoSpaceDN w:val="0"/>
              <w:adjustRightInd w:val="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WipBuffer</w:t>
            </w:r>
            <w:r>
              <w:rPr>
                <w:rFonts w:ascii="Arial" w:eastAsia="SimSun" w:hAnsi="Arial" w:hint="eastAsia"/>
                <w:sz w:val="22"/>
              </w:rPr>
              <w:t>中增加了</w:t>
            </w:r>
            <w:r>
              <w:rPr>
                <w:rFonts w:ascii="Arial" w:eastAsia="SimSun" w:hAnsi="Arial" w:hint="eastAsia"/>
                <w:sz w:val="22"/>
              </w:rPr>
              <w:t>Line</w:t>
            </w:r>
            <w:r>
              <w:rPr>
                <w:rFonts w:ascii="Arial" w:eastAsia="SimSun" w:hAnsi="Arial" w:hint="eastAsia"/>
                <w:sz w:val="22"/>
              </w:rPr>
              <w:t>栏位，支持长短线，故从</w:t>
            </w:r>
            <w:r>
              <w:rPr>
                <w:rFonts w:ascii="Arial" w:eastAsia="SimSun" w:hAnsi="Arial" w:hint="eastAsia"/>
                <w:sz w:val="22"/>
              </w:rPr>
              <w:t>WipBuffer</w:t>
            </w:r>
            <w:r>
              <w:rPr>
                <w:rFonts w:ascii="Arial" w:eastAsia="SimSun" w:hAnsi="Arial" w:hint="eastAsia"/>
                <w:sz w:val="22"/>
              </w:rPr>
              <w:t>中取得</w:t>
            </w:r>
            <w:r>
              <w:rPr>
                <w:rFonts w:ascii="Arial" w:eastAsia="SimSun" w:hAnsi="Arial" w:hint="eastAsia"/>
                <w:sz w:val="22"/>
              </w:rPr>
              <w:t>LightNO</w:t>
            </w:r>
            <w:r>
              <w:rPr>
                <w:rFonts w:ascii="Arial" w:eastAsia="SimSun" w:hAnsi="Arial" w:hint="eastAsia"/>
                <w:sz w:val="22"/>
              </w:rPr>
              <w:t>数据的方法修改为优先按照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[Code]</w:t>
            </w:r>
            <w:r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FB34B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Pr="00FB34BD">
              <w:rPr>
                <w:rFonts w:ascii="Arial" w:eastAsia="SimSun" w:hAnsi="Arial" w:hint="eastAsia"/>
                <w:sz w:val="22"/>
              </w:rPr>
              <w:t>family  and Line=@Line</w:t>
            </w:r>
            <w:r>
              <w:rPr>
                <w:rFonts w:ascii="Arial" w:eastAsia="SimSun" w:hAnsi="Arial" w:hint="eastAsia"/>
                <w:sz w:val="22"/>
              </w:rPr>
              <w:t>，如果找不到则按照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[Code]</w:t>
            </w:r>
            <w:r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FB34B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Pr="00FB34BD">
              <w:rPr>
                <w:rFonts w:ascii="Arial" w:eastAsia="SimSun" w:hAnsi="Arial" w:hint="eastAsia"/>
                <w:sz w:val="22"/>
              </w:rPr>
              <w:t>family</w:t>
            </w:r>
            <w:r>
              <w:rPr>
                <w:rFonts w:ascii="Arial" w:eastAsia="SimSun" w:hAnsi="Arial" w:hint="eastAsia"/>
                <w:sz w:val="22"/>
              </w:rPr>
              <w:t xml:space="preserve"> </w:t>
            </w:r>
            <w:r w:rsidRPr="00B93713">
              <w:rPr>
                <w:rFonts w:ascii="Arial" w:eastAsia="SimSun" w:hAnsi="Arial" w:hint="eastAsia"/>
                <w:color w:val="FF0000"/>
                <w:sz w:val="22"/>
              </w:rPr>
              <w:t>and ISNULL(Line,</w:t>
            </w:r>
            <w:r w:rsidRPr="00B93713">
              <w:rPr>
                <w:rFonts w:ascii="Arial" w:eastAsia="SimSun" w:hAnsi="Arial"/>
                <w:color w:val="FF0000"/>
                <w:sz w:val="22"/>
              </w:rPr>
              <w:t>’’</w:t>
            </w:r>
            <w:r w:rsidRPr="00B93713">
              <w:rPr>
                <w:rFonts w:ascii="Arial" w:eastAsia="SimSun" w:hAnsi="Arial" w:hint="eastAsia"/>
                <w:color w:val="FF0000"/>
                <w:sz w:val="22"/>
              </w:rPr>
              <w:t>)=</w:t>
            </w:r>
            <w:r w:rsidRPr="00B93713">
              <w:rPr>
                <w:rFonts w:ascii="Arial" w:eastAsia="SimSun" w:hAnsi="Arial"/>
                <w:color w:val="FF0000"/>
                <w:sz w:val="22"/>
              </w:rPr>
              <w:t>’’</w:t>
            </w:r>
          </w:p>
        </w:tc>
        <w:tc>
          <w:tcPr>
            <w:tcW w:w="791" w:type="pct"/>
          </w:tcPr>
          <w:p w:rsidR="00B93713" w:rsidRPr="00AB0D86" w:rsidRDefault="00B93713" w:rsidP="00B93713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2012-03-14</w:t>
            </w:r>
          </w:p>
        </w:tc>
        <w:tc>
          <w:tcPr>
            <w:tcW w:w="604" w:type="pct"/>
          </w:tcPr>
          <w:p w:rsidR="00B93713" w:rsidRPr="00342838" w:rsidRDefault="00B93713" w:rsidP="00FE3648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B93713" w:rsidRPr="00AB0D86" w:rsidTr="00F62EFA">
        <w:trPr>
          <w:jc w:val="center"/>
        </w:trPr>
        <w:tc>
          <w:tcPr>
            <w:tcW w:w="621" w:type="pct"/>
          </w:tcPr>
          <w:p w:rsidR="00B93713" w:rsidRPr="001F53A8" w:rsidRDefault="001F53A8" w:rsidP="00371BF0">
            <w:pPr>
              <w:jc w:val="left"/>
              <w:rPr>
                <w:rFonts w:ascii="Arial" w:eastAsia="宋体" w:hAnsi="Arial" w:cs="Times New Roman"/>
                <w:szCs w:val="18"/>
                <w:rPrChange w:id="1" w:author="Gao, Guan-Wei (高貫偉 ITC)" w:date="2012-04-18T16:40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2" w:author="Gao, Guan-Wei (高貫偉 ITC)" w:date="2012-04-18T16:40:00Z">
              <w:r>
                <w:rPr>
                  <w:rFonts w:ascii="Arial" w:eastAsia="宋体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780" w:type="pct"/>
          </w:tcPr>
          <w:p w:rsidR="00B93713" w:rsidRPr="001F53A8" w:rsidRDefault="001F53A8" w:rsidP="00371BF0">
            <w:pPr>
              <w:jc w:val="left"/>
              <w:rPr>
                <w:rFonts w:ascii="Arial" w:eastAsia="宋体" w:hAnsi="Arial" w:cs="Times New Roman"/>
                <w:szCs w:val="18"/>
                <w:rPrChange w:id="3" w:author="Gao, Guan-Wei (高貫偉 ITC)" w:date="2012-04-18T16:40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4" w:author="Gao, Guan-Wei (高貫偉 ITC)" w:date="2012-04-18T16:40:00Z">
              <w:r>
                <w:rPr>
                  <w:rFonts w:ascii="Arial" w:eastAsia="宋体" w:hAnsi="Arial" w:cs="Times New Roman" w:hint="eastAsia"/>
                  <w:szCs w:val="18"/>
                </w:rPr>
                <w:t>WipBuffer Check</w:t>
              </w:r>
            </w:ins>
          </w:p>
        </w:tc>
        <w:tc>
          <w:tcPr>
            <w:tcW w:w="831" w:type="pct"/>
          </w:tcPr>
          <w:p w:rsidR="00B93713" w:rsidRPr="001F53A8" w:rsidRDefault="001F53A8" w:rsidP="00371BF0">
            <w:pPr>
              <w:jc w:val="left"/>
              <w:rPr>
                <w:rFonts w:ascii="Arial" w:eastAsia="宋体" w:hAnsi="Arial" w:cs="Times New Roman"/>
                <w:szCs w:val="18"/>
                <w:rPrChange w:id="5" w:author="Gao, Guan-Wei (高貫偉 ITC)" w:date="2012-04-18T16:41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6" w:author="Gao, Guan-Wei (高貫偉 ITC)" w:date="2012-04-18T16:41:00Z">
              <w:r>
                <w:rPr>
                  <w:rFonts w:ascii="Arial" w:eastAsia="宋体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1372" w:type="pct"/>
          </w:tcPr>
          <w:p w:rsidR="00B93713" w:rsidRPr="001F53A8" w:rsidRDefault="001F53A8" w:rsidP="00466597">
            <w:pPr>
              <w:jc w:val="left"/>
              <w:rPr>
                <w:rFonts w:ascii="Arial" w:eastAsia="宋体" w:hAnsi="Arial" w:cs="Times New Roman"/>
                <w:szCs w:val="18"/>
                <w:rPrChange w:id="7" w:author="Gao, Guan-Wei (高貫偉 ITC)" w:date="2012-04-18T16:41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8" w:author="Gao, Guan-Wei (高貫偉 ITC)" w:date="2012-04-18T16:41:00Z">
              <w:r>
                <w:rPr>
                  <w:rFonts w:ascii="Arial" w:eastAsia="宋体" w:hAnsi="Arial" w:cs="Times New Roman" w:hint="eastAsia"/>
                  <w:szCs w:val="18"/>
                </w:rPr>
                <w:t>增加每颗料的</w:t>
              </w:r>
              <w:r>
                <w:rPr>
                  <w:rFonts w:ascii="Arial" w:eastAsia="宋体" w:hAnsi="Arial" w:cs="Times New Roman" w:hint="eastAsia"/>
                  <w:szCs w:val="18"/>
                </w:rPr>
                <w:t>Check</w:t>
              </w:r>
            </w:ins>
          </w:p>
        </w:tc>
        <w:tc>
          <w:tcPr>
            <w:tcW w:w="791" w:type="pct"/>
          </w:tcPr>
          <w:p w:rsidR="00B93713" w:rsidRPr="001F53A8" w:rsidRDefault="001F53A8">
            <w:pPr>
              <w:jc w:val="left"/>
              <w:rPr>
                <w:rFonts w:ascii="Arial" w:eastAsia="宋体" w:hAnsi="Arial" w:cs="Times New Roman"/>
                <w:szCs w:val="18"/>
                <w:rPrChange w:id="9" w:author="Gao, Guan-Wei (高貫偉 ITC)" w:date="2012-04-18T16:41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10" w:author="Gao, Guan-Wei (高貫偉 ITC)" w:date="2012-04-18T16:41:00Z">
              <w:r>
                <w:rPr>
                  <w:rFonts w:ascii="Arial" w:eastAsia="宋体" w:hAnsi="Arial" w:cs="Times New Roman" w:hint="eastAsia"/>
                  <w:szCs w:val="18"/>
                </w:rPr>
                <w:t>2012-4-18</w:t>
              </w:r>
            </w:ins>
          </w:p>
        </w:tc>
        <w:tc>
          <w:tcPr>
            <w:tcW w:w="604" w:type="pct"/>
          </w:tcPr>
          <w:p w:rsidR="00B93713" w:rsidRPr="00FE3648" w:rsidRDefault="00FE3648" w:rsidP="00371BF0">
            <w:pPr>
              <w:jc w:val="left"/>
              <w:rPr>
                <w:rFonts w:ascii="Arial" w:eastAsia="宋体" w:hAnsi="Arial" w:cs="Times New Roman"/>
                <w:szCs w:val="18"/>
                <w:rPrChange w:id="11" w:author="Gao, Guan-Wei (高貫偉 ITC)" w:date="2012-04-18T16:41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12" w:author="Gao, Guan-Wei (高貫偉 ITC)" w:date="2012-04-18T16:41:00Z">
              <w:r>
                <w:rPr>
                  <w:rFonts w:ascii="Arial" w:eastAsia="宋体" w:hAnsi="Arial" w:cs="Times New Roman" w:hint="eastAsia"/>
                  <w:szCs w:val="18"/>
                </w:rPr>
                <w:t>PhaseII</w:t>
              </w:r>
            </w:ins>
          </w:p>
        </w:tc>
      </w:tr>
      <w:tr w:rsidR="00F62EFA" w:rsidRPr="00DA0C6B" w:rsidTr="00F62EFA">
        <w:trPr>
          <w:jc w:val="center"/>
        </w:trPr>
        <w:tc>
          <w:tcPr>
            <w:tcW w:w="621" w:type="pct"/>
          </w:tcPr>
          <w:p w:rsidR="00F62EFA" w:rsidRPr="00376941" w:rsidRDefault="00F62EFA" w:rsidP="00371BF0">
            <w:pPr>
              <w:jc w:val="left"/>
              <w:rPr>
                <w:rPrChange w:id="13" w:author="Gao, Guan-Wei (高貫偉 ITC)" w:date="2012-04-27T13:22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14" w:author="Gao, Guan-Wei (高貫偉 ITC)" w:date="2012-04-27T13:22:00Z">
              <w:r>
                <w:rPr>
                  <w:rFonts w:ascii="宋体" w:eastAsia="宋体" w:hAnsi="宋体" w:hint="eastAsia"/>
                </w:rPr>
                <w:t>过程描述</w:t>
              </w:r>
            </w:ins>
          </w:p>
        </w:tc>
        <w:tc>
          <w:tcPr>
            <w:tcW w:w="780" w:type="pct"/>
          </w:tcPr>
          <w:p w:rsidR="00F62EFA" w:rsidRDefault="00F62EFA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15" w:author="Gao, Guan-Wei (高貫偉 ITC)" w:date="2012-04-27T13:22:00Z">
              <w:r>
                <w:rPr>
                  <w:rFonts w:ascii="宋体" w:eastAsia="宋体" w:hAnsi="宋体" w:cs="Times New Roman" w:hint="eastAsia"/>
                  <w:szCs w:val="18"/>
                </w:rPr>
                <w:t>浮动</w:t>
              </w:r>
            </w:ins>
            <w:ins w:id="16" w:author="Gao, Guan-Wei (高貫偉 ITC)" w:date="2012-04-27T13:23:00Z">
              <w:r>
                <w:rPr>
                  <w:rFonts w:ascii="宋体" w:eastAsia="宋体" w:hAnsi="宋体" w:cs="Times New Roman" w:hint="eastAsia"/>
                  <w:szCs w:val="18"/>
                </w:rPr>
                <w:t>库位</w:t>
              </w:r>
            </w:ins>
          </w:p>
        </w:tc>
        <w:tc>
          <w:tcPr>
            <w:tcW w:w="831" w:type="pct"/>
          </w:tcPr>
          <w:p w:rsidR="00F62EFA" w:rsidRPr="00376941" w:rsidRDefault="00F62EFA" w:rsidP="00371BF0">
            <w:pPr>
              <w:jc w:val="left"/>
              <w:rPr>
                <w:rFonts w:ascii="Arial" w:eastAsia="宋体" w:hAnsi="Arial" w:cs="Times New Roman"/>
                <w:szCs w:val="18"/>
                <w:rPrChange w:id="17" w:author="Gao, Guan-Wei (高貫偉 ITC)" w:date="2012-04-27T13:22:00Z">
                  <w:rPr>
                    <w:rFonts w:ascii="Arial" w:eastAsia="SimSun" w:hAnsi="Arial" w:cs="Times New Roman"/>
                    <w:szCs w:val="18"/>
                  </w:rPr>
                </w:rPrChange>
              </w:rPr>
            </w:pPr>
            <w:ins w:id="18" w:author="Gao, Guan-Wei (高貫偉 ITC)" w:date="2012-04-27T13:23:00Z">
              <w:r>
                <w:rPr>
                  <w:rFonts w:ascii="Arial" w:eastAsia="宋体" w:hAnsi="Arial" w:cs="Times New Roman" w:hint="eastAsia"/>
                  <w:szCs w:val="18"/>
                </w:rPr>
                <w:t>浮动库位支持长短线</w:t>
              </w:r>
            </w:ins>
          </w:p>
        </w:tc>
        <w:tc>
          <w:tcPr>
            <w:tcW w:w="1372" w:type="pct"/>
          </w:tcPr>
          <w:p w:rsidR="00F62EFA" w:rsidRPr="00AB0D86" w:rsidRDefault="00F62EFA" w:rsidP="00466597">
            <w:pPr>
              <w:jc w:val="left"/>
              <w:rPr>
                <w:rFonts w:ascii="Arial" w:hAnsi="Arial" w:cs="Times New Roman"/>
                <w:szCs w:val="18"/>
              </w:rPr>
            </w:pPr>
            <w:ins w:id="19" w:author="Gao, Guan-Wei (高貫偉 ITC)" w:date="2012-04-28T10:47:00Z">
              <w:r>
                <w:rPr>
                  <w:rFonts w:ascii="Arial" w:eastAsia="宋体" w:hAnsi="Arial" w:cs="Times New Roman" w:hint="eastAsia"/>
                  <w:szCs w:val="18"/>
                </w:rPr>
                <w:t>浮动库位支持长短线</w:t>
              </w:r>
            </w:ins>
          </w:p>
        </w:tc>
        <w:tc>
          <w:tcPr>
            <w:tcW w:w="791" w:type="pct"/>
          </w:tcPr>
          <w:p w:rsidR="00F62EFA" w:rsidRPr="00AB0D86" w:rsidRDefault="00F62EFA" w:rsidP="00371BF0">
            <w:pPr>
              <w:jc w:val="left"/>
              <w:rPr>
                <w:rFonts w:ascii="Arial" w:hAnsi="Arial"/>
                <w:szCs w:val="18"/>
              </w:rPr>
            </w:pPr>
            <w:ins w:id="20" w:author="Gao, Guan-Wei (高貫偉 ITC)" w:date="2012-04-27T13:23:00Z">
              <w:r>
                <w:rPr>
                  <w:rFonts w:ascii="宋体" w:eastAsia="宋体" w:hAnsi="宋体" w:hint="eastAsia"/>
                  <w:szCs w:val="18"/>
                </w:rPr>
                <w:t>2012-4-27</w:t>
              </w:r>
            </w:ins>
          </w:p>
        </w:tc>
        <w:tc>
          <w:tcPr>
            <w:tcW w:w="604" w:type="pct"/>
          </w:tcPr>
          <w:p w:rsidR="00F62EFA" w:rsidRPr="00AB0D86" w:rsidRDefault="00F62EFA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F62EFA" w:rsidRPr="00DA0C6B" w:rsidTr="00F62EFA">
        <w:trPr>
          <w:jc w:val="center"/>
        </w:trPr>
        <w:tc>
          <w:tcPr>
            <w:tcW w:w="621" w:type="pct"/>
          </w:tcPr>
          <w:p w:rsidR="00F62EFA" w:rsidRPr="00F62EFA" w:rsidRDefault="00F62EFA" w:rsidP="00F64B39">
            <w:pPr>
              <w:jc w:val="left"/>
              <w:rPr>
                <w:rFonts w:ascii="Arial" w:eastAsia="宋体" w:hAnsi="Arial" w:cs="Times New Roman"/>
                <w:szCs w:val="18"/>
                <w:rPrChange w:id="21" w:author="Gao, Guan-Wei (高貫偉 ITC)" w:date="2012-04-28T10:46:00Z">
                  <w:rPr>
                    <w:rFonts w:ascii="Arial" w:eastAsia="SimSun" w:hAnsi="Arial" w:cs="Times New Roman"/>
                    <w:szCs w:val="18"/>
                  </w:rPr>
                </w:rPrChange>
              </w:rPr>
            </w:pPr>
            <w:ins w:id="22" w:author="Gao, Guan-Wei (高貫偉 ITC)" w:date="2012-04-28T10:46:00Z">
              <w:r>
                <w:rPr>
                  <w:rFonts w:ascii="Arial" w:eastAsia="宋体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780" w:type="pct"/>
          </w:tcPr>
          <w:p w:rsidR="00F62EFA" w:rsidRPr="00F62EFA" w:rsidRDefault="00F62EFA" w:rsidP="00F64B39">
            <w:pPr>
              <w:jc w:val="left"/>
              <w:rPr>
                <w:rFonts w:ascii="Arial" w:eastAsia="宋体" w:hAnsi="Arial" w:cs="Times New Roman"/>
                <w:szCs w:val="18"/>
                <w:rPrChange w:id="23" w:author="Gao, Guan-Wei (高貫偉 ITC)" w:date="2012-04-28T10:46:00Z">
                  <w:rPr>
                    <w:rFonts w:ascii="Arial" w:eastAsia="SimSun" w:hAnsi="Arial" w:cs="Times New Roman"/>
                    <w:szCs w:val="18"/>
                  </w:rPr>
                </w:rPrChange>
              </w:rPr>
            </w:pPr>
            <w:ins w:id="24" w:author="Gao, Guan-Wei (高貫偉 ITC)" w:date="2012-04-28T10:47:00Z">
              <w:r>
                <w:rPr>
                  <w:rFonts w:ascii="Arial" w:eastAsia="宋体" w:hAnsi="Arial" w:cs="Times New Roman" w:hint="eastAsia"/>
                  <w:szCs w:val="18"/>
                </w:rPr>
                <w:t>更新</w:t>
              </w:r>
              <w:r>
                <w:rPr>
                  <w:rFonts w:ascii="Arial" w:eastAsia="宋体" w:hAnsi="Arial" w:cs="Times New Roman" w:hint="eastAsia"/>
                  <w:szCs w:val="18"/>
                </w:rPr>
                <w:t>MiddleWare</w:t>
              </w:r>
              <w:r>
                <w:rPr>
                  <w:rFonts w:ascii="Arial" w:eastAsia="宋体" w:hAnsi="Arial" w:cs="Times New Roman" w:hint="eastAsia"/>
                  <w:szCs w:val="18"/>
                </w:rPr>
                <w:lastRenderedPageBreak/>
                <w:t>数据</w:t>
              </w:r>
            </w:ins>
          </w:p>
        </w:tc>
        <w:tc>
          <w:tcPr>
            <w:tcW w:w="831" w:type="pct"/>
          </w:tcPr>
          <w:p w:rsidR="00F62EFA" w:rsidRPr="00F62EFA" w:rsidRDefault="00F62EFA" w:rsidP="00F64B39">
            <w:pPr>
              <w:jc w:val="left"/>
              <w:rPr>
                <w:rFonts w:ascii="Arial" w:eastAsia="宋体" w:hAnsi="Arial" w:cs="Times New Roman"/>
                <w:szCs w:val="18"/>
                <w:rPrChange w:id="25" w:author="Gao, Guan-Wei (高貫偉 ITC)" w:date="2012-04-28T10:47:00Z">
                  <w:rPr>
                    <w:rFonts w:ascii="Arial" w:eastAsia="SimSun" w:hAnsi="Arial" w:cs="Times New Roman"/>
                    <w:szCs w:val="18"/>
                  </w:rPr>
                </w:rPrChange>
              </w:rPr>
            </w:pPr>
            <w:ins w:id="26" w:author="Gao, Guan-Wei (高貫偉 ITC)" w:date="2012-04-28T10:47:00Z">
              <w:r>
                <w:rPr>
                  <w:rFonts w:ascii="Arial" w:eastAsia="宋体" w:hAnsi="Arial" w:cs="Times New Roman" w:hint="eastAsia"/>
                  <w:szCs w:val="18"/>
                </w:rPr>
                <w:lastRenderedPageBreak/>
                <w:t>自主完善设计</w:t>
              </w:r>
            </w:ins>
          </w:p>
        </w:tc>
        <w:tc>
          <w:tcPr>
            <w:tcW w:w="1372" w:type="pct"/>
          </w:tcPr>
          <w:p w:rsidR="00F62EFA" w:rsidRPr="00F62EFA" w:rsidRDefault="00F62EFA" w:rsidP="006E163E">
            <w:pPr>
              <w:jc w:val="left"/>
              <w:rPr>
                <w:rFonts w:ascii="Arial" w:eastAsia="宋体" w:hAnsi="Arial" w:cs="Times New Roman"/>
                <w:szCs w:val="18"/>
                <w:rPrChange w:id="27" w:author="Gao, Guan-Wei (高貫偉 ITC)" w:date="2012-04-28T10:47:00Z">
                  <w:rPr>
                    <w:rFonts w:ascii="Arial" w:eastAsia="SimSun" w:hAnsi="Arial" w:cs="Times New Roman"/>
                    <w:szCs w:val="18"/>
                  </w:rPr>
                </w:rPrChange>
              </w:rPr>
            </w:pPr>
            <w:ins w:id="28" w:author="Gao, Guan-Wei (高貫偉 ITC)" w:date="2012-04-28T10:47:00Z">
              <w:r>
                <w:rPr>
                  <w:rFonts w:ascii="Arial" w:eastAsia="宋体" w:hAnsi="Arial" w:cs="Times New Roman" w:hint="eastAsia"/>
                  <w:szCs w:val="18"/>
                </w:rPr>
                <w:t xml:space="preserve">Update MiddleWare </w:t>
              </w:r>
              <w:r>
                <w:rPr>
                  <w:rFonts w:ascii="Arial" w:eastAsia="宋体" w:hAnsi="Arial" w:cs="Times New Roman" w:hint="eastAsia"/>
                  <w:szCs w:val="18"/>
                </w:rPr>
                <w:t>数据时，增加</w:t>
              </w:r>
              <w:r>
                <w:rPr>
                  <w:rFonts w:ascii="Arial" w:eastAsia="宋体" w:hAnsi="Arial" w:cs="Times New Roman" w:hint="eastAsia"/>
                  <w:szCs w:val="18"/>
                </w:rPr>
                <w:t>Log</w:t>
              </w:r>
            </w:ins>
          </w:p>
        </w:tc>
        <w:tc>
          <w:tcPr>
            <w:tcW w:w="791" w:type="pct"/>
          </w:tcPr>
          <w:p w:rsidR="00F62EFA" w:rsidRPr="00F62EFA" w:rsidRDefault="00F62EFA" w:rsidP="006E163E">
            <w:pPr>
              <w:jc w:val="left"/>
              <w:rPr>
                <w:rFonts w:ascii="Arial" w:eastAsia="宋体" w:hAnsi="Arial"/>
                <w:szCs w:val="18"/>
                <w:rPrChange w:id="29" w:author="Gao, Guan-Wei (高貫偉 ITC)" w:date="2012-04-28T10:47:00Z">
                  <w:rPr>
                    <w:rFonts w:ascii="Arial" w:eastAsia="SimSun" w:hAnsi="Arial"/>
                    <w:szCs w:val="18"/>
                  </w:rPr>
                </w:rPrChange>
              </w:rPr>
            </w:pPr>
            <w:ins w:id="30" w:author="Gao, Guan-Wei (高貫偉 ITC)" w:date="2012-04-28T10:47:00Z">
              <w:r>
                <w:rPr>
                  <w:rFonts w:ascii="Arial" w:eastAsia="宋体" w:hAnsi="Arial" w:hint="eastAsia"/>
                  <w:szCs w:val="18"/>
                </w:rPr>
                <w:t>2012-4-28</w:t>
              </w:r>
            </w:ins>
          </w:p>
        </w:tc>
        <w:tc>
          <w:tcPr>
            <w:tcW w:w="604" w:type="pct"/>
          </w:tcPr>
          <w:p w:rsidR="00F62EFA" w:rsidRDefault="00F62EFA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166171" w:rsidRPr="00DA0C6B" w:rsidTr="00F62EFA">
        <w:trPr>
          <w:jc w:val="center"/>
          <w:ins w:id="31" w:author="Gao, Guan-Wei (高貫偉 ITC)" w:date="2012-04-28T13:13:00Z"/>
        </w:trPr>
        <w:tc>
          <w:tcPr>
            <w:tcW w:w="621" w:type="pct"/>
          </w:tcPr>
          <w:p w:rsidR="00166171" w:rsidRPr="00166171" w:rsidRDefault="00166171" w:rsidP="00F64B39">
            <w:pPr>
              <w:jc w:val="left"/>
              <w:rPr>
                <w:ins w:id="32" w:author="Gao, Guan-Wei (高貫偉 ITC)" w:date="2012-04-28T13:13:00Z"/>
                <w:rPrChange w:id="33" w:author="Gao, Guan-Wei (高貫偉 ITC)" w:date="2012-04-28T13:13:00Z">
                  <w:rPr>
                    <w:ins w:id="34" w:author="Gao, Guan-Wei (高貫偉 ITC)" w:date="2012-04-28T13:13:00Z"/>
                    <w:rFonts w:ascii="Arial" w:eastAsia="宋体" w:hAnsi="Arial" w:cs="Times New Roman"/>
                    <w:szCs w:val="18"/>
                  </w:rPr>
                </w:rPrChange>
              </w:rPr>
            </w:pPr>
            <w:ins w:id="35" w:author="Gao, Guan-Wei (高貫偉 ITC)" w:date="2012-04-28T13:13:00Z">
              <w:r>
                <w:rPr>
                  <w:rFonts w:ascii="宋体" w:eastAsia="宋体" w:hAnsi="宋体" w:hint="eastAsia"/>
                </w:rPr>
                <w:lastRenderedPageBreak/>
                <w:t>过程描述</w:t>
              </w:r>
            </w:ins>
          </w:p>
        </w:tc>
        <w:tc>
          <w:tcPr>
            <w:tcW w:w="780" w:type="pct"/>
          </w:tcPr>
          <w:p w:rsidR="00166171" w:rsidRDefault="00166171" w:rsidP="00F64B39">
            <w:pPr>
              <w:jc w:val="left"/>
              <w:rPr>
                <w:ins w:id="36" w:author="Gao, Guan-Wei (高貫偉 ITC)" w:date="2012-04-28T13:13:00Z"/>
                <w:rFonts w:ascii="Arial" w:eastAsia="宋体" w:hAnsi="Arial" w:cs="Times New Roman"/>
                <w:szCs w:val="18"/>
              </w:rPr>
            </w:pPr>
            <w:ins w:id="37" w:author="Gao, Guan-Wei (高貫偉 ITC)" w:date="2012-04-28T13:13:00Z">
              <w:r>
                <w:rPr>
                  <w:rFonts w:ascii="宋体" w:eastAsia="宋体" w:hAnsi="宋体" w:cs="Times New Roman" w:hint="eastAsia"/>
                  <w:szCs w:val="18"/>
                </w:rPr>
                <w:t>浮动库位</w:t>
              </w:r>
            </w:ins>
          </w:p>
        </w:tc>
        <w:tc>
          <w:tcPr>
            <w:tcW w:w="831" w:type="pct"/>
          </w:tcPr>
          <w:p w:rsidR="00166171" w:rsidRDefault="00166171" w:rsidP="00F64B39">
            <w:pPr>
              <w:jc w:val="left"/>
              <w:rPr>
                <w:ins w:id="38" w:author="Gao, Guan-Wei (高貫偉 ITC)" w:date="2012-04-28T13:13:00Z"/>
                <w:rFonts w:ascii="Arial" w:eastAsia="宋体" w:hAnsi="Arial" w:cs="Times New Roman"/>
                <w:szCs w:val="18"/>
              </w:rPr>
            </w:pPr>
            <w:ins w:id="39" w:author="Gao, Guan-Wei (高貫偉 ITC)" w:date="2012-04-28T13:13:00Z">
              <w:r>
                <w:rPr>
                  <w:rFonts w:ascii="Arial" w:eastAsia="宋体" w:hAnsi="Arial" w:cs="Times New Roman" w:hint="eastAsia"/>
                  <w:szCs w:val="18"/>
                </w:rPr>
                <w:t>UC Bug</w:t>
              </w:r>
            </w:ins>
          </w:p>
        </w:tc>
        <w:tc>
          <w:tcPr>
            <w:tcW w:w="1372" w:type="pct"/>
          </w:tcPr>
          <w:p w:rsidR="00166171" w:rsidRPr="00166171" w:rsidRDefault="00166171" w:rsidP="006E163E">
            <w:pPr>
              <w:jc w:val="left"/>
              <w:rPr>
                <w:ins w:id="40" w:author="Gao, Guan-Wei (高貫偉 ITC)" w:date="2012-04-28T13:13:00Z"/>
                <w:rFonts w:eastAsia="宋体"/>
                <w:rPrChange w:id="41" w:author="Gao, Guan-Wei (高貫偉 ITC)" w:date="2012-04-28T13:13:00Z">
                  <w:rPr>
                    <w:ins w:id="42" w:author="Gao, Guan-Wei (高貫偉 ITC)" w:date="2012-04-28T13:13:00Z"/>
                    <w:rFonts w:ascii="Arial" w:eastAsia="宋体" w:hAnsi="Arial" w:cs="Times New Roman"/>
                    <w:szCs w:val="18"/>
                  </w:rPr>
                </w:rPrChange>
              </w:rPr>
            </w:pPr>
            <w:ins w:id="43" w:author="Gao, Guan-Wei (高貫偉 ITC)" w:date="2012-04-28T13:13:00Z">
              <w:r>
                <w:rPr>
                  <w:rFonts w:eastAsia="宋体" w:hint="eastAsia"/>
                </w:rPr>
                <w:t>浮动库位抽取数据时，增加</w:t>
              </w:r>
              <w:r>
                <w:rPr>
                  <w:rFonts w:eastAsia="宋体" w:hint="eastAsia"/>
                </w:rPr>
                <w:t>Line</w:t>
              </w:r>
            </w:ins>
            <w:ins w:id="44" w:author="Gao, Guan-Wei (高貫偉 ITC)" w:date="2012-04-28T13:14:00Z">
              <w:r>
                <w:rPr>
                  <w:rFonts w:eastAsia="宋体" w:hint="eastAsia"/>
                </w:rPr>
                <w:t>的限制</w:t>
              </w:r>
            </w:ins>
          </w:p>
        </w:tc>
        <w:tc>
          <w:tcPr>
            <w:tcW w:w="791" w:type="pct"/>
          </w:tcPr>
          <w:p w:rsidR="00166171" w:rsidRDefault="00166171" w:rsidP="006E163E">
            <w:pPr>
              <w:jc w:val="left"/>
              <w:rPr>
                <w:ins w:id="45" w:author="Gao, Guan-Wei (高貫偉 ITC)" w:date="2012-04-28T13:13:00Z"/>
                <w:rFonts w:ascii="Arial" w:eastAsia="宋体" w:hAnsi="Arial"/>
                <w:szCs w:val="18"/>
              </w:rPr>
            </w:pPr>
            <w:ins w:id="46" w:author="Gao, Guan-Wei (高貫偉 ITC)" w:date="2012-04-28T13:13:00Z">
              <w:r>
                <w:rPr>
                  <w:rFonts w:ascii="宋体" w:eastAsia="宋体" w:hAnsi="宋体" w:hint="eastAsia"/>
                  <w:szCs w:val="18"/>
                </w:rPr>
                <w:t>2012-4-2</w:t>
              </w:r>
            </w:ins>
            <w:ins w:id="47" w:author="Gao, Guan-Wei (高貫偉 ITC)" w:date="2012-04-28T13:14:00Z">
              <w:r>
                <w:rPr>
                  <w:rFonts w:ascii="宋体" w:eastAsia="宋体" w:hAnsi="宋体" w:hint="eastAsia"/>
                  <w:szCs w:val="18"/>
                </w:rPr>
                <w:t>8</w:t>
              </w:r>
            </w:ins>
          </w:p>
        </w:tc>
        <w:tc>
          <w:tcPr>
            <w:tcW w:w="604" w:type="pct"/>
          </w:tcPr>
          <w:p w:rsidR="00166171" w:rsidRDefault="00166171" w:rsidP="006E163E">
            <w:pPr>
              <w:jc w:val="left"/>
              <w:rPr>
                <w:ins w:id="48" w:author="Gao, Guan-Wei (高貫偉 ITC)" w:date="2012-04-28T13:13:00Z"/>
                <w:rFonts w:ascii="Arial" w:eastAsia="SimSun" w:hAnsi="Arial" w:cs="Times New Roman"/>
                <w:szCs w:val="18"/>
              </w:rPr>
            </w:pPr>
          </w:p>
        </w:tc>
      </w:tr>
      <w:tr w:rsidR="003330E3" w:rsidRPr="00DA0C6B" w:rsidTr="00F62EFA">
        <w:trPr>
          <w:jc w:val="center"/>
          <w:ins w:id="49" w:author="Gao, Guan-Wei (高貫偉 ITC)" w:date="2012-04-28T16:32:00Z"/>
        </w:trPr>
        <w:tc>
          <w:tcPr>
            <w:tcW w:w="621" w:type="pct"/>
          </w:tcPr>
          <w:p w:rsidR="003330E3" w:rsidRDefault="003330E3" w:rsidP="00F64B39">
            <w:pPr>
              <w:jc w:val="left"/>
              <w:rPr>
                <w:ins w:id="50" w:author="Gao, Guan-Wei (高貫偉 ITC)" w:date="2012-04-28T16:32:00Z"/>
                <w:rFonts w:ascii="宋体" w:eastAsia="宋体" w:hAnsi="宋体"/>
              </w:rPr>
            </w:pPr>
            <w:ins w:id="51" w:author="Gao, Guan-Wei (高貫偉 ITC)" w:date="2012-04-28T16:32:00Z">
              <w:r>
                <w:rPr>
                  <w:rFonts w:ascii="宋体" w:eastAsia="宋体" w:hAnsi="宋体" w:hint="eastAsia"/>
                </w:rPr>
                <w:t>过程描述</w:t>
              </w:r>
            </w:ins>
          </w:p>
        </w:tc>
        <w:tc>
          <w:tcPr>
            <w:tcW w:w="780" w:type="pct"/>
          </w:tcPr>
          <w:p w:rsidR="003330E3" w:rsidRDefault="003330E3" w:rsidP="00F64B39">
            <w:pPr>
              <w:jc w:val="left"/>
              <w:rPr>
                <w:ins w:id="52" w:author="Gao, Guan-Wei (高貫偉 ITC)" w:date="2012-04-28T16:32:00Z"/>
                <w:rFonts w:ascii="宋体" w:eastAsia="宋体" w:hAnsi="宋体" w:cs="Times New Roman"/>
                <w:szCs w:val="18"/>
              </w:rPr>
            </w:pPr>
            <w:ins w:id="53" w:author="Gao, Guan-Wei (高貫偉 ITC)" w:date="2012-04-28T16:32:00Z">
              <w:r>
                <w:rPr>
                  <w:rFonts w:ascii="宋体" w:eastAsia="宋体" w:hAnsi="宋体" w:cs="Times New Roman" w:hint="eastAsia"/>
                  <w:szCs w:val="18"/>
                </w:rPr>
                <w:t>替代料亮灯</w:t>
              </w:r>
            </w:ins>
          </w:p>
        </w:tc>
        <w:tc>
          <w:tcPr>
            <w:tcW w:w="831" w:type="pct"/>
          </w:tcPr>
          <w:p w:rsidR="003330E3" w:rsidRDefault="003330E3" w:rsidP="00F64B39">
            <w:pPr>
              <w:jc w:val="left"/>
              <w:rPr>
                <w:ins w:id="54" w:author="Gao, Guan-Wei (高貫偉 ITC)" w:date="2012-04-28T16:32:00Z"/>
                <w:rFonts w:ascii="Arial" w:eastAsia="宋体" w:hAnsi="Arial" w:cs="Times New Roman"/>
                <w:szCs w:val="18"/>
              </w:rPr>
            </w:pPr>
            <w:ins w:id="55" w:author="Gao, Guan-Wei (高貫偉 ITC)" w:date="2012-04-28T16:32:00Z">
              <w:r>
                <w:rPr>
                  <w:rFonts w:ascii="Arial" w:eastAsia="宋体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1372" w:type="pct"/>
          </w:tcPr>
          <w:p w:rsidR="003330E3" w:rsidRDefault="003330E3" w:rsidP="006E163E">
            <w:pPr>
              <w:jc w:val="left"/>
              <w:rPr>
                <w:ins w:id="56" w:author="Gao, Guan-Wei (高貫偉 ITC)" w:date="2012-04-28T16:32:00Z"/>
                <w:rFonts w:eastAsia="宋体"/>
              </w:rPr>
            </w:pPr>
            <w:ins w:id="57" w:author="Gao, Guan-Wei (高貫偉 ITC)" w:date="2012-04-28T16:32:00Z">
              <w:r>
                <w:rPr>
                  <w:rFonts w:eastAsia="宋体" w:hint="eastAsia"/>
                </w:rPr>
                <w:t>删除替代料的亮灯</w:t>
              </w:r>
            </w:ins>
          </w:p>
        </w:tc>
        <w:tc>
          <w:tcPr>
            <w:tcW w:w="791" w:type="pct"/>
          </w:tcPr>
          <w:p w:rsidR="003330E3" w:rsidRDefault="003330E3" w:rsidP="006E163E">
            <w:pPr>
              <w:jc w:val="left"/>
              <w:rPr>
                <w:ins w:id="58" w:author="Gao, Guan-Wei (高貫偉 ITC)" w:date="2012-04-28T16:32:00Z"/>
                <w:rFonts w:ascii="宋体" w:eastAsia="宋体" w:hAnsi="宋体"/>
                <w:szCs w:val="18"/>
              </w:rPr>
            </w:pPr>
            <w:ins w:id="59" w:author="Gao, Guan-Wei (高貫偉 ITC)" w:date="2012-04-28T16:32:00Z">
              <w:r>
                <w:rPr>
                  <w:rFonts w:ascii="宋体" w:eastAsia="宋体" w:hAnsi="宋体" w:hint="eastAsia"/>
                  <w:szCs w:val="18"/>
                </w:rPr>
                <w:t>2012-4-28</w:t>
              </w:r>
            </w:ins>
          </w:p>
        </w:tc>
        <w:tc>
          <w:tcPr>
            <w:tcW w:w="604" w:type="pct"/>
          </w:tcPr>
          <w:p w:rsidR="003330E3" w:rsidRDefault="003330E3" w:rsidP="006E163E">
            <w:pPr>
              <w:jc w:val="left"/>
              <w:rPr>
                <w:ins w:id="60" w:author="Gao, Guan-Wei (高貫偉 ITC)" w:date="2012-04-28T16:32:00Z"/>
                <w:rFonts w:ascii="Arial" w:eastAsia="SimSun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t>目录</w:t>
      </w:r>
    </w:p>
    <w:p w:rsidR="00DB22F7" w:rsidRDefault="00FB5D89">
      <w:pPr>
        <w:pStyle w:val="10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237163349" w:history="1">
        <w:r w:rsidR="00DB22F7" w:rsidRPr="00794A43">
          <w:rPr>
            <w:rStyle w:val="a7"/>
            <w:rFonts w:ascii="Times New Roman" w:eastAsia="SimHei" w:hAnsi="Times New Roman" w:cs="Times New Roman"/>
            <w:noProof/>
          </w:rPr>
          <w:t>0</w:t>
        </w:r>
        <w:r w:rsidR="00DB22F7">
          <w:rPr>
            <w:noProof/>
            <w:sz w:val="24"/>
            <w:lang w:eastAsia="zh-TW"/>
          </w:rPr>
          <w:tab/>
        </w:r>
        <w:r w:rsidR="00DB22F7" w:rsidRPr="00794A43">
          <w:rPr>
            <w:rStyle w:val="a7"/>
            <w:rFonts w:ascii="Times New Roman" w:eastAsia="SimHei" w:hint="eastAsia"/>
            <w:noProof/>
          </w:rPr>
          <w:t>前言</w:t>
        </w:r>
        <w:r w:rsidR="00DB22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B22F7">
          <w:rPr>
            <w:noProof/>
            <w:webHidden/>
          </w:rPr>
          <w:instrText xml:space="preserve"> PAGEREF _Toc237163349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22F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22F7" w:rsidRDefault="00FB5D89" w:rsidP="00DB22F7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237163350" w:history="1">
        <w:r w:rsidR="00DB22F7" w:rsidRPr="00794A43">
          <w:rPr>
            <w:rStyle w:val="a7"/>
            <w:rFonts w:ascii="Times New Roman" w:eastAsia="SimHei" w:hAnsi="Times New Roman" w:cs="Times New Roman"/>
            <w:noProof/>
          </w:rPr>
          <w:t>0.1</w:t>
        </w:r>
        <w:r w:rsidR="00DB22F7">
          <w:rPr>
            <w:noProof/>
            <w:sz w:val="24"/>
            <w:lang w:eastAsia="zh-TW"/>
          </w:rPr>
          <w:tab/>
        </w:r>
        <w:r w:rsidR="00DB22F7" w:rsidRPr="00794A43">
          <w:rPr>
            <w:rStyle w:val="a7"/>
            <w:rFonts w:ascii="Times New Roman" w:eastAsia="SimHei" w:hAnsi="Times New Roman"/>
            <w:noProof/>
          </w:rPr>
          <w:t>Introduction</w:t>
        </w:r>
        <w:r w:rsidR="00DB22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B22F7">
          <w:rPr>
            <w:noProof/>
            <w:webHidden/>
          </w:rPr>
          <w:instrText xml:space="preserve"> PAGEREF _Toc237163350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22F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22F7" w:rsidRDefault="00FB5D89" w:rsidP="00DB22F7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237163351" w:history="1">
        <w:r w:rsidR="00DB22F7" w:rsidRPr="00794A43">
          <w:rPr>
            <w:rStyle w:val="a7"/>
            <w:rFonts w:ascii="Times New Roman" w:eastAsia="SimHei" w:hAnsi="Times New Roman" w:cs="Times New Roman"/>
            <w:noProof/>
          </w:rPr>
          <w:t>0.2</w:t>
        </w:r>
        <w:r w:rsidR="00DB22F7">
          <w:rPr>
            <w:noProof/>
            <w:sz w:val="24"/>
            <w:lang w:eastAsia="zh-TW"/>
          </w:rPr>
          <w:tab/>
        </w:r>
        <w:r w:rsidR="00DB22F7" w:rsidRPr="00794A43">
          <w:rPr>
            <w:rStyle w:val="a7"/>
            <w:rFonts w:ascii="Times New Roman" w:eastAsia="SimHei" w:hAnsi="Times New Roman"/>
            <w:noProof/>
          </w:rPr>
          <w:t>References</w:t>
        </w:r>
        <w:r w:rsidR="00DB22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B22F7">
          <w:rPr>
            <w:noProof/>
            <w:webHidden/>
          </w:rPr>
          <w:instrText xml:space="preserve"> PAGEREF _Toc237163351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22F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22F7" w:rsidRDefault="00FB5D89">
      <w:pPr>
        <w:pStyle w:val="10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237163352" w:history="1">
        <w:r w:rsidR="00DB22F7" w:rsidRPr="00794A43">
          <w:rPr>
            <w:rStyle w:val="a7"/>
            <w:rFonts w:ascii="Times New Roman" w:eastAsia="SimHei" w:hAnsi="Times New Roman" w:cs="Times New Roman"/>
            <w:noProof/>
          </w:rPr>
          <w:t>1</w:t>
        </w:r>
        <w:r w:rsidR="00DB22F7">
          <w:rPr>
            <w:noProof/>
            <w:sz w:val="24"/>
            <w:lang w:eastAsia="zh-TW"/>
          </w:rPr>
          <w:tab/>
        </w:r>
        <w:r w:rsidR="00DB22F7" w:rsidRPr="00794A43">
          <w:rPr>
            <w:rStyle w:val="a7"/>
            <w:rFonts w:ascii="Times New Roman" w:eastAsia="SimHei"/>
            <w:noProof/>
          </w:rPr>
          <w:t>Use Cases</w:t>
        </w:r>
        <w:r w:rsidR="00DB22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B22F7">
          <w:rPr>
            <w:noProof/>
            <w:webHidden/>
          </w:rPr>
          <w:instrText xml:space="preserve"> PAGEREF _Toc237163352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22F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22F7" w:rsidRDefault="00FB5D89" w:rsidP="00DB22F7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237163353" w:history="1">
        <w:r w:rsidR="00DB22F7" w:rsidRPr="00794A43">
          <w:rPr>
            <w:rStyle w:val="a7"/>
            <w:rFonts w:ascii="Times New Roman" w:eastAsia="SimHei" w:hAnsi="Times New Roman" w:cs="Times New Roman"/>
            <w:noProof/>
          </w:rPr>
          <w:t>1.1</w:t>
        </w:r>
        <w:r w:rsidR="00DB22F7">
          <w:rPr>
            <w:noProof/>
            <w:sz w:val="24"/>
            <w:lang w:eastAsia="zh-TW"/>
          </w:rPr>
          <w:tab/>
        </w:r>
        <w:r w:rsidR="00DB22F7" w:rsidRPr="00794A43">
          <w:rPr>
            <w:rStyle w:val="a7"/>
            <w:rFonts w:ascii="Times New Roman" w:eastAsia="SimHei" w:hAnsi="Times New Roman"/>
            <w:noProof/>
          </w:rPr>
          <w:t>UC-FA-KIP-01 Kitting Input</w:t>
        </w:r>
        <w:r w:rsidR="00DB22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B22F7">
          <w:rPr>
            <w:noProof/>
            <w:webHidden/>
          </w:rPr>
          <w:instrText xml:space="preserve"> PAGEREF _Toc237163353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22F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22F7" w:rsidRDefault="00FB5D89">
      <w:pPr>
        <w:pStyle w:val="10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237163354" w:history="1">
        <w:r w:rsidR="00DB22F7" w:rsidRPr="00794A43">
          <w:rPr>
            <w:rStyle w:val="a7"/>
            <w:rFonts w:ascii="Times New Roman" w:eastAsia="SimSun" w:hAnsi="Times New Roman" w:cs="Times New Roman"/>
            <w:noProof/>
          </w:rPr>
          <w:t>2</w:t>
        </w:r>
        <w:r w:rsidR="00DB22F7">
          <w:rPr>
            <w:noProof/>
            <w:sz w:val="24"/>
            <w:lang w:eastAsia="zh-TW"/>
          </w:rPr>
          <w:tab/>
        </w:r>
        <w:r w:rsidR="00DB22F7" w:rsidRPr="00794A43">
          <w:rPr>
            <w:rStyle w:val="a7"/>
            <w:noProof/>
          </w:rPr>
          <w:t>Appendix</w:t>
        </w:r>
        <w:r w:rsidR="00DB22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B22F7">
          <w:rPr>
            <w:noProof/>
            <w:webHidden/>
          </w:rPr>
          <w:instrText xml:space="preserve"> PAGEREF _Toc237163354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22F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3F16" w:rsidRDefault="00FB5D89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SimHei" w:hAnsi="Times New Roman"/>
          <w:sz w:val="30"/>
        </w:rPr>
      </w:pPr>
      <w:bookmarkStart w:id="61" w:name="_Toc237163349"/>
      <w:r w:rsidRPr="00AC5EBB">
        <w:rPr>
          <w:rFonts w:ascii="Times New Roman" w:eastAsia="SimHei" w:hint="eastAsia"/>
          <w:sz w:val="30"/>
        </w:rPr>
        <w:t>前言</w:t>
      </w:r>
      <w:bookmarkEnd w:id="61"/>
    </w:p>
    <w:p w:rsidR="00AE1638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62" w:name="_Toc237163350"/>
      <w:r w:rsidRPr="00AC5EBB">
        <w:rPr>
          <w:rFonts w:ascii="Times New Roman" w:eastAsia="SimHei" w:hAnsi="Times New Roman"/>
          <w:sz w:val="28"/>
          <w:szCs w:val="28"/>
        </w:rPr>
        <w:t>Introduction</w:t>
      </w:r>
      <w:bookmarkEnd w:id="62"/>
    </w:p>
    <w:p w:rsidR="0030459F" w:rsidRPr="00AC5EBB" w:rsidRDefault="0030459F" w:rsidP="0030459F">
      <w:pPr>
        <w:ind w:firstLineChars="200" w:firstLine="420"/>
        <w:jc w:val="left"/>
        <w:rPr>
          <w:rFonts w:ascii="Arial" w:eastAsia="SimSun" w:hAnsi="Arial"/>
        </w:rPr>
      </w:pPr>
      <w:r w:rsidRPr="00AC5EBB">
        <w:rPr>
          <w:rFonts w:ascii="Arial" w:eastAsia="SimSun" w:hAnsi="Arial" w:hint="eastAsia"/>
        </w:rPr>
        <w:t>本文档用于定义</w:t>
      </w:r>
      <w:r w:rsidRPr="00AC5EBB">
        <w:rPr>
          <w:rFonts w:ascii="Arial" w:eastAsia="SimSun" w:hAnsi="Arial" w:hint="eastAsia"/>
        </w:rPr>
        <w:t>[</w:t>
      </w:r>
      <w:r w:rsidR="00B170F3">
        <w:rPr>
          <w:rFonts w:ascii="Arial" w:eastAsia="SimSun" w:hAnsi="Arial" w:hint="eastAsia"/>
        </w:rPr>
        <w:t xml:space="preserve">FA </w:t>
      </w:r>
      <w:r w:rsidR="00702F6B">
        <w:rPr>
          <w:rFonts w:ascii="Arial" w:eastAsia="SimSun" w:hAnsi="Arial" w:hint="eastAsia"/>
        </w:rPr>
        <w:t>Kitting Input</w:t>
      </w:r>
      <w:r w:rsidRPr="00AC5EBB">
        <w:rPr>
          <w:rFonts w:ascii="Arial" w:eastAsia="SimSun" w:hAnsi="Arial" w:hint="eastAsia"/>
        </w:rPr>
        <w:t xml:space="preserve">] </w:t>
      </w:r>
      <w:r w:rsidRPr="00AC5EBB">
        <w:rPr>
          <w:rFonts w:ascii="Arial" w:eastAsia="SimSun" w:hAnsi="Arial" w:hint="eastAsia"/>
        </w:rPr>
        <w:t>部分的业务需求，作为规格设计与程序设计的依据；读者为</w:t>
      </w:r>
      <w:r w:rsidRPr="00AC5EBB">
        <w:rPr>
          <w:rFonts w:ascii="Arial" w:eastAsia="SimSun" w:hAnsi="Arial" w:hint="eastAsia"/>
        </w:rPr>
        <w:t xml:space="preserve">iMES </w:t>
      </w:r>
      <w:r w:rsidRPr="00AC5EBB">
        <w:rPr>
          <w:rFonts w:ascii="Arial" w:eastAsia="SimSun" w:hAnsi="Arial" w:hint="eastAsia"/>
        </w:rPr>
        <w:t>项目的用户，设计人员，开发人员和质检人员。</w:t>
      </w:r>
    </w:p>
    <w:p w:rsidR="00082077" w:rsidRDefault="00082077" w:rsidP="00AC5EBB">
      <w:pPr>
        <w:ind w:firstLineChars="200" w:firstLine="420"/>
        <w:jc w:val="left"/>
        <w:rPr>
          <w:rFonts w:ascii="Arial" w:eastAsia="SimSun" w:hAnsi="Arial"/>
        </w:rPr>
      </w:pP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63" w:name="_Toc237163351"/>
      <w:r w:rsidRPr="00AC5EBB">
        <w:rPr>
          <w:rFonts w:ascii="Times New Roman" w:eastAsia="SimHei" w:hAnsi="Times New Roman"/>
          <w:sz w:val="28"/>
          <w:szCs w:val="28"/>
        </w:rPr>
        <w:t>References</w:t>
      </w:r>
      <w:bookmarkEnd w:id="63"/>
    </w:p>
    <w:p w:rsidR="00AC5EBB" w:rsidRPr="00AC5EBB" w:rsidRDefault="00AC5EBB" w:rsidP="00AC5EBB">
      <w:pPr>
        <w:ind w:firstLineChars="200" w:firstLine="420"/>
        <w:jc w:val="left"/>
        <w:rPr>
          <w:rFonts w:ascii="Arial" w:eastAsia="SimSun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SimHei"/>
          <w:sz w:val="30"/>
        </w:rPr>
      </w:pPr>
      <w:bookmarkStart w:id="64" w:name="_Toc237163352"/>
      <w:r w:rsidRPr="009739C9">
        <w:rPr>
          <w:rFonts w:ascii="Times New Roman" w:eastAsia="SimHei" w:hint="eastAsia"/>
          <w:sz w:val="30"/>
        </w:rPr>
        <w:t>Use Cases</w:t>
      </w:r>
      <w:bookmarkEnd w:id="64"/>
    </w:p>
    <w:p w:rsidR="000538A1" w:rsidRPr="00A00E0F" w:rsidRDefault="002313B7" w:rsidP="002313B7">
      <w:pPr>
        <w:ind w:firstLineChars="200" w:firstLine="420"/>
        <w:jc w:val="left"/>
        <w:rPr>
          <w:rFonts w:ascii="Arial" w:eastAsia="SimSun" w:hAnsi="Arial"/>
        </w:rPr>
      </w:pPr>
      <w:r>
        <w:rPr>
          <w:rFonts w:ascii="Arial" w:eastAsia="SimSun" w:hAnsi="Arial"/>
          <w:noProof/>
        </w:rPr>
        <w:drawing>
          <wp:inline distT="0" distB="0" distL="0" distR="0">
            <wp:extent cx="2593340" cy="1009650"/>
            <wp:effectExtent l="19050" t="0" r="0" b="0"/>
            <wp:docPr id="2" name="圖片 1" descr="D:\JLY\UC\material\UM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LY\UC\material\UML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9C9" w:rsidRPr="00A00E0F" w:rsidRDefault="009739C9" w:rsidP="00A00E0F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65" w:name="_Toc237163353"/>
      <w:r w:rsidRPr="00A00E0F">
        <w:rPr>
          <w:rFonts w:ascii="Times New Roman" w:eastAsia="SimHei" w:hAnsi="Times New Roman"/>
          <w:sz w:val="28"/>
          <w:szCs w:val="28"/>
        </w:rPr>
        <w:t>UC-</w:t>
      </w:r>
      <w:r w:rsidR="00D63CDC">
        <w:rPr>
          <w:rFonts w:ascii="Times New Roman" w:eastAsia="SimHei" w:hAnsi="Times New Roman" w:hint="eastAsia"/>
          <w:sz w:val="28"/>
          <w:szCs w:val="28"/>
        </w:rPr>
        <w:t>FA-</w:t>
      </w:r>
      <w:r w:rsidR="007C615B">
        <w:rPr>
          <w:rFonts w:ascii="Times New Roman" w:eastAsia="SimHei" w:hAnsi="Times New Roman" w:hint="eastAsia"/>
          <w:sz w:val="28"/>
          <w:szCs w:val="28"/>
        </w:rPr>
        <w:t>KIP</w:t>
      </w:r>
      <w:r w:rsidR="003345BD">
        <w:rPr>
          <w:rFonts w:ascii="Times New Roman" w:eastAsia="SimHei" w:hAnsi="Times New Roman" w:hint="eastAsia"/>
          <w:sz w:val="28"/>
          <w:szCs w:val="28"/>
        </w:rPr>
        <w:t xml:space="preserve">-01 </w:t>
      </w:r>
      <w:r w:rsidR="007C615B" w:rsidRPr="007C615B">
        <w:rPr>
          <w:rFonts w:ascii="Times New Roman" w:eastAsia="SimHei" w:hAnsi="Times New Roman"/>
          <w:sz w:val="28"/>
          <w:szCs w:val="28"/>
        </w:rPr>
        <w:t>Kitting Input</w:t>
      </w:r>
      <w:bookmarkEnd w:id="65"/>
    </w:p>
    <w:p w:rsidR="00082077" w:rsidRPr="003345BD" w:rsidRDefault="00082077" w:rsidP="00A00E0F">
      <w:pPr>
        <w:ind w:firstLineChars="200" w:firstLine="420"/>
        <w:jc w:val="left"/>
        <w:rPr>
          <w:rFonts w:ascii="Arial" w:eastAsia="SimSun" w:hAnsi="Arial"/>
        </w:rPr>
      </w:pPr>
    </w:p>
    <w:p w:rsidR="009739C9" w:rsidRPr="00A8187C" w:rsidRDefault="00082077" w:rsidP="00A8187C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功能及目标</w:t>
      </w:r>
    </w:p>
    <w:p w:rsidR="008418AD" w:rsidRDefault="00B41DB5" w:rsidP="00F8499C">
      <w:pPr>
        <w:ind w:left="420"/>
        <w:jc w:val="left"/>
        <w:rPr>
          <w:rFonts w:ascii="Arial" w:eastAsia="SimSun" w:hAnsi="Arial"/>
        </w:rPr>
      </w:pPr>
      <w:r w:rsidRPr="00B41DB5">
        <w:rPr>
          <w:rFonts w:ascii="Arial" w:eastAsia="SimSun" w:hAnsi="Arial" w:hint="eastAsia"/>
        </w:rPr>
        <w:t>将流程卡和</w:t>
      </w:r>
      <w:r w:rsidRPr="00B41DB5">
        <w:rPr>
          <w:rFonts w:ascii="Arial" w:eastAsia="SimSun" w:hAnsi="Arial"/>
        </w:rPr>
        <w:t>Kitting Box</w:t>
      </w:r>
      <w:r w:rsidRPr="00B41DB5">
        <w:rPr>
          <w:rFonts w:ascii="Arial" w:eastAsia="SimSun" w:hAnsi="Arial" w:hint="eastAsia"/>
        </w:rPr>
        <w:t>结合，放入，一起投入</w:t>
      </w:r>
      <w:r w:rsidRPr="00B41DB5">
        <w:rPr>
          <w:rFonts w:ascii="Arial" w:eastAsia="SimSun" w:hAnsi="Arial"/>
        </w:rPr>
        <w:t>kitting</w:t>
      </w:r>
      <w:r w:rsidRPr="00B41DB5">
        <w:rPr>
          <w:rFonts w:ascii="Arial" w:eastAsia="SimSun" w:hAnsi="Arial" w:hint="eastAsia"/>
        </w:rPr>
        <w:t>生产线</w:t>
      </w:r>
    </w:p>
    <w:p w:rsidR="009D2A2C" w:rsidRPr="00F8499C" w:rsidRDefault="009D2A2C" w:rsidP="00F8499C">
      <w:pPr>
        <w:ind w:left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目标：</w:t>
      </w:r>
      <w:r w:rsidR="00B41DB5" w:rsidRPr="00B41DB5">
        <w:rPr>
          <w:rFonts w:ascii="Arial" w:eastAsia="SimSun" w:hAnsi="Arial" w:hint="eastAsia"/>
        </w:rPr>
        <w:t>建立</w:t>
      </w:r>
      <w:r w:rsidR="00B41DB5" w:rsidRPr="00B41DB5">
        <w:rPr>
          <w:rFonts w:ascii="Arial" w:eastAsia="SimSun" w:hAnsi="Arial"/>
        </w:rPr>
        <w:t>PrdId</w:t>
      </w:r>
      <w:r w:rsidR="00B41DB5" w:rsidRPr="00B41DB5">
        <w:rPr>
          <w:rFonts w:ascii="Arial" w:eastAsia="SimSun" w:hAnsi="Arial" w:hint="eastAsia"/>
        </w:rPr>
        <w:t>和</w:t>
      </w:r>
      <w:r w:rsidR="00B41DB5" w:rsidRPr="00B41DB5">
        <w:rPr>
          <w:rFonts w:ascii="Arial" w:eastAsia="SimSun" w:hAnsi="Arial"/>
        </w:rPr>
        <w:t>Box ID</w:t>
      </w:r>
      <w:r w:rsidR="00B41DB5" w:rsidRPr="00B41DB5">
        <w:rPr>
          <w:rFonts w:ascii="Arial" w:eastAsia="SimSun" w:hAnsi="Arial" w:hint="eastAsia"/>
        </w:rPr>
        <w:t>的对应关系，以实现通过</w:t>
      </w:r>
      <w:r w:rsidR="00B41DB5" w:rsidRPr="00B41DB5">
        <w:rPr>
          <w:rFonts w:ascii="Arial" w:eastAsia="SimSun" w:hAnsi="Arial"/>
        </w:rPr>
        <w:t>kitting</w:t>
      </w:r>
      <w:r w:rsidR="00B41DB5" w:rsidRPr="00B41DB5">
        <w:rPr>
          <w:rFonts w:ascii="Arial" w:eastAsia="SimSun" w:hAnsi="Arial" w:hint="eastAsia"/>
        </w:rPr>
        <w:t>系统分拣</w:t>
      </w:r>
      <w:r w:rsidR="00B41DB5" w:rsidRPr="00B41DB5">
        <w:rPr>
          <w:rFonts w:ascii="Arial" w:eastAsia="SimSun" w:hAnsi="Arial"/>
        </w:rPr>
        <w:t>Key parts</w:t>
      </w:r>
    </w:p>
    <w:p w:rsidR="00A00E0F" w:rsidRPr="00A00E0F" w:rsidRDefault="00A00E0F" w:rsidP="00A00E0F">
      <w:pPr>
        <w:ind w:firstLineChars="200" w:firstLine="420"/>
        <w:jc w:val="left"/>
        <w:rPr>
          <w:rFonts w:ascii="Arial" w:eastAsia="SimSun" w:hAnsi="Arial"/>
        </w:rPr>
      </w:pPr>
    </w:p>
    <w:p w:rsidR="00082077" w:rsidRPr="00A8187C" w:rsidRDefault="00082077" w:rsidP="00A8187C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前置条件</w:t>
      </w:r>
    </w:p>
    <w:p w:rsidR="009D2A2C" w:rsidRPr="009D2A2C" w:rsidRDefault="009D2A2C" w:rsidP="009D2A2C">
      <w:pPr>
        <w:ind w:left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1.</w:t>
      </w:r>
      <w:r w:rsidRPr="009D2A2C">
        <w:rPr>
          <w:rFonts w:ascii="Arial" w:eastAsia="SimSun" w:hAnsi="Arial"/>
        </w:rPr>
        <w:t>Travel Card</w:t>
      </w:r>
      <w:r w:rsidRPr="009D2A2C">
        <w:rPr>
          <w:rFonts w:ascii="Arial" w:eastAsia="SimSun" w:hAnsi="Arial" w:hint="eastAsia"/>
        </w:rPr>
        <w:t>已列印</w:t>
      </w:r>
    </w:p>
    <w:p w:rsidR="00B41DB5" w:rsidRDefault="009D2A2C" w:rsidP="009D2A2C">
      <w:pPr>
        <w:ind w:firstLineChars="200" w:firstLine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2.</w:t>
      </w:r>
      <w:r w:rsidR="00B41DB5" w:rsidRPr="00B41DB5">
        <w:t xml:space="preserve"> </w:t>
      </w:r>
      <w:r w:rsidR="00B41DB5" w:rsidRPr="00B41DB5">
        <w:rPr>
          <w:rFonts w:ascii="Arial" w:eastAsia="SimSun" w:hAnsi="Arial"/>
        </w:rPr>
        <w:t>kitting station</w:t>
      </w:r>
      <w:r w:rsidR="00B41DB5" w:rsidRPr="00B41DB5">
        <w:rPr>
          <w:rFonts w:ascii="Arial" w:eastAsia="SimSun" w:hAnsi="Arial" w:hint="eastAsia"/>
        </w:rPr>
        <w:t>资料已</w:t>
      </w:r>
      <w:r w:rsidR="00B41DB5" w:rsidRPr="00B41DB5">
        <w:rPr>
          <w:rFonts w:ascii="Arial" w:eastAsia="SimSun" w:hAnsi="Arial"/>
        </w:rPr>
        <w:t>maintain</w:t>
      </w:r>
    </w:p>
    <w:p w:rsidR="007E789C" w:rsidRPr="009D2A2C" w:rsidRDefault="00B41DB5" w:rsidP="009D2A2C">
      <w:pPr>
        <w:ind w:firstLineChars="200" w:firstLine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3.</w:t>
      </w:r>
      <w:r w:rsidRPr="00B41DB5">
        <w:rPr>
          <w:rFonts w:ascii="Arial" w:eastAsia="SimSun" w:hAnsi="Arial" w:hint="eastAsia"/>
        </w:rPr>
        <w:t>亮灯系统正常</w:t>
      </w:r>
    </w:p>
    <w:p w:rsidR="00A00E0F" w:rsidRPr="00A00E0F" w:rsidRDefault="00A00E0F" w:rsidP="00A00E0F">
      <w:pPr>
        <w:ind w:firstLineChars="200" w:firstLine="420"/>
        <w:jc w:val="left"/>
        <w:rPr>
          <w:rFonts w:ascii="Arial" w:eastAsia="SimSun" w:hAnsi="Arial"/>
        </w:rPr>
      </w:pPr>
    </w:p>
    <w:p w:rsidR="00082077" w:rsidRPr="00A8187C" w:rsidRDefault="00082077" w:rsidP="00A8187C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后置条件</w:t>
      </w:r>
    </w:p>
    <w:p w:rsidR="00182141" w:rsidRDefault="00B41DB5" w:rsidP="00A00E0F">
      <w:pPr>
        <w:ind w:firstLineChars="200" w:firstLine="420"/>
        <w:jc w:val="left"/>
        <w:rPr>
          <w:rFonts w:ascii="Arial" w:eastAsia="SimSun" w:hAnsi="Arial"/>
        </w:rPr>
      </w:pPr>
      <w:r w:rsidRPr="00B41DB5">
        <w:rPr>
          <w:rFonts w:ascii="Arial" w:eastAsia="SimSun" w:hAnsi="Arial" w:hint="eastAsia"/>
        </w:rPr>
        <w:t>根据</w:t>
      </w:r>
      <w:r w:rsidRPr="00B41DB5">
        <w:rPr>
          <w:rFonts w:ascii="Arial" w:eastAsia="SimSun" w:hAnsi="Arial"/>
        </w:rPr>
        <w:t>kitting</w:t>
      </w:r>
      <w:r w:rsidRPr="00B41DB5">
        <w:rPr>
          <w:rFonts w:ascii="Arial" w:eastAsia="SimSun" w:hAnsi="Arial" w:hint="eastAsia"/>
        </w:rPr>
        <w:t>系统亮灯作业分拣</w:t>
      </w:r>
      <w:r w:rsidRPr="00B41DB5">
        <w:rPr>
          <w:rFonts w:ascii="Arial" w:eastAsia="SimSun" w:hAnsi="Arial"/>
        </w:rPr>
        <w:t>key parts</w:t>
      </w:r>
    </w:p>
    <w:p w:rsidR="00180B0B" w:rsidRPr="00A00E0F" w:rsidRDefault="00180B0B" w:rsidP="00180B0B">
      <w:pPr>
        <w:ind w:firstLineChars="200" w:firstLine="420"/>
        <w:jc w:val="left"/>
        <w:rPr>
          <w:rFonts w:ascii="Arial" w:eastAsia="SimSun" w:hAnsi="Arial"/>
        </w:rPr>
      </w:pPr>
    </w:p>
    <w:p w:rsidR="00180B0B" w:rsidRPr="00180B0B" w:rsidRDefault="00180B0B" w:rsidP="00180B0B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>
        <w:rPr>
          <w:rFonts w:eastAsia="SimHei" w:hint="eastAsia"/>
          <w:sz w:val="24"/>
        </w:rPr>
        <w:t>活动图</w:t>
      </w:r>
    </w:p>
    <w:p w:rsidR="00180B0B" w:rsidRDefault="00180B0B" w:rsidP="00E81ED5">
      <w:pPr>
        <w:ind w:firstLineChars="200" w:firstLine="420"/>
        <w:jc w:val="left"/>
        <w:rPr>
          <w:rFonts w:ascii="Arial" w:eastAsia="SimSun" w:hAnsi="Arial"/>
        </w:rPr>
      </w:pPr>
    </w:p>
    <w:p w:rsidR="00180B0B" w:rsidRPr="00A00E0F" w:rsidRDefault="00180B0B" w:rsidP="00A00E0F">
      <w:pPr>
        <w:ind w:firstLineChars="200" w:firstLine="420"/>
        <w:jc w:val="left"/>
        <w:rPr>
          <w:rFonts w:ascii="Arial" w:eastAsia="SimSun" w:hAnsi="Arial"/>
        </w:rPr>
      </w:pPr>
    </w:p>
    <w:p w:rsidR="002451E9" w:rsidRPr="00CA1EBD" w:rsidRDefault="00082077" w:rsidP="00CA1EBD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过程描述</w:t>
      </w:r>
    </w:p>
    <w:tbl>
      <w:tblPr>
        <w:tblW w:w="4965" w:type="pct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083"/>
        <w:gridCol w:w="6379"/>
      </w:tblGrid>
      <w:tr w:rsidR="00CA1EBD" w:rsidRPr="002F30E6" w:rsidTr="00616F40">
        <w:trPr>
          <w:trHeight w:val="194"/>
        </w:trPr>
        <w:tc>
          <w:tcPr>
            <w:tcW w:w="1231" w:type="pct"/>
            <w:shd w:val="clear" w:color="auto" w:fill="CCFFCC"/>
          </w:tcPr>
          <w:p w:rsidR="00CA1EBD" w:rsidRPr="002F30E6" w:rsidRDefault="00CA1EBD" w:rsidP="00F64B39">
            <w:pPr>
              <w:rPr>
                <w:rFonts w:ascii="Arial" w:hAnsi="Arial"/>
                <w:sz w:val="22"/>
              </w:rPr>
            </w:pPr>
            <w:r w:rsidRPr="002F30E6">
              <w:rPr>
                <w:rFonts w:ascii="Arial" w:hAnsi="Arial" w:hint="eastAsia"/>
                <w:sz w:val="22"/>
              </w:rPr>
              <w:t>操作人员</w:t>
            </w:r>
          </w:p>
        </w:tc>
        <w:tc>
          <w:tcPr>
            <w:tcW w:w="3769" w:type="pct"/>
            <w:shd w:val="clear" w:color="auto" w:fill="CCFFCC"/>
          </w:tcPr>
          <w:p w:rsidR="00CA1EBD" w:rsidRPr="002F30E6" w:rsidRDefault="00CA1EBD" w:rsidP="00F64B39">
            <w:pPr>
              <w:rPr>
                <w:rFonts w:ascii="Arial" w:hAnsi="Arial"/>
                <w:sz w:val="22"/>
              </w:rPr>
            </w:pPr>
            <w:r w:rsidRPr="002F30E6">
              <w:rPr>
                <w:rFonts w:ascii="Arial" w:hAnsi="Arial" w:hint="eastAsia"/>
                <w:sz w:val="22"/>
              </w:rPr>
              <w:t>系统</w:t>
            </w:r>
          </w:p>
        </w:tc>
      </w:tr>
      <w:tr w:rsidR="00CA1EBD" w:rsidRPr="002F30E6" w:rsidTr="00616F40">
        <w:trPr>
          <w:trHeight w:val="194"/>
        </w:trPr>
        <w:tc>
          <w:tcPr>
            <w:tcW w:w="1231" w:type="pct"/>
          </w:tcPr>
          <w:p w:rsidR="00CA1EBD" w:rsidRPr="002F30E6" w:rsidRDefault="00CA1EBD" w:rsidP="00F64B39">
            <w:pPr>
              <w:rPr>
                <w:rFonts w:ascii="Arial" w:hAnsi="Arial"/>
                <w:sz w:val="22"/>
              </w:rPr>
            </w:pPr>
          </w:p>
        </w:tc>
        <w:tc>
          <w:tcPr>
            <w:tcW w:w="3769" w:type="pct"/>
            <w:shd w:val="clear" w:color="auto" w:fill="auto"/>
          </w:tcPr>
          <w:p w:rsidR="00CA1EBD" w:rsidRPr="00616F40" w:rsidRDefault="00A82C96" w:rsidP="00616F40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616F40">
              <w:rPr>
                <w:rFonts w:ascii="Arial" w:eastAsia="SimSun" w:hAnsi="Arial" w:hint="eastAsia"/>
                <w:sz w:val="22"/>
              </w:rPr>
              <w:t>得到</w:t>
            </w:r>
            <w:r w:rsidRPr="00616F40">
              <w:rPr>
                <w:rFonts w:ascii="Arial" w:eastAsia="SimSun" w:hAnsi="Arial" w:hint="eastAsia"/>
                <w:sz w:val="22"/>
              </w:rPr>
              <w:t>PdLine List</w:t>
            </w:r>
            <w:r w:rsidRPr="00616F40">
              <w:rPr>
                <w:rFonts w:ascii="Arial" w:eastAsia="SimSun" w:hAnsi="Arial" w:hint="eastAsia"/>
                <w:sz w:val="22"/>
              </w:rPr>
              <w:t>并显示</w:t>
            </w:r>
          </w:p>
        </w:tc>
      </w:tr>
      <w:tr w:rsidR="00CA1EBD" w:rsidRPr="002F30E6" w:rsidTr="00616F40">
        <w:trPr>
          <w:trHeight w:val="194"/>
        </w:trPr>
        <w:tc>
          <w:tcPr>
            <w:tcW w:w="1231" w:type="pct"/>
          </w:tcPr>
          <w:p w:rsidR="00CA1EBD" w:rsidRPr="00A82C96" w:rsidRDefault="00A82C96" w:rsidP="00616F40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select PdLine</w:t>
            </w:r>
          </w:p>
        </w:tc>
        <w:tc>
          <w:tcPr>
            <w:tcW w:w="3769" w:type="pct"/>
            <w:shd w:val="clear" w:color="auto" w:fill="auto"/>
          </w:tcPr>
          <w:p w:rsidR="00CA1EBD" w:rsidRPr="002F30E6" w:rsidRDefault="00CA1EBD" w:rsidP="00582839">
            <w:pPr>
              <w:rPr>
                <w:rFonts w:ascii="Arial" w:hAnsi="Arial"/>
                <w:sz w:val="22"/>
              </w:rPr>
            </w:pPr>
          </w:p>
        </w:tc>
      </w:tr>
      <w:tr w:rsidR="00582839" w:rsidRPr="002F30E6" w:rsidTr="00616F40">
        <w:trPr>
          <w:trHeight w:val="194"/>
        </w:trPr>
        <w:tc>
          <w:tcPr>
            <w:tcW w:w="1231" w:type="pct"/>
          </w:tcPr>
          <w:p w:rsidR="00582839" w:rsidRPr="0032328A" w:rsidRDefault="00650B3B" w:rsidP="00616F40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 xml:space="preserve">Input </w:t>
            </w:r>
            <w:r w:rsidR="006435DC">
              <w:rPr>
                <w:rFonts w:ascii="Arial" w:eastAsia="SimSun" w:hAnsi="Arial" w:hint="eastAsia"/>
                <w:sz w:val="22"/>
              </w:rPr>
              <w:t>ProdId</w:t>
            </w:r>
          </w:p>
        </w:tc>
        <w:tc>
          <w:tcPr>
            <w:tcW w:w="3769" w:type="pct"/>
            <w:shd w:val="clear" w:color="auto" w:fill="auto"/>
          </w:tcPr>
          <w:p w:rsidR="00582839" w:rsidRPr="00E551E8" w:rsidRDefault="00582839" w:rsidP="00F64B39">
            <w:pPr>
              <w:rPr>
                <w:rFonts w:ascii="Arial" w:hAnsi="Arial"/>
                <w:color w:val="FF0000"/>
                <w:sz w:val="22"/>
              </w:rPr>
            </w:pPr>
          </w:p>
        </w:tc>
      </w:tr>
      <w:tr w:rsidR="00F142DE" w:rsidRPr="002F30E6" w:rsidTr="00616F40">
        <w:trPr>
          <w:trHeight w:val="194"/>
        </w:trPr>
        <w:tc>
          <w:tcPr>
            <w:tcW w:w="1231" w:type="pct"/>
          </w:tcPr>
          <w:p w:rsidR="00F142DE" w:rsidRDefault="00F142DE" w:rsidP="006435DC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3769" w:type="pct"/>
            <w:shd w:val="clear" w:color="auto" w:fill="auto"/>
          </w:tcPr>
          <w:p w:rsidR="00944817" w:rsidRPr="00235481" w:rsidRDefault="00625227" w:rsidP="001518EC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SFC</w:t>
            </w:r>
          </w:p>
          <w:p w:rsidR="00F142DE" w:rsidRPr="00B914FD" w:rsidRDefault="0027695E" w:rsidP="00F142DE">
            <w:pPr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已维护</w:t>
            </w:r>
            <w:r>
              <w:rPr>
                <w:rFonts w:ascii="Arial" w:eastAsia="SimSun" w:hAnsi="Arial" w:hint="eastAsia"/>
                <w:sz w:val="22"/>
              </w:rPr>
              <w:t>kitting</w:t>
            </w:r>
            <w:r>
              <w:rPr>
                <w:rFonts w:ascii="Arial" w:eastAsia="SimSun" w:hAnsi="Arial" w:hint="eastAsia"/>
                <w:sz w:val="22"/>
              </w:rPr>
              <w:t>数据</w:t>
            </w:r>
          </w:p>
          <w:p w:rsidR="00944817" w:rsidRPr="003F40D9" w:rsidRDefault="00944817" w:rsidP="00630E5A">
            <w:pPr>
              <w:rPr>
                <w:rFonts w:ascii="Arial" w:eastAsia="SimSun" w:hAnsi="Arial"/>
                <w:sz w:val="22"/>
              </w:rPr>
            </w:pPr>
            <w:r w:rsidRPr="003F40D9">
              <w:rPr>
                <w:rFonts w:ascii="Arial" w:eastAsia="SimSun" w:hAnsi="Arial" w:hint="eastAsia"/>
                <w:sz w:val="22"/>
              </w:rPr>
              <w:t>异常情况：</w:t>
            </w:r>
          </w:p>
          <w:p w:rsidR="00A57918" w:rsidRPr="00DD3612" w:rsidRDefault="00A57918" w:rsidP="00A57918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Arial" w:eastAsia="SimSun" w:hAnsi="Arial"/>
                <w:color w:val="FF0000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若没有维护</w:t>
            </w:r>
            <w:r>
              <w:rPr>
                <w:rFonts w:ascii="Arial" w:eastAsia="SimSun" w:hAnsi="Arial" w:hint="eastAsia"/>
                <w:sz w:val="22"/>
              </w:rPr>
              <w:t>ProdId</w:t>
            </w:r>
            <w:r>
              <w:rPr>
                <w:rFonts w:ascii="Arial" w:eastAsia="SimSun" w:hAnsi="Arial" w:hint="eastAsia"/>
                <w:sz w:val="22"/>
              </w:rPr>
              <w:t>对应的</w:t>
            </w:r>
            <w:r>
              <w:rPr>
                <w:rFonts w:ascii="Arial" w:eastAsia="SimSun" w:hAnsi="Arial" w:hint="eastAsia"/>
                <w:sz w:val="22"/>
              </w:rPr>
              <w:t>family</w:t>
            </w:r>
            <w:r>
              <w:rPr>
                <w:rFonts w:ascii="Arial" w:eastAsia="SimSun" w:hAnsi="Arial" w:hint="eastAsia"/>
                <w:sz w:val="22"/>
              </w:rPr>
              <w:t>相应的</w:t>
            </w:r>
            <w:r>
              <w:rPr>
                <w:rFonts w:ascii="Arial" w:eastAsia="SimSun" w:hAnsi="Arial" w:hint="eastAsia"/>
                <w:sz w:val="22"/>
              </w:rPr>
              <w:t>kitting</w:t>
            </w:r>
            <w:r>
              <w:rPr>
                <w:rFonts w:ascii="Arial" w:eastAsia="SimSun" w:hAnsi="Arial" w:hint="eastAsia"/>
                <w:sz w:val="22"/>
              </w:rPr>
              <w:t>信息，则提示</w:t>
            </w:r>
            <w:r>
              <w:rPr>
                <w:rFonts w:ascii="Arial" w:eastAsia="SimSun" w:hAnsi="Arial"/>
                <w:sz w:val="22"/>
              </w:rPr>
              <w:t>”</w:t>
            </w:r>
            <w:r>
              <w:rPr>
                <w:rFonts w:hint="eastAsia"/>
              </w:rPr>
              <w:t xml:space="preserve"> </w:t>
            </w:r>
            <w:r w:rsidRPr="00194912">
              <w:rPr>
                <w:rFonts w:ascii="Arial" w:eastAsia="SimSun" w:hAnsi="Arial" w:hint="eastAsia"/>
                <w:sz w:val="22"/>
              </w:rPr>
              <w:t>沒有</w:t>
            </w:r>
            <w:r w:rsidRPr="00194912">
              <w:rPr>
                <w:rFonts w:ascii="Arial" w:eastAsia="SimSun" w:hAnsi="Arial" w:hint="eastAsia"/>
                <w:sz w:val="22"/>
              </w:rPr>
              <w:t xml:space="preserve">maintain </w:t>
            </w:r>
            <w:r w:rsidRPr="00194912">
              <w:rPr>
                <w:rFonts w:ascii="Arial" w:eastAsia="SimSun" w:hAnsi="Arial" w:hint="eastAsia"/>
                <w:sz w:val="22"/>
              </w:rPr>
              <w:t>資料</w:t>
            </w:r>
            <w:r>
              <w:rPr>
                <w:rFonts w:ascii="Arial" w:eastAsia="SimSun" w:hAnsi="Arial"/>
                <w:sz w:val="22"/>
              </w:rPr>
              <w:t>”</w:t>
            </w:r>
          </w:p>
          <w:p w:rsidR="001A1321" w:rsidRDefault="001A1321" w:rsidP="001A13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Arial" w:eastAsia="SimSun" w:hAnsi="Arial"/>
                <w:sz w:val="22"/>
              </w:rPr>
              <w:t>I</w:t>
            </w:r>
            <w:r>
              <w:rPr>
                <w:rFonts w:ascii="Arial" w:eastAsia="SimSun" w:hAnsi="Arial" w:hint="eastAsia"/>
                <w:sz w:val="22"/>
              </w:rPr>
              <w:t>f exist(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[Code]</w:t>
            </w:r>
          </w:p>
          <w:p w:rsidR="00DD3612" w:rsidRPr="00944817" w:rsidRDefault="001A1321" w:rsidP="001A1321">
            <w:pPr>
              <w:autoSpaceDE w:val="0"/>
              <w:autoSpaceDN w:val="0"/>
              <w:adjustRightInd w:val="0"/>
              <w:jc w:val="left"/>
              <w:rPr>
                <w:rFonts w:ascii="Arial" w:eastAsia="SimSun" w:hAnsi="Arial"/>
                <w:color w:val="FF0000"/>
                <w:sz w:val="22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[PartNo]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[FA]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[WipBuffer]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[Code]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>
              <w:rPr>
                <w:rFonts w:ascii="Arial" w:eastAsia="SimSun" w:hAnsi="Arial" w:hint="eastAsia"/>
                <w:sz w:val="22"/>
              </w:rPr>
              <w:t>family)</w:t>
            </w:r>
          </w:p>
        </w:tc>
      </w:tr>
      <w:tr w:rsidR="0087767C" w:rsidRPr="002F30E6" w:rsidTr="00616F40">
        <w:trPr>
          <w:trHeight w:val="194"/>
        </w:trPr>
        <w:tc>
          <w:tcPr>
            <w:tcW w:w="1231" w:type="pct"/>
          </w:tcPr>
          <w:p w:rsidR="0087767C" w:rsidRPr="00E311EB" w:rsidRDefault="006435DC" w:rsidP="00B37224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Input BoxId</w:t>
            </w:r>
          </w:p>
        </w:tc>
        <w:tc>
          <w:tcPr>
            <w:tcW w:w="3769" w:type="pct"/>
            <w:shd w:val="clear" w:color="auto" w:fill="auto"/>
          </w:tcPr>
          <w:p w:rsidR="0087767C" w:rsidRPr="00AE6C6C" w:rsidRDefault="0087767C" w:rsidP="00630E5A">
            <w:pPr>
              <w:rPr>
                <w:rFonts w:ascii="Arial" w:eastAsia="SimSun" w:hAnsi="Arial"/>
                <w:sz w:val="22"/>
              </w:rPr>
            </w:pPr>
          </w:p>
        </w:tc>
      </w:tr>
      <w:tr w:rsidR="00F142DE" w:rsidRPr="002F30E6" w:rsidTr="00616F40">
        <w:trPr>
          <w:trHeight w:val="194"/>
        </w:trPr>
        <w:tc>
          <w:tcPr>
            <w:tcW w:w="1231" w:type="pct"/>
          </w:tcPr>
          <w:p w:rsidR="00F142DE" w:rsidRPr="006435DC" w:rsidRDefault="00F142DE" w:rsidP="00F64B39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3769" w:type="pct"/>
            <w:shd w:val="clear" w:color="auto" w:fill="auto"/>
          </w:tcPr>
          <w:p w:rsidR="00F142DE" w:rsidRPr="002468CF" w:rsidRDefault="00F142DE" w:rsidP="00B37224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2468CF">
              <w:rPr>
                <w:rFonts w:ascii="Arial" w:eastAsia="SimSun" w:hAnsi="Arial" w:hint="eastAsia"/>
                <w:sz w:val="22"/>
              </w:rPr>
              <w:t>对</w:t>
            </w:r>
            <w:r w:rsidRPr="002468CF">
              <w:rPr>
                <w:rFonts w:ascii="Arial" w:eastAsia="SimSun" w:hAnsi="Arial" w:hint="eastAsia"/>
                <w:sz w:val="22"/>
              </w:rPr>
              <w:t>BoxId</w:t>
            </w:r>
            <w:r w:rsidR="003C5126" w:rsidRPr="002468CF">
              <w:rPr>
                <w:rFonts w:ascii="Arial" w:eastAsia="SimSun" w:hAnsi="Arial" w:hint="eastAsia"/>
                <w:sz w:val="22"/>
              </w:rPr>
              <w:t>做</w:t>
            </w:r>
            <w:r w:rsidR="003C5126" w:rsidRPr="002468CF">
              <w:rPr>
                <w:rFonts w:ascii="Arial" w:eastAsia="SimSun" w:hAnsi="Arial" w:hint="eastAsia"/>
                <w:sz w:val="22"/>
              </w:rPr>
              <w:t>4</w:t>
            </w:r>
            <w:r w:rsidR="003C5126" w:rsidRPr="002468CF">
              <w:rPr>
                <w:rFonts w:ascii="Arial" w:eastAsia="SimSun" w:hAnsi="Arial" w:hint="eastAsia"/>
                <w:sz w:val="22"/>
              </w:rPr>
              <w:t>码</w:t>
            </w:r>
            <w:r w:rsidR="009E6327" w:rsidRPr="009E6327">
              <w:rPr>
                <w:rFonts w:ascii="Arial" w:eastAsia="SimSun" w:hAnsi="Arial" w:hint="eastAsia"/>
                <w:color w:val="FF0000"/>
                <w:sz w:val="22"/>
              </w:rPr>
              <w:t>数字</w:t>
            </w:r>
            <w:r w:rsidR="006D4AFE" w:rsidRPr="002468CF">
              <w:rPr>
                <w:rFonts w:ascii="Arial" w:eastAsia="SimSun" w:hAnsi="Arial" w:hint="eastAsia"/>
                <w:sz w:val="22"/>
              </w:rPr>
              <w:t>检查</w:t>
            </w:r>
            <w:r w:rsidR="00F56C60" w:rsidRPr="002468CF">
              <w:rPr>
                <w:rFonts w:ascii="Arial" w:eastAsia="SimSun" w:hAnsi="Arial" w:hint="eastAsia"/>
                <w:sz w:val="22"/>
              </w:rPr>
              <w:t>，不做重复检查</w:t>
            </w:r>
          </w:p>
          <w:p w:rsidR="00F142DE" w:rsidRPr="002468CF" w:rsidRDefault="00F142DE" w:rsidP="00F142DE">
            <w:pPr>
              <w:rPr>
                <w:rFonts w:ascii="Arial" w:eastAsia="SimSun" w:hAnsi="Arial"/>
                <w:sz w:val="22"/>
              </w:rPr>
            </w:pPr>
            <w:r w:rsidRPr="002468CF">
              <w:rPr>
                <w:rFonts w:ascii="Arial" w:eastAsia="SimSun" w:hAnsi="Arial" w:hint="eastAsia"/>
                <w:sz w:val="22"/>
              </w:rPr>
              <w:t>异常情况：</w:t>
            </w:r>
          </w:p>
          <w:p w:rsidR="00F142DE" w:rsidRPr="002468CF" w:rsidRDefault="00F142DE" w:rsidP="002468CF">
            <w:pPr>
              <w:pStyle w:val="a8"/>
              <w:numPr>
                <w:ilvl w:val="0"/>
                <w:numId w:val="17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2468CF">
              <w:rPr>
                <w:rFonts w:ascii="Arial" w:eastAsia="SimSun" w:hAnsi="Arial" w:hint="eastAsia"/>
                <w:sz w:val="22"/>
              </w:rPr>
              <w:t>若没有输入</w:t>
            </w:r>
            <w:r w:rsidRPr="002468CF">
              <w:rPr>
                <w:rFonts w:ascii="Arial" w:eastAsia="SimSun" w:hAnsi="Arial" w:hint="eastAsia"/>
                <w:sz w:val="22"/>
              </w:rPr>
              <w:t>ProdId</w:t>
            </w:r>
            <w:r w:rsidRPr="002468CF">
              <w:rPr>
                <w:rFonts w:ascii="Arial" w:eastAsia="SimSun" w:hAnsi="Arial" w:hint="eastAsia"/>
                <w:sz w:val="22"/>
              </w:rPr>
              <w:t>，则提示</w:t>
            </w:r>
            <w:r w:rsidRPr="002468CF">
              <w:rPr>
                <w:rFonts w:ascii="Arial" w:eastAsia="SimSun" w:hAnsi="Arial"/>
                <w:sz w:val="22"/>
              </w:rPr>
              <w:t>”</w:t>
            </w:r>
            <w:r w:rsidR="00DA1288">
              <w:rPr>
                <w:rFonts w:ascii="Arial" w:hAnsi="Arial" w:hint="eastAsia"/>
                <w:sz w:val="22"/>
              </w:rPr>
              <w:t>请首先输入</w:t>
            </w:r>
            <w:r w:rsidR="00DA1288">
              <w:rPr>
                <w:rFonts w:ascii="Arial" w:hAnsi="Arial" w:hint="eastAsia"/>
                <w:sz w:val="22"/>
              </w:rPr>
              <w:t>ProdId</w:t>
            </w:r>
            <w:r w:rsidRPr="002468CF">
              <w:rPr>
                <w:rFonts w:ascii="Arial" w:eastAsia="SimSun" w:hAnsi="Arial"/>
                <w:sz w:val="22"/>
              </w:rPr>
              <w:t xml:space="preserve"> !”</w:t>
            </w:r>
          </w:p>
          <w:p w:rsidR="002468CF" w:rsidRPr="002468CF" w:rsidRDefault="002468CF" w:rsidP="00750F42">
            <w:pPr>
              <w:pStyle w:val="a8"/>
              <w:numPr>
                <w:ilvl w:val="0"/>
                <w:numId w:val="17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2468CF">
              <w:rPr>
                <w:rFonts w:ascii="SimSun" w:eastAsia="SimSun" w:hAnsi="SimSun" w:cs="SimSun" w:hint="eastAsia"/>
                <w:sz w:val="22"/>
              </w:rPr>
              <w:t>当</w:t>
            </w:r>
            <w:r w:rsidRPr="002468CF">
              <w:rPr>
                <w:rFonts w:ascii="Arial" w:eastAsia="SimSun" w:hAnsi="Arial" w:hint="eastAsia"/>
                <w:sz w:val="22"/>
              </w:rPr>
              <w:t>BoxId</w:t>
            </w:r>
            <w:r w:rsidRPr="002468CF">
              <w:rPr>
                <w:rFonts w:ascii="SimSun" w:eastAsia="SimSun" w:hAnsi="SimSun" w:cs="SimSun" w:hint="eastAsia"/>
                <w:sz w:val="22"/>
              </w:rPr>
              <w:t>不是</w:t>
            </w:r>
            <w:r w:rsidRPr="002468CF">
              <w:rPr>
                <w:rFonts w:ascii="Arial" w:eastAsia="SimSun" w:hAnsi="Arial" w:hint="eastAsia"/>
                <w:sz w:val="22"/>
              </w:rPr>
              <w:t>4</w:t>
            </w:r>
            <w:r w:rsidRPr="002468CF">
              <w:rPr>
                <w:rFonts w:ascii="SimSun" w:eastAsia="SimSun" w:hAnsi="SimSun" w:cs="SimSun" w:hint="eastAsia"/>
                <w:sz w:val="22"/>
              </w:rPr>
              <w:t>码时，则提示</w:t>
            </w:r>
            <w:r w:rsidRPr="002468CF">
              <w:rPr>
                <w:rFonts w:ascii="Arial" w:eastAsia="SimSun" w:hAnsi="Arial"/>
                <w:sz w:val="22"/>
              </w:rPr>
              <w:t>”</w:t>
            </w:r>
            <w:r w:rsidR="00DA1288">
              <w:rPr>
                <w:rFonts w:asciiTheme="minorEastAsia" w:hAnsiTheme="minorEastAsia" w:hint="eastAsia"/>
                <w:sz w:val="22"/>
              </w:rPr>
              <w:t>请输入正确的</w:t>
            </w:r>
            <w:r w:rsidRPr="002468CF">
              <w:rPr>
                <w:rFonts w:ascii="Arial" w:eastAsia="SimSun" w:hAnsi="Arial" w:hint="eastAsia"/>
                <w:sz w:val="22"/>
              </w:rPr>
              <w:t>BoxId !</w:t>
            </w:r>
            <w:r w:rsidRPr="002468CF">
              <w:rPr>
                <w:rFonts w:ascii="Arial" w:eastAsia="SimSun" w:hAnsi="Arial"/>
                <w:sz w:val="22"/>
              </w:rPr>
              <w:t>”</w:t>
            </w:r>
          </w:p>
        </w:tc>
      </w:tr>
      <w:tr w:rsidR="0087767C" w:rsidRPr="002F30E6" w:rsidTr="00616F40">
        <w:trPr>
          <w:trHeight w:val="194"/>
        </w:trPr>
        <w:tc>
          <w:tcPr>
            <w:tcW w:w="1231" w:type="pct"/>
          </w:tcPr>
          <w:p w:rsidR="0087767C" w:rsidRPr="006435DC" w:rsidRDefault="0087767C" w:rsidP="00F64B39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3769" w:type="pct"/>
            <w:shd w:val="clear" w:color="auto" w:fill="auto"/>
          </w:tcPr>
          <w:p w:rsidR="00FB5D89" w:rsidRDefault="006435DC" w:rsidP="00FB5D89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  <w:pPrChange w:id="66" w:author="Gao, Guan-Wei (高貫偉 ITC)" w:date="2012-04-18T17:11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r w:rsidRPr="006435DC">
              <w:rPr>
                <w:rFonts w:ascii="Arial" w:eastAsia="SimSun" w:hAnsi="Arial" w:hint="eastAsia"/>
                <w:sz w:val="22"/>
              </w:rPr>
              <w:t>根据</w:t>
            </w:r>
            <w:r w:rsidRPr="006435DC">
              <w:rPr>
                <w:rFonts w:ascii="Arial" w:eastAsia="SimSun" w:hAnsi="Arial" w:hint="eastAsia"/>
                <w:sz w:val="22"/>
              </w:rPr>
              <w:t>Model</w:t>
            </w:r>
            <w:r w:rsidRPr="006435DC">
              <w:rPr>
                <w:rFonts w:ascii="Arial" w:eastAsia="SimSun" w:hAnsi="Arial" w:hint="eastAsia"/>
                <w:sz w:val="22"/>
              </w:rPr>
              <w:t>得到此</w:t>
            </w:r>
            <w:r w:rsidRPr="006435DC">
              <w:rPr>
                <w:rFonts w:ascii="Arial" w:eastAsia="SimSun" w:hAnsi="Arial" w:hint="eastAsia"/>
                <w:sz w:val="22"/>
              </w:rPr>
              <w:t>unit</w:t>
            </w:r>
            <w:r w:rsidRPr="006435DC">
              <w:rPr>
                <w:rFonts w:ascii="Arial" w:eastAsia="SimSun" w:hAnsi="Arial" w:hint="eastAsia"/>
                <w:sz w:val="22"/>
              </w:rPr>
              <w:t>的</w:t>
            </w:r>
            <w:r w:rsidRPr="006435DC">
              <w:rPr>
                <w:rFonts w:ascii="Arial" w:eastAsia="SimSun" w:hAnsi="Arial" w:hint="eastAsia"/>
                <w:sz w:val="22"/>
              </w:rPr>
              <w:t>part BOM</w:t>
            </w:r>
            <w:r w:rsidR="00AA4E9E">
              <w:rPr>
                <w:rFonts w:ascii="Arial" w:eastAsia="SimSun" w:hAnsi="Arial" w:hint="eastAsia"/>
                <w:sz w:val="22"/>
              </w:rPr>
              <w:t>和</w:t>
            </w:r>
            <w:r w:rsidR="00EE17C3">
              <w:rPr>
                <w:rFonts w:ascii="Arial" w:eastAsia="SimSun" w:hAnsi="Arial" w:hint="eastAsia"/>
                <w:sz w:val="22"/>
              </w:rPr>
              <w:t>下列</w:t>
            </w:r>
            <w:r w:rsidR="00EE17C3" w:rsidRPr="00EE17C3">
              <w:rPr>
                <w:rFonts w:ascii="Arial" w:eastAsia="SimSun" w:hAnsi="Arial" w:hint="eastAsia"/>
                <w:color w:val="FF0000"/>
                <w:sz w:val="22"/>
              </w:rPr>
              <w:t>两种方法取得的库位信息</w:t>
            </w:r>
            <w:r w:rsidR="00FB34BD">
              <w:rPr>
                <w:rFonts w:ascii="Arial" w:eastAsia="SimSun" w:hAnsi="Arial" w:hint="eastAsia"/>
                <w:color w:val="FF0000"/>
                <w:sz w:val="22"/>
              </w:rPr>
              <w:t>的合集</w:t>
            </w:r>
            <w:r w:rsidR="00AA4E9E" w:rsidRPr="00AA4E9E">
              <w:rPr>
                <w:rFonts w:ascii="Arial" w:eastAsia="SimSun" w:hAnsi="Arial" w:hint="eastAsia"/>
                <w:sz w:val="22"/>
              </w:rPr>
              <w:t>的</w:t>
            </w:r>
            <w:r w:rsidR="00FB34BD">
              <w:rPr>
                <w:rFonts w:ascii="Arial" w:eastAsia="SimSun" w:hAnsi="Arial" w:hint="eastAsia"/>
                <w:sz w:val="22"/>
              </w:rPr>
              <w:t>交</w:t>
            </w:r>
            <w:r w:rsidR="00AA4E9E" w:rsidRPr="00AA4E9E">
              <w:rPr>
                <w:rFonts w:ascii="Arial" w:eastAsia="SimSun" w:hAnsi="Arial" w:hint="eastAsia"/>
                <w:sz w:val="22"/>
              </w:rPr>
              <w:t>集</w:t>
            </w:r>
          </w:p>
          <w:p w:rsidR="00EE17C3" w:rsidRDefault="00FB34BD" w:rsidP="00FB34BD">
            <w:pPr>
              <w:pStyle w:val="a8"/>
              <w:numPr>
                <w:ilvl w:val="0"/>
                <w:numId w:val="2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IF Exist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（</w:t>
            </w:r>
            <w:r w:rsidR="00EE17C3"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="00EE17C3"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PartNo</w:t>
            </w:r>
            <w:r w:rsidR="00EE17C3"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EE17C3"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LightNo  </w:t>
            </w:r>
            <w:r w:rsidR="00EE17C3"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="00EE17C3"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[WipBuffer] </w:t>
            </w:r>
            <w:r w:rsidR="00EE17C3"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="00EE17C3"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[Code] </w:t>
            </w:r>
            <w:r w:rsidR="00EE17C3"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EE17C3"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EE17C3" w:rsidRPr="00FB34B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="00EE17C3" w:rsidRPr="00FB34BD">
              <w:rPr>
                <w:rFonts w:ascii="Arial" w:eastAsia="SimSun" w:hAnsi="Arial" w:hint="eastAsia"/>
                <w:sz w:val="22"/>
              </w:rPr>
              <w:t>family</w:t>
            </w:r>
            <w:r w:rsidRPr="00FB34BD">
              <w:rPr>
                <w:rFonts w:ascii="Arial" w:eastAsia="SimSun" w:hAnsi="Arial" w:hint="eastAsia"/>
                <w:sz w:val="22"/>
              </w:rPr>
              <w:t xml:space="preserve">  and Line=@Line</w:t>
            </w:r>
            <w:r>
              <w:rPr>
                <w:rFonts w:ascii="Arial" w:eastAsia="SimSun" w:hAnsi="Arial" w:hint="eastAsia"/>
                <w:sz w:val="22"/>
              </w:rPr>
              <w:t>）</w:t>
            </w:r>
          </w:p>
          <w:p w:rsidR="00FB34BD" w:rsidRDefault="00FB34BD" w:rsidP="00FB34BD">
            <w:pPr>
              <w:pStyle w:val="a8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Arial" w:eastAsia="SimSun" w:hAnsi="Arial"/>
                <w:sz w:val="22"/>
              </w:rPr>
            </w:pPr>
            <w:r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PartNo</w:t>
            </w:r>
            <w:r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LightNo  </w:t>
            </w:r>
            <w:r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[WipBuffer] </w:t>
            </w:r>
            <w:r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[Code] </w:t>
            </w:r>
            <w:r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FB34B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Pr="00FB34BD">
              <w:rPr>
                <w:rFonts w:ascii="Arial" w:eastAsia="SimSun" w:hAnsi="Arial" w:hint="eastAsia"/>
                <w:sz w:val="22"/>
              </w:rPr>
              <w:t>family  and Line=@Line</w:t>
            </w:r>
          </w:p>
          <w:p w:rsidR="00FB34BD" w:rsidRDefault="00FB34BD" w:rsidP="00FB34BD">
            <w:pPr>
              <w:pStyle w:val="a8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Courier New" w:eastAsia="SimSun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FB34BD" w:rsidRPr="00FB34BD" w:rsidRDefault="00FB34BD" w:rsidP="00FB34BD">
            <w:pPr>
              <w:pStyle w:val="a8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Arial" w:eastAsia="SimSun" w:hAnsi="Arial"/>
                <w:sz w:val="22"/>
              </w:rPr>
            </w:pPr>
            <w:r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PartNo</w:t>
            </w:r>
            <w:r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LightNo  </w:t>
            </w:r>
            <w:r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[WipBuffer] </w:t>
            </w:r>
            <w:r w:rsidRPr="00FB34BD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[Code] </w:t>
            </w:r>
            <w:r w:rsidRPr="00FB34BD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FB34BD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FB34B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Pr="00FB34BD">
              <w:rPr>
                <w:rFonts w:ascii="Arial" w:eastAsia="SimSun" w:hAnsi="Arial" w:hint="eastAsia"/>
                <w:sz w:val="22"/>
              </w:rPr>
              <w:t xml:space="preserve">family  </w:t>
            </w:r>
            <w:r w:rsidR="00F74F9E" w:rsidRPr="00FB34BD">
              <w:rPr>
                <w:rFonts w:ascii="Arial" w:eastAsia="SimSun" w:hAnsi="Arial" w:hint="eastAsia"/>
                <w:sz w:val="22"/>
              </w:rPr>
              <w:t>and</w:t>
            </w:r>
            <w:r w:rsidR="00F74F9E">
              <w:rPr>
                <w:rFonts w:ascii="Arial" w:eastAsia="SimSun" w:hAnsi="Arial" w:hint="eastAsia"/>
                <w:sz w:val="22"/>
              </w:rPr>
              <w:t xml:space="preserve"> ISNULL(</w:t>
            </w:r>
            <w:r w:rsidR="00F74F9E" w:rsidRPr="00FB34BD">
              <w:rPr>
                <w:rFonts w:ascii="Arial" w:eastAsia="SimSun" w:hAnsi="Arial" w:hint="eastAsia"/>
                <w:sz w:val="22"/>
              </w:rPr>
              <w:t>Line</w:t>
            </w:r>
            <w:r w:rsidR="00F74F9E">
              <w:rPr>
                <w:rFonts w:ascii="Arial" w:eastAsia="SimSun" w:hAnsi="Arial" w:hint="eastAsia"/>
                <w:sz w:val="22"/>
              </w:rPr>
              <w:t>,</w:t>
            </w:r>
            <w:r w:rsidR="00F74F9E">
              <w:rPr>
                <w:rFonts w:ascii="Arial" w:eastAsia="SimSun" w:hAnsi="Arial"/>
                <w:sz w:val="22"/>
              </w:rPr>
              <w:t>’’</w:t>
            </w:r>
            <w:r w:rsidR="00F74F9E">
              <w:rPr>
                <w:rFonts w:ascii="Arial" w:eastAsia="SimSun" w:hAnsi="Arial" w:hint="eastAsia"/>
                <w:sz w:val="22"/>
              </w:rPr>
              <w:t>)</w:t>
            </w:r>
            <w:r w:rsidR="00F74F9E" w:rsidRPr="00FB34BD">
              <w:rPr>
                <w:rFonts w:ascii="Arial" w:eastAsia="SimSun" w:hAnsi="Arial" w:hint="eastAsia"/>
                <w:sz w:val="22"/>
              </w:rPr>
              <w:t>=</w:t>
            </w:r>
            <w:r w:rsidR="00F74F9E">
              <w:rPr>
                <w:rFonts w:ascii="Arial" w:eastAsia="SimSun" w:hAnsi="Arial"/>
                <w:sz w:val="22"/>
              </w:rPr>
              <w:t>’’</w:t>
            </w:r>
          </w:p>
          <w:p w:rsidR="00FB34BD" w:rsidRPr="00FB34BD" w:rsidRDefault="00FB34BD" w:rsidP="00FB34BD">
            <w:pPr>
              <w:pStyle w:val="a8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注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@Line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为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PdLine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的首字母（如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A1D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线，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@Line=A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）</w:t>
            </w:r>
          </w:p>
          <w:p w:rsidR="00E311EB" w:rsidRDefault="00EE17C3" w:rsidP="00EE17C3">
            <w:pPr>
              <w:autoSpaceDE w:val="0"/>
              <w:autoSpaceDN w:val="0"/>
              <w:adjustRightInd w:val="0"/>
              <w:jc w:val="left"/>
              <w:rPr>
                <w:ins w:id="67" w:author="Gao, Guan-Wei (高貫偉 ITC)" w:date="2012-04-27T13:20:00Z"/>
                <w:rFonts w:eastAsia="宋体"/>
              </w:rPr>
            </w:pPr>
            <w:r>
              <w:rPr>
                <w:rFonts w:ascii="Arial" w:eastAsia="SimSun" w:hAnsi="Arial" w:hint="eastAsia"/>
                <w:sz w:val="22"/>
              </w:rPr>
              <w:t>2</w:t>
            </w:r>
            <w:r>
              <w:rPr>
                <w:rFonts w:ascii="Arial" w:eastAsia="SimSun" w:hAnsi="Arial" w:hint="eastAsia"/>
                <w:sz w:val="22"/>
              </w:rPr>
              <w:t>）</w:t>
            </w:r>
            <w:ins w:id="68" w:author="Gao, Guan-Wei (高貫偉 ITC)" w:date="2012-04-27T13:20:00Z">
              <w:r w:rsidR="007355A4">
                <w:rPr>
                  <w:rFonts w:ascii="Arial" w:eastAsia="宋体" w:hAnsi="Arial" w:hint="eastAsia"/>
                  <w:sz w:val="22"/>
                </w:rPr>
                <w:t>if exists(</w:t>
              </w:r>
            </w:ins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PartNo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LightNo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[KitLoc]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[WipBuffer] b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PdLine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Code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Family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AA4E9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AA4E9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 w:rsidRPr="00AA4E9E">
              <w:rPr>
                <w:rFonts w:ascii="Arial" w:eastAsia="SimSun" w:hAnsi="Arial" w:hint="eastAsia"/>
                <w:sz w:val="22"/>
              </w:rPr>
              <w:t>family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Tp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PartType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'%'</w:t>
            </w:r>
            <w:ins w:id="69" w:author="Gao, Guan-Wei (高貫偉 ITC)" w:date="2012-04-27T13:20:00Z">
              <w:r w:rsidR="007355A4">
                <w:rPr>
                  <w:rFonts w:ascii="宋体" w:eastAsia="宋体" w:hAnsi="宋体" w:cs="Courier New" w:hint="eastAsia"/>
                  <w:noProof/>
                  <w:color w:val="FF0000"/>
                  <w:kern w:val="0"/>
                  <w:sz w:val="20"/>
                  <w:szCs w:val="20"/>
                </w:rPr>
                <w:t xml:space="preserve"> </w:t>
              </w:r>
              <w:r w:rsidR="007355A4">
                <w:rPr>
                  <w:rFonts w:eastAsia="宋体" w:hint="eastAsia"/>
                </w:rPr>
                <w:t xml:space="preserve">and </w:t>
              </w:r>
            </w:ins>
            <w:ins w:id="70" w:author="Gao, Guan-Wei (高貫偉 ITC)" w:date="2012-04-28T13:15:00Z">
              <w:r w:rsidR="00FB5D89">
                <w:fldChar w:fldCharType="begin"/>
              </w:r>
              <w:r w:rsidR="007242B1">
                <w:instrText xml:space="preserve"> HYPERLINK "mailto:</w:instrText>
              </w:r>
            </w:ins>
            <w:ins w:id="71" w:author="Gao, Guan-Wei (高貫偉 ITC)" w:date="2012-04-27T13:20:00Z">
              <w:r w:rsidR="00FB5D89" w:rsidRPr="00FB5D89">
                <w:rPr>
                  <w:rPrChange w:id="72" w:author="Gao, Guan-Wei (高貫偉 ITC)" w:date="2012-04-27T13:20:00Z">
                    <w:rPr>
                      <w:rStyle w:val="a7"/>
                      <w:rFonts w:eastAsia="宋体"/>
                    </w:rPr>
                  </w:rPrChange>
                </w:rPr>
                <w:instrText>b.Line=@Line</w:instrText>
              </w:r>
            </w:ins>
            <w:ins w:id="73" w:author="Gao, Guan-Wei (高貫偉 ITC)" w:date="2012-04-28T13:15:00Z">
              <w:r w:rsidR="007242B1">
                <w:instrText xml:space="preserve">" </w:instrText>
              </w:r>
              <w:r w:rsidR="00FB5D89">
                <w:fldChar w:fldCharType="separate"/>
              </w:r>
            </w:ins>
            <w:ins w:id="74" w:author="Gao, Guan-Wei (高貫偉 ITC)" w:date="2012-04-27T13:20:00Z">
              <w:r w:rsidR="00FB5D89" w:rsidRPr="00FB5D89">
                <w:rPr>
                  <w:rStyle w:val="a7"/>
                  <w:rPrChange w:id="75" w:author="Gao, Guan-Wei (高貫偉 ITC)" w:date="2012-04-27T13:20:00Z">
                    <w:rPr>
                      <w:rStyle w:val="a7"/>
                      <w:rFonts w:eastAsia="宋体"/>
                    </w:rPr>
                  </w:rPrChange>
                </w:rPr>
                <w:t>b.Line=@Line</w:t>
              </w:r>
            </w:ins>
            <w:ins w:id="76" w:author="Gao, Guan-Wei (高貫偉 ITC)" w:date="2012-04-28T13:15:00Z">
              <w:r w:rsidR="00FB5D89">
                <w:fldChar w:fldCharType="end"/>
              </w:r>
              <w:r w:rsidR="007242B1">
                <w:rPr>
                  <w:rFonts w:eastAsia="宋体" w:hint="eastAsia"/>
                </w:rPr>
                <w:t xml:space="preserve">  and  a.PdLine=@Line</w:t>
              </w:r>
            </w:ins>
            <w:ins w:id="77" w:author="Gao, Guan-Wei (高貫偉 ITC)" w:date="2012-04-27T13:20:00Z">
              <w:r w:rsidR="007355A4">
                <w:rPr>
                  <w:rFonts w:eastAsia="宋体" w:hint="eastAsia"/>
                </w:rPr>
                <w:t>)</w:t>
              </w:r>
            </w:ins>
          </w:p>
          <w:p w:rsidR="007355A4" w:rsidRPr="007242B1" w:rsidRDefault="007355A4" w:rsidP="00EE17C3">
            <w:pPr>
              <w:autoSpaceDE w:val="0"/>
              <w:autoSpaceDN w:val="0"/>
              <w:adjustRightInd w:val="0"/>
              <w:jc w:val="left"/>
              <w:rPr>
                <w:ins w:id="78" w:author="Gao, Guan-Wei (高貫偉 ITC)" w:date="2012-04-27T13:20:00Z"/>
                <w:rFonts w:eastAsia="宋体"/>
              </w:rPr>
            </w:pPr>
            <w:ins w:id="79" w:author="Gao, Guan-Wei (高貫偉 ITC)" w:date="2012-04-27T13:20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distinct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PartNo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LightNo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[KitLoc] 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[WipBuffer] b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PdLine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Code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Family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AA4E9E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Pr="00AA4E9E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@</w:t>
              </w:r>
              <w:r w:rsidRPr="00AA4E9E">
                <w:rPr>
                  <w:rFonts w:ascii="Arial" w:eastAsia="SimSun" w:hAnsi="Arial" w:hint="eastAsia"/>
                  <w:sz w:val="22"/>
                </w:rPr>
                <w:t>family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Tp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like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PartType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+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'%'</w:t>
              </w:r>
              <w:r>
                <w:rPr>
                  <w:rFonts w:ascii="宋体" w:eastAsia="宋体" w:hAnsi="宋体" w:cs="Courier New" w:hint="eastAsia"/>
                  <w:noProof/>
                  <w:color w:val="FF0000"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eastAsia="宋体" w:hint="eastAsia"/>
                </w:rPr>
                <w:t xml:space="preserve">and </w:t>
              </w:r>
            </w:ins>
            <w:ins w:id="80" w:author="Gao, Guan-Wei (高貫偉 ITC)" w:date="2012-04-28T13:15:00Z">
              <w:r w:rsidR="00FB5D89">
                <w:fldChar w:fldCharType="begin"/>
              </w:r>
              <w:r w:rsidR="007242B1">
                <w:instrText xml:space="preserve"> HYPERLINK "mailto:</w:instrText>
              </w:r>
            </w:ins>
            <w:ins w:id="81" w:author="Gao, Guan-Wei (高貫偉 ITC)" w:date="2012-04-27T13:21:00Z">
              <w:r w:rsidR="00FB5D89" w:rsidRPr="00FB5D89">
                <w:rPr>
                  <w:rPrChange w:id="82" w:author="Gao, Guan-Wei (高貫偉 ITC)" w:date="2012-04-27T13:21:00Z">
                    <w:rPr>
                      <w:rStyle w:val="a7"/>
                      <w:rFonts w:eastAsia="宋体"/>
                    </w:rPr>
                  </w:rPrChange>
                </w:rPr>
                <w:instrText>b.Line=@Line</w:instrText>
              </w:r>
            </w:ins>
            <w:ins w:id="83" w:author="Gao, Guan-Wei (高貫偉 ITC)" w:date="2012-04-28T13:15:00Z">
              <w:r w:rsidR="007242B1">
                <w:instrText xml:space="preserve">" </w:instrText>
              </w:r>
              <w:r w:rsidR="00FB5D89">
                <w:fldChar w:fldCharType="separate"/>
              </w:r>
            </w:ins>
            <w:ins w:id="84" w:author="Gao, Guan-Wei (高貫偉 ITC)" w:date="2012-04-27T13:21:00Z">
              <w:r w:rsidR="00FB5D89" w:rsidRPr="00FB5D89">
                <w:rPr>
                  <w:rStyle w:val="a7"/>
                  <w:rPrChange w:id="85" w:author="Gao, Guan-Wei (高貫偉 ITC)" w:date="2012-04-27T13:21:00Z">
                    <w:rPr>
                      <w:rStyle w:val="a7"/>
                      <w:rFonts w:eastAsia="宋体"/>
                    </w:rPr>
                  </w:rPrChange>
                </w:rPr>
                <w:t>b.Line=@Line</w:t>
              </w:r>
            </w:ins>
            <w:ins w:id="86" w:author="Gao, Guan-Wei (高貫偉 ITC)" w:date="2012-04-28T13:15:00Z">
              <w:r w:rsidR="00FB5D89">
                <w:fldChar w:fldCharType="end"/>
              </w:r>
              <w:r w:rsidR="007242B1">
                <w:rPr>
                  <w:rFonts w:eastAsia="宋体" w:hint="eastAsia"/>
                </w:rPr>
                <w:t xml:space="preserve"> and  a.PdLine=@Line</w:t>
              </w:r>
            </w:ins>
          </w:p>
          <w:p w:rsidR="007355A4" w:rsidRDefault="007355A4" w:rsidP="00EE17C3">
            <w:pPr>
              <w:autoSpaceDE w:val="0"/>
              <w:autoSpaceDN w:val="0"/>
              <w:adjustRightInd w:val="0"/>
              <w:jc w:val="left"/>
              <w:rPr>
                <w:ins w:id="87" w:author="Gao, Guan-Wei (高貫偉 ITC)" w:date="2012-04-27T13:21:00Z"/>
                <w:rFonts w:eastAsia="宋体"/>
              </w:rPr>
            </w:pPr>
            <w:ins w:id="88" w:author="Gao, Guan-Wei (高貫偉 ITC)" w:date="2012-04-27T13:21:00Z">
              <w:r>
                <w:rPr>
                  <w:rFonts w:eastAsia="宋体"/>
                </w:rPr>
                <w:t>E</w:t>
              </w:r>
              <w:r>
                <w:rPr>
                  <w:rFonts w:eastAsia="宋体" w:hint="eastAsia"/>
                </w:rPr>
                <w:t>lse</w:t>
              </w:r>
            </w:ins>
          </w:p>
          <w:p w:rsidR="00852192" w:rsidRPr="00852192" w:rsidRDefault="007355A4">
            <w:pPr>
              <w:autoSpaceDE w:val="0"/>
              <w:autoSpaceDN w:val="0"/>
              <w:adjustRightInd w:val="0"/>
              <w:jc w:val="left"/>
              <w:rPr>
                <w:rFonts w:eastAsia="宋体"/>
                <w:rPrChange w:id="89" w:author="Gao, Guan-Wei (高貫偉 ITC)" w:date="2012-04-27T13:20:00Z">
                  <w:rPr>
                    <w:rFonts w:ascii="Arial" w:eastAsia="SimSun" w:hAnsi="Arial"/>
                    <w:sz w:val="22"/>
                  </w:rPr>
                </w:rPrChange>
              </w:rPr>
            </w:pPr>
            <w:ins w:id="90" w:author="Gao, Guan-Wei (高貫偉 ITC)" w:date="2012-04-27T13:2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distinct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PartNo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LightNo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[KitLoc] 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[WipBuffer] b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PdLine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Code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Family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AA4E9E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Pr="00AA4E9E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@</w:t>
              </w:r>
              <w:r w:rsidRPr="00AA4E9E">
                <w:rPr>
                  <w:rFonts w:ascii="Arial" w:eastAsia="SimSun" w:hAnsi="Arial" w:hint="eastAsia"/>
                  <w:sz w:val="22"/>
                </w:rPr>
                <w:t>family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Tp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like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PartType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+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'%'</w:t>
              </w:r>
              <w:r>
                <w:rPr>
                  <w:rFonts w:ascii="宋体" w:eastAsia="宋体" w:hAnsi="宋体" w:cs="Courier New" w:hint="eastAsia"/>
                  <w:noProof/>
                  <w:color w:val="FF0000"/>
                  <w:kern w:val="0"/>
                  <w:sz w:val="20"/>
                  <w:szCs w:val="20"/>
                </w:rPr>
                <w:t xml:space="preserve"> </w:t>
              </w:r>
            </w:ins>
            <w:ins w:id="91" w:author="Gao, Guan-Wei (高貫偉 ITC)" w:date="2012-04-28T13:15:00Z">
              <w:r w:rsidR="007242B1">
                <w:rPr>
                  <w:rFonts w:eastAsia="宋体" w:hint="eastAsia"/>
                </w:rPr>
                <w:t xml:space="preserve">and  </w:t>
              </w:r>
            </w:ins>
            <w:ins w:id="92" w:author="Gao, Guan-Wei (高貫偉 ITC)" w:date="2012-06-12T10:45:00Z">
              <w:r w:rsidR="00ED5CBE">
                <w:rPr>
                  <w:rFonts w:eastAsia="宋体"/>
                </w:rPr>
                <w:fldChar w:fldCharType="begin"/>
              </w:r>
              <w:r w:rsidR="00ED5CBE">
                <w:rPr>
                  <w:rFonts w:eastAsia="宋体"/>
                </w:rPr>
                <w:instrText xml:space="preserve"> HYPERLINK "mailto:</w:instrText>
              </w:r>
            </w:ins>
            <w:ins w:id="93" w:author="Gao, Guan-Wei (高貫偉 ITC)" w:date="2012-04-28T13:15:00Z">
              <w:r w:rsidR="00ED5CBE">
                <w:rPr>
                  <w:rFonts w:eastAsia="宋体" w:hint="eastAsia"/>
                </w:rPr>
                <w:instrText>a.PdLine=@Line</w:instrText>
              </w:r>
            </w:ins>
            <w:ins w:id="94" w:author="Gao, Guan-Wei (高貫偉 ITC)" w:date="2012-06-12T10:45:00Z">
              <w:r w:rsidR="00ED5CBE">
                <w:rPr>
                  <w:rFonts w:eastAsia="宋体"/>
                </w:rPr>
                <w:instrText xml:space="preserve">" </w:instrText>
              </w:r>
              <w:r w:rsidR="00ED5CBE">
                <w:rPr>
                  <w:rFonts w:eastAsia="宋体"/>
                </w:rPr>
                <w:fldChar w:fldCharType="separate"/>
              </w:r>
            </w:ins>
            <w:ins w:id="95" w:author="Gao, Guan-Wei (高貫偉 ITC)" w:date="2012-04-28T13:15:00Z">
              <w:r w:rsidR="00ED5CBE" w:rsidRPr="00FD03D9">
                <w:rPr>
                  <w:rStyle w:val="a7"/>
                  <w:rFonts w:eastAsia="宋体" w:hint="eastAsia"/>
                </w:rPr>
                <w:t>a.PdLine=@Line</w:t>
              </w:r>
            </w:ins>
            <w:ins w:id="96" w:author="Gao, Guan-Wei (高貫偉 ITC)" w:date="2012-06-12T10:45:00Z">
              <w:r w:rsidR="00ED5CBE">
                <w:rPr>
                  <w:rFonts w:eastAsia="宋体"/>
                </w:rPr>
                <w:fldChar w:fldCharType="end"/>
              </w:r>
              <w:r w:rsidR="00ED5CBE">
                <w:rPr>
                  <w:rFonts w:eastAsia="宋体" w:hint="eastAsia"/>
                </w:rPr>
                <w:t xml:space="preserve"> and isnull(</w:t>
              </w:r>
            </w:ins>
            <w:ins w:id="97" w:author="Gao, Guan-Wei (高貫偉 ITC)" w:date="2012-06-12T10:46:00Z">
              <w:r w:rsidR="00ED5CBE">
                <w:rPr>
                  <w:rFonts w:eastAsia="宋体" w:hint="eastAsia"/>
                </w:rPr>
                <w:t>b.Line,</w:t>
              </w:r>
              <w:r w:rsidR="00ED5CBE">
                <w:rPr>
                  <w:rFonts w:eastAsia="宋体"/>
                </w:rPr>
                <w:t>’’</w:t>
              </w:r>
              <w:r w:rsidR="00ED5CBE">
                <w:rPr>
                  <w:rFonts w:eastAsia="宋体" w:hint="eastAsia"/>
                </w:rPr>
                <w:t>)=</w:t>
              </w:r>
              <w:r w:rsidR="00ED5CBE">
                <w:rPr>
                  <w:rFonts w:eastAsia="宋体"/>
                </w:rPr>
                <w:t>’’</w:t>
              </w:r>
            </w:ins>
          </w:p>
        </w:tc>
      </w:tr>
      <w:tr w:rsidR="0087767C" w:rsidRPr="002F30E6" w:rsidTr="00616F40">
        <w:trPr>
          <w:trHeight w:val="194"/>
        </w:trPr>
        <w:tc>
          <w:tcPr>
            <w:tcW w:w="1231" w:type="pct"/>
          </w:tcPr>
          <w:p w:rsidR="0087767C" w:rsidRPr="007C18FC" w:rsidRDefault="0087767C" w:rsidP="00F64B39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3769" w:type="pct"/>
            <w:shd w:val="clear" w:color="auto" w:fill="auto"/>
          </w:tcPr>
          <w:p w:rsidR="00194912" w:rsidRPr="00AE6C6C" w:rsidRDefault="007C18FC" w:rsidP="008B2CB4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将</w:t>
            </w:r>
            <w:r>
              <w:rPr>
                <w:rFonts w:ascii="Arial" w:eastAsia="SimSun" w:hAnsi="Arial" w:hint="eastAsia"/>
                <w:sz w:val="22"/>
              </w:rPr>
              <w:t>bom</w:t>
            </w:r>
            <w:r>
              <w:rPr>
                <w:rFonts w:ascii="Arial" w:eastAsia="SimSun" w:hAnsi="Arial" w:hint="eastAsia"/>
                <w:sz w:val="22"/>
              </w:rPr>
              <w:t>中需要检料的</w:t>
            </w:r>
            <w:r>
              <w:rPr>
                <w:rFonts w:ascii="Arial" w:eastAsia="SimSun" w:hAnsi="Arial" w:hint="eastAsia"/>
                <w:sz w:val="22"/>
              </w:rPr>
              <w:t>part</w:t>
            </w:r>
            <w:r w:rsidR="00A00F45" w:rsidRPr="00A00F45">
              <w:rPr>
                <w:rFonts w:ascii="Arial" w:eastAsia="SimSun" w:hAnsi="Arial" w:hint="eastAsia"/>
                <w:sz w:val="22"/>
              </w:rPr>
              <w:t>通过</w:t>
            </w:r>
            <w:r w:rsidR="00A00F45" w:rsidRPr="00A00F45">
              <w:rPr>
                <w:rFonts w:ascii="Arial" w:eastAsia="SimSun" w:hAnsi="Arial"/>
                <w:sz w:val="22"/>
              </w:rPr>
              <w:t>kitting middleware</w:t>
            </w:r>
            <w:r w:rsidR="00A00F45" w:rsidRPr="00A00F45">
              <w:rPr>
                <w:rFonts w:ascii="Arial" w:eastAsia="SimSun" w:hAnsi="Arial" w:hint="eastAsia"/>
                <w:sz w:val="22"/>
              </w:rPr>
              <w:t>传至</w:t>
            </w:r>
            <w:r w:rsidR="00774578">
              <w:rPr>
                <w:rFonts w:ascii="Arial" w:eastAsia="SimSun" w:hAnsi="Arial"/>
                <w:sz w:val="22"/>
              </w:rPr>
              <w:t>Kitting Li</w:t>
            </w:r>
            <w:r w:rsidR="00F56B8F">
              <w:rPr>
                <w:rFonts w:ascii="Arial" w:eastAsia="SimSun" w:hAnsi="Arial" w:hint="eastAsia"/>
                <w:sz w:val="22"/>
              </w:rPr>
              <w:t>ne</w:t>
            </w:r>
            <w:r w:rsidR="00A00F45" w:rsidRPr="00A00F45">
              <w:rPr>
                <w:rFonts w:ascii="Arial" w:eastAsia="SimSun" w:hAnsi="Arial"/>
                <w:sz w:val="22"/>
              </w:rPr>
              <w:t xml:space="preserve"> Server</w:t>
            </w:r>
          </w:p>
        </w:tc>
      </w:tr>
      <w:tr w:rsidR="0087767C" w:rsidRPr="002F30E6" w:rsidTr="00616F40">
        <w:trPr>
          <w:trHeight w:val="194"/>
        </w:trPr>
        <w:tc>
          <w:tcPr>
            <w:tcW w:w="1231" w:type="pct"/>
          </w:tcPr>
          <w:p w:rsidR="0087767C" w:rsidRPr="002F30E6" w:rsidRDefault="0087767C" w:rsidP="00F64B39">
            <w:pPr>
              <w:rPr>
                <w:rFonts w:ascii="Arial" w:hAnsi="Arial"/>
                <w:sz w:val="22"/>
              </w:rPr>
            </w:pPr>
          </w:p>
        </w:tc>
        <w:tc>
          <w:tcPr>
            <w:tcW w:w="3769" w:type="pct"/>
            <w:shd w:val="clear" w:color="auto" w:fill="auto"/>
          </w:tcPr>
          <w:p w:rsidR="0087767C" w:rsidRDefault="00C37534" w:rsidP="008B2CB4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绑定</w:t>
            </w:r>
            <w:r>
              <w:rPr>
                <w:rFonts w:ascii="Arial" w:eastAsia="SimSun" w:hAnsi="Arial" w:hint="eastAsia"/>
                <w:sz w:val="22"/>
              </w:rPr>
              <w:t>ProdId</w:t>
            </w:r>
            <w:r>
              <w:rPr>
                <w:rFonts w:ascii="Arial" w:eastAsia="SimSun" w:hAnsi="Arial" w:hint="eastAsia"/>
                <w:sz w:val="22"/>
              </w:rPr>
              <w:t>和</w:t>
            </w:r>
            <w:r>
              <w:rPr>
                <w:rFonts w:ascii="Arial" w:eastAsia="SimSun" w:hAnsi="Arial" w:hint="eastAsia"/>
                <w:sz w:val="22"/>
              </w:rPr>
              <w:t>BoxId</w:t>
            </w:r>
          </w:p>
          <w:p w:rsidR="00A97B06" w:rsidRPr="00AE6C6C" w:rsidRDefault="00A97B06" w:rsidP="00A97B06">
            <w:pPr>
              <w:pStyle w:val="a8"/>
              <w:ind w:left="420" w:firstLineChars="0" w:firstLine="0"/>
              <w:rPr>
                <w:rFonts w:ascii="Arial" w:eastAsia="SimSun" w:hAnsi="Arial"/>
                <w:sz w:val="22"/>
              </w:rPr>
            </w:pPr>
          </w:p>
        </w:tc>
      </w:tr>
      <w:tr w:rsidR="00582839" w:rsidRPr="002F30E6" w:rsidTr="00616F40">
        <w:trPr>
          <w:trHeight w:val="194"/>
        </w:trPr>
        <w:tc>
          <w:tcPr>
            <w:tcW w:w="1231" w:type="pct"/>
          </w:tcPr>
          <w:p w:rsidR="00582839" w:rsidRPr="00340EE6" w:rsidRDefault="00582839" w:rsidP="00F64B39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3769" w:type="pct"/>
            <w:shd w:val="clear" w:color="auto" w:fill="auto"/>
          </w:tcPr>
          <w:p w:rsidR="00FB5D89" w:rsidRDefault="002C2C63" w:rsidP="00FB5D89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Arial" w:eastAsia="SimSun" w:hAnsi="Arial"/>
                <w:sz w:val="22"/>
              </w:rPr>
              <w:pPrChange w:id="98" w:author="Gao, Guan-Wei (高貫偉 ITC)" w:date="2012-04-18T17:11:00Z">
                <w:pPr/>
              </w:pPrChange>
            </w:pPr>
            <w:del w:id="99" w:author="Gao, Guan-Wei (高貫偉 ITC)" w:date="2012-04-18T17:11:00Z">
              <w:r w:rsidDel="00202C28">
                <w:rPr>
                  <w:rFonts w:ascii="Arial" w:eastAsia="SimSun" w:hAnsi="Arial" w:hint="eastAsia"/>
                  <w:sz w:val="22"/>
                </w:rPr>
                <w:delText>9.</w:delText>
              </w:r>
            </w:del>
            <w:r>
              <w:rPr>
                <w:rFonts w:ascii="Arial" w:eastAsia="SimSun" w:hAnsi="Arial" w:hint="eastAsia"/>
                <w:sz w:val="22"/>
              </w:rPr>
              <w:t>更新</w:t>
            </w:r>
            <w:r>
              <w:rPr>
                <w:rFonts w:ascii="Arial" w:eastAsia="SimSun" w:hAnsi="Arial" w:hint="eastAsia"/>
                <w:sz w:val="22"/>
              </w:rPr>
              <w:t>ProductStatus</w:t>
            </w:r>
            <w:r>
              <w:rPr>
                <w:rFonts w:ascii="Arial" w:eastAsia="SimSun" w:hAnsi="Arial" w:hint="eastAsia"/>
                <w:sz w:val="22"/>
              </w:rPr>
              <w:t>和</w:t>
            </w:r>
            <w:r>
              <w:rPr>
                <w:rFonts w:ascii="Arial" w:eastAsia="SimSun" w:hAnsi="Arial" w:hint="eastAsia"/>
                <w:sz w:val="22"/>
              </w:rPr>
              <w:t>ProductLog</w:t>
            </w:r>
          </w:p>
        </w:tc>
      </w:tr>
    </w:tbl>
    <w:p w:rsidR="00082077" w:rsidRPr="000C01CB" w:rsidRDefault="00082077" w:rsidP="00912308">
      <w:pPr>
        <w:ind w:left="420"/>
        <w:jc w:val="left"/>
        <w:rPr>
          <w:color w:val="FF0000"/>
        </w:rPr>
      </w:pPr>
    </w:p>
    <w:p w:rsidR="002451E9" w:rsidRDefault="002451E9" w:rsidP="00A00E0F">
      <w:pPr>
        <w:ind w:firstLineChars="200" w:firstLine="420"/>
        <w:jc w:val="left"/>
      </w:pPr>
    </w:p>
    <w:p w:rsidR="00082077" w:rsidRPr="00A8187C" w:rsidRDefault="00082077" w:rsidP="00A8187C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业务规则</w:t>
      </w:r>
    </w:p>
    <w:tbl>
      <w:tblPr>
        <w:tblW w:w="85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4"/>
        <w:gridCol w:w="6521"/>
      </w:tblGrid>
      <w:tr w:rsidR="000C01CB" w:rsidRPr="002F30E6" w:rsidTr="000C01CB">
        <w:trPr>
          <w:trHeight w:val="402"/>
        </w:trPr>
        <w:tc>
          <w:tcPr>
            <w:tcW w:w="1984" w:type="dxa"/>
            <w:shd w:val="clear" w:color="auto" w:fill="CCFFCC"/>
          </w:tcPr>
          <w:p w:rsidR="000C01CB" w:rsidRPr="002F30E6" w:rsidRDefault="000C01CB" w:rsidP="00F64B39">
            <w:pPr>
              <w:rPr>
                <w:rFonts w:ascii="Arial" w:hAnsi="Arial"/>
                <w:sz w:val="22"/>
              </w:rPr>
            </w:pPr>
            <w:r w:rsidRPr="002F30E6">
              <w:rPr>
                <w:rFonts w:ascii="Arial" w:hAnsi="Arial" w:hint="eastAsia"/>
                <w:sz w:val="22"/>
              </w:rPr>
              <w:t>Function</w:t>
            </w:r>
          </w:p>
        </w:tc>
        <w:tc>
          <w:tcPr>
            <w:tcW w:w="6521" w:type="dxa"/>
            <w:shd w:val="clear" w:color="auto" w:fill="CCFFCC"/>
          </w:tcPr>
          <w:p w:rsidR="000C01CB" w:rsidRPr="002F30E6" w:rsidRDefault="000C01CB" w:rsidP="00F64B39">
            <w:pPr>
              <w:rPr>
                <w:rFonts w:ascii="Arial" w:hAnsi="Arial"/>
                <w:sz w:val="22"/>
              </w:rPr>
            </w:pPr>
            <w:r w:rsidRPr="002F30E6">
              <w:rPr>
                <w:rFonts w:ascii="Arial" w:hAnsi="Arial" w:hint="eastAsia"/>
                <w:sz w:val="22"/>
              </w:rPr>
              <w:t>Rule</w:t>
            </w:r>
          </w:p>
        </w:tc>
      </w:tr>
      <w:tr w:rsidR="00BC56C2" w:rsidRPr="002F30E6" w:rsidTr="000C01CB">
        <w:trPr>
          <w:trHeight w:val="422"/>
        </w:trPr>
        <w:tc>
          <w:tcPr>
            <w:tcW w:w="1984" w:type="dxa"/>
            <w:shd w:val="clear" w:color="auto" w:fill="auto"/>
          </w:tcPr>
          <w:p w:rsidR="00BC56C2" w:rsidRDefault="00BC56C2" w:rsidP="00FE3648">
            <w:pPr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1.</w:t>
            </w:r>
            <w:r>
              <w:rPr>
                <w:rFonts w:ascii="Arial" w:eastAsia="SimSun" w:hAnsi="Arial" w:hint="eastAsia"/>
                <w:sz w:val="22"/>
              </w:rPr>
              <w:t>得到</w:t>
            </w:r>
            <w:r>
              <w:rPr>
                <w:rFonts w:ascii="Arial" w:eastAsia="SimSun" w:hAnsi="Arial" w:hint="eastAsia"/>
                <w:sz w:val="22"/>
              </w:rPr>
              <w:t>PdLine List</w:t>
            </w:r>
          </w:p>
        </w:tc>
        <w:tc>
          <w:tcPr>
            <w:tcW w:w="6521" w:type="dxa"/>
            <w:shd w:val="clear" w:color="auto" w:fill="auto"/>
          </w:tcPr>
          <w:p w:rsidR="00BC56C2" w:rsidRDefault="00BC56C2" w:rsidP="00FE364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[Line]</w:t>
            </w:r>
          </w:p>
          <w:p w:rsidR="00BC56C2" w:rsidRDefault="00BC56C2" w:rsidP="00FE3648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[IMES2012_GetData]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[Line]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[Stage]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'FA'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 w:rsidRPr="00C51DB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51DB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Flag</w:t>
            </w:r>
            <w:r w:rsidRPr="00C51DB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51DB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 Order By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[Line]</w:t>
            </w:r>
          </w:p>
        </w:tc>
      </w:tr>
      <w:tr w:rsidR="00BC56C2" w:rsidRPr="00202C28" w:rsidTr="000C01CB">
        <w:trPr>
          <w:trHeight w:val="422"/>
        </w:trPr>
        <w:tc>
          <w:tcPr>
            <w:tcW w:w="1984" w:type="dxa"/>
            <w:shd w:val="clear" w:color="auto" w:fill="auto"/>
          </w:tcPr>
          <w:p w:rsidR="00BC56C2" w:rsidRPr="007A2D4B" w:rsidRDefault="00BC56C2" w:rsidP="00FE3648">
            <w:pPr>
              <w:rPr>
                <w:rFonts w:ascii="Arial" w:hAnsi="Arial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4</w:t>
            </w:r>
            <w:r>
              <w:rPr>
                <w:rFonts w:ascii="Arial" w:eastAsia="SimSun" w:hAnsi="Arial" w:hint="eastAsia"/>
                <w:sz w:val="22"/>
              </w:rPr>
              <w:t xml:space="preserve">. </w:t>
            </w:r>
            <w:r>
              <w:rPr>
                <w:rFonts w:ascii="Arial" w:eastAsia="SimSun" w:hAnsi="Arial" w:hint="eastAsia"/>
                <w:sz w:val="22"/>
              </w:rPr>
              <w:t>若没有维护</w:t>
            </w:r>
            <w:r>
              <w:rPr>
                <w:rFonts w:ascii="Arial" w:eastAsia="SimSun" w:hAnsi="Arial" w:hint="eastAsia"/>
                <w:sz w:val="22"/>
              </w:rPr>
              <w:t>ProdId</w:t>
            </w:r>
            <w:r>
              <w:rPr>
                <w:rFonts w:ascii="Arial" w:eastAsia="SimSun" w:hAnsi="Arial" w:hint="eastAsia"/>
                <w:sz w:val="22"/>
              </w:rPr>
              <w:t>对应的</w:t>
            </w:r>
            <w:r>
              <w:rPr>
                <w:rFonts w:ascii="Arial" w:eastAsia="SimSun" w:hAnsi="Arial" w:hint="eastAsia"/>
                <w:sz w:val="22"/>
              </w:rPr>
              <w:t>family</w:t>
            </w:r>
            <w:r>
              <w:rPr>
                <w:rFonts w:ascii="Arial" w:eastAsia="SimSun" w:hAnsi="Arial" w:hint="eastAsia"/>
                <w:sz w:val="22"/>
              </w:rPr>
              <w:t>相应的</w:t>
            </w:r>
            <w:r>
              <w:rPr>
                <w:rFonts w:ascii="Arial" w:eastAsia="SimSun" w:hAnsi="Arial" w:hint="eastAsia"/>
                <w:sz w:val="22"/>
              </w:rPr>
              <w:t>kitting</w:t>
            </w:r>
            <w:r>
              <w:rPr>
                <w:rFonts w:ascii="Arial" w:eastAsia="SimSun" w:hAnsi="Arial" w:hint="eastAsia"/>
                <w:sz w:val="22"/>
              </w:rPr>
              <w:t>信息</w:t>
            </w:r>
          </w:p>
        </w:tc>
        <w:tc>
          <w:tcPr>
            <w:tcW w:w="6521" w:type="dxa"/>
            <w:shd w:val="clear" w:color="auto" w:fill="auto"/>
          </w:tcPr>
          <w:p w:rsidR="00BC56C2" w:rsidRPr="000C72A8" w:rsidRDefault="00BC56C2" w:rsidP="00E345C9">
            <w:pPr>
              <w:rPr>
                <w:rFonts w:ascii="Arial" w:eastAsia="SimSun" w:hAnsi="Arial"/>
                <w:sz w:val="22"/>
              </w:rPr>
            </w:pPr>
            <w:r w:rsidRPr="000C72A8">
              <w:rPr>
                <w:rFonts w:ascii="Arial" w:eastAsia="SimSun" w:hAnsi="Arial" w:hint="eastAsia"/>
                <w:sz w:val="22"/>
              </w:rPr>
              <w:t>在</w:t>
            </w:r>
            <w:r w:rsidRPr="002203E7">
              <w:rPr>
                <w:rFonts w:ascii="Arial" w:eastAsia="SimSun" w:hAnsi="Arial" w:hint="eastAsia"/>
                <w:sz w:val="22"/>
              </w:rPr>
              <w:t>WipBuffer</w:t>
            </w:r>
            <w:r w:rsidRPr="000C72A8">
              <w:rPr>
                <w:rFonts w:ascii="Arial" w:eastAsia="SimSun" w:hAnsi="Arial" w:hint="eastAsia"/>
                <w:sz w:val="22"/>
              </w:rPr>
              <w:t>表中不存在</w:t>
            </w:r>
            <w:r w:rsidRPr="002203E7">
              <w:rPr>
                <w:rFonts w:ascii="Arial" w:eastAsia="SimSun" w:hAnsi="Arial" w:hint="eastAsia"/>
                <w:sz w:val="22"/>
              </w:rPr>
              <w:t xml:space="preserve">Code </w:t>
            </w:r>
            <w:r w:rsidRPr="000C72A8">
              <w:rPr>
                <w:rFonts w:ascii="Arial" w:eastAsia="SimSun" w:hAnsi="Arial" w:hint="eastAsia"/>
                <w:sz w:val="22"/>
              </w:rPr>
              <w:t>=</w:t>
            </w:r>
            <w:r w:rsidRPr="002203E7">
              <w:rPr>
                <w:rFonts w:ascii="Arial" w:eastAsia="SimSun" w:hAnsi="Arial" w:hint="eastAsia"/>
                <w:sz w:val="22"/>
              </w:rPr>
              <w:t xml:space="preserve"> @family </w:t>
            </w:r>
            <w:r w:rsidRPr="000C72A8">
              <w:rPr>
                <w:rFonts w:ascii="Arial" w:eastAsia="SimSun" w:hAnsi="Arial" w:hint="eastAsia"/>
                <w:sz w:val="22"/>
              </w:rPr>
              <w:t>的纪录</w:t>
            </w:r>
          </w:p>
          <w:p w:rsidR="00BC56C2" w:rsidRDefault="00BC56C2" w:rsidP="00D86DAA">
            <w:pP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 w:rsidRPr="002203E7">
              <w:rPr>
                <w:rFonts w:ascii="Arial" w:eastAsia="SimSun" w:hAnsi="Arial" w:hint="eastAsia"/>
                <w:sz w:val="22"/>
              </w:rPr>
              <w:t>@family</w:t>
            </w:r>
            <w:r w:rsidRPr="000C72A8">
              <w:rPr>
                <w:rFonts w:ascii="Arial" w:eastAsia="SimSun" w:hAnsi="Arial" w:hint="eastAsia"/>
                <w:sz w:val="22"/>
              </w:rPr>
              <w:t xml:space="preserve"> =M</w:t>
            </w:r>
            <w:r w:rsidRPr="00271919">
              <w:rPr>
                <w:rFonts w:ascii="Arial" w:eastAsia="SimSun" w:hAnsi="Arial" w:hint="eastAsia"/>
                <w:sz w:val="22"/>
              </w:rPr>
              <w:t>odel</w:t>
            </w:r>
            <w:r w:rsidRPr="000C72A8">
              <w:rPr>
                <w:rFonts w:ascii="Arial" w:eastAsia="SimSun" w:hAnsi="Arial" w:hint="eastAsia"/>
                <w:sz w:val="22"/>
              </w:rPr>
              <w:t>.F</w:t>
            </w:r>
            <w:r w:rsidRPr="002203E7">
              <w:rPr>
                <w:rFonts w:ascii="Arial" w:eastAsia="SimSun" w:hAnsi="Arial" w:hint="eastAsia"/>
                <w:sz w:val="22"/>
              </w:rPr>
              <w:t>amily</w:t>
            </w:r>
            <w:r w:rsidR="00D86DAA" w:rsidRPr="002D2271"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t xml:space="preserve"> </w:t>
            </w:r>
          </w:p>
          <w:p w:rsidR="00E801C0" w:rsidRDefault="00E801C0" w:rsidP="00E801C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t>I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f Not Exist(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Top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 [ID]</w:t>
            </w:r>
          </w:p>
          <w:p w:rsidR="00E801C0" w:rsidRDefault="00E801C0" w:rsidP="006D0281">
            <w:pPr>
              <w:rPr>
                <w:ins w:id="100" w:author="Gao, Guan-Wei (高貫偉 ITC)" w:date="2012-04-18T16:41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[IMES2012_FA]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[WipBuffer]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[KittingType]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'FA</w:t>
            </w:r>
            <w:r w:rsidR="006D0281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Kitting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[Code]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2203E7">
              <w:rPr>
                <w:rFonts w:ascii="Arial" w:eastAsia="SimSun" w:hAnsi="Arial" w:hint="eastAsia"/>
                <w:sz w:val="22"/>
              </w:rPr>
              <w:t xml:space="preserve"> @family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)</w:t>
            </w:r>
          </w:p>
          <w:p w:rsidR="00FE3648" w:rsidRDefault="00FE3648" w:rsidP="006D0281">
            <w:pPr>
              <w:rPr>
                <w:ins w:id="101" w:author="Gao, Guan-Wei (高貫偉 ITC)" w:date="2012-04-18T16:41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</w:p>
          <w:p w:rsidR="00FE3648" w:rsidRDefault="00FB5D89" w:rsidP="006D0281">
            <w:pPr>
              <w:rPr>
                <w:ins w:id="102" w:author="Gao, Guan-Wei (高貫偉 ITC)" w:date="2012-04-18T17:07:00Z"/>
                <w:rFonts w:ascii="Courier New" w:eastAsia="宋体" w:hAnsi="Courier New" w:cs="Courier New"/>
                <w:b/>
                <w:noProof/>
                <w:color w:val="FF0000"/>
                <w:kern w:val="0"/>
                <w:sz w:val="22"/>
                <w:lang w:val="es-ES"/>
              </w:rPr>
            </w:pPr>
            <w:ins w:id="103" w:author="Gao, Guan-Wei (高貫偉 ITC)" w:date="2012-04-18T16:42:00Z">
              <w:r w:rsidRPr="00FB5D89">
                <w:rPr>
                  <w:rFonts w:ascii="Courier New" w:eastAsia="宋体" w:hAnsi="Courier New" w:cs="Courier New"/>
                  <w:b/>
                  <w:noProof/>
                  <w:color w:val="FF0000"/>
                  <w:kern w:val="0"/>
                  <w:sz w:val="22"/>
                  <w:highlight w:val="yellow"/>
                  <w:lang w:val="es-ES"/>
                  <w:rPrChange w:id="104" w:author="Gao, Guan-Wei (高貫偉 ITC)" w:date="2012-04-18T16:42:00Z">
                    <w:rPr>
                      <w:rFonts w:ascii="Courier New" w:eastAsia="宋体" w:hAnsi="Courier New" w:cs="Courier New"/>
                      <w:noProof/>
                      <w:color w:val="FF0000"/>
                      <w:kern w:val="0"/>
                      <w:sz w:val="22"/>
                      <w:u w:val="single"/>
                      <w:lang w:val="es-ES"/>
                    </w:rPr>
                  </w:rPrChange>
                </w:rPr>
                <w:t>Phase II 2012-4-18</w:t>
              </w:r>
            </w:ins>
          </w:p>
          <w:p w:rsidR="00FB5D89" w:rsidRDefault="006B3ACA" w:rsidP="00FB5D89">
            <w:pPr>
              <w:pStyle w:val="a8"/>
              <w:numPr>
                <w:ilvl w:val="0"/>
                <w:numId w:val="5"/>
              </w:numPr>
              <w:ind w:firstLineChars="0"/>
              <w:rPr>
                <w:ins w:id="105" w:author="Gao, Guan-Wei (高貫偉 ITC)" w:date="2012-04-18T17:52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06" w:author="Gao, Guan-Wei (高貫偉 ITC)" w:date="2012-04-18T17:14:00Z">
                <w:pPr/>
              </w:pPrChange>
            </w:pPr>
            <w:ins w:id="107" w:author="Gao, Guan-Wei (高貫偉 ITC)" w:date="2012-04-18T17:52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Syssetting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中添加设置</w:t>
              </w:r>
            </w:ins>
          </w:p>
          <w:p w:rsidR="00FB5D89" w:rsidRDefault="006B3ACA" w:rsidP="00FB5D89">
            <w:pPr>
              <w:ind w:firstLineChars="200" w:firstLine="440"/>
              <w:rPr>
                <w:ins w:id="108" w:author="Gao, Guan-Wei (高貫偉 ITC)" w:date="2012-04-18T17:53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09" w:author="Gao, Guan-Wei (高貫偉 ITC)" w:date="2012-04-18T17:54:00Z">
                <w:pPr/>
              </w:pPrChange>
            </w:pPr>
            <w:ins w:id="110" w:author="Gao, Guan-Wei (高貫偉 ITC)" w:date="2012-04-18T17:52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Name=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FAKitt</w:t>
              </w:r>
            </w:ins>
            <w:ins w:id="111" w:author="Gao, Guan-Wei (高貫偉 ITC)" w:date="2012-04-18T17:53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ingCheckItem</w:t>
              </w:r>
            </w:ins>
            <w:ins w:id="112" w:author="Gao, Guan-Wei (高貫偉 ITC)" w:date="2012-04-18T17:52:00Z"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</w:p>
          <w:p w:rsidR="00FB5D89" w:rsidRDefault="006B3ACA" w:rsidP="00FB5D89">
            <w:pPr>
              <w:ind w:firstLineChars="200" w:firstLine="440"/>
              <w:rPr>
                <w:ins w:id="113" w:author="Gao, Guan-Wei (高貫偉 ITC)" w:date="2012-04-18T17:53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14" w:author="Gao, Guan-Wei (高貫偉 ITC)" w:date="2012-04-18T17:54:00Z">
                <w:pPr/>
              </w:pPrChange>
            </w:pPr>
            <w:ins w:id="115" w:author="Gao, Guan-Wei (高貫偉 ITC)" w:date="2012-04-18T17:53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Value=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  <w:ins w:id="116" w:author="Gao, Guan-Wei (高貫偉 ITC)" w:date="2012-04-18T17:54:00Z">
              <w:r w:rsidRPr="006B3ACA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WWAN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~WL~</w:t>
              </w:r>
              <w:r w:rsidRPr="006B3ACA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HDD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~</w:t>
              </w:r>
              <w:r w:rsidRPr="006B3ACA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DDR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~</w:t>
              </w:r>
              <w:r w:rsidRPr="006B3ACA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CPU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~</w:t>
              </w:r>
              <w:r w:rsidRPr="006B3ACA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LCM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~</w:t>
              </w:r>
              <w:r w:rsidRPr="006B3ACA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BAT</w:t>
              </w:r>
            </w:ins>
            <w:ins w:id="117" w:author="Gao, Guan-Wei (高貫偉 ITC)" w:date="2012-04-18T17:53:00Z"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</w:p>
          <w:p w:rsidR="00FB5D89" w:rsidRDefault="006B3ACA" w:rsidP="00FB5D89">
            <w:pPr>
              <w:ind w:firstLineChars="200" w:firstLine="440"/>
              <w:jc w:val="left"/>
              <w:rPr>
                <w:ins w:id="118" w:author="Gao, Guan-Wei (高貫偉 ITC)" w:date="2012-04-18T17:54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19" w:author="Gao, Guan-Wei (高貫偉 ITC)" w:date="2012-04-18T17:54:00Z">
                <w:pPr/>
              </w:pPrChange>
            </w:pPr>
            <w:ins w:id="120" w:author="Gao, Guan-Wei (高貫偉 ITC)" w:date="2012-04-18T17:53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Description=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最多限制：</w:t>
              </w:r>
              <w:r w:rsidRPr="006B3ACA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WWAN/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WL</w:t>
              </w:r>
              <w:r w:rsidRPr="006B3ACA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/HDD/DDR/CPU/LCM/BAT/KB</w:t>
              </w:r>
            </w:ins>
            <w:ins w:id="121" w:author="Gao, Guan-Wei (高貫偉 ITC)" w:date="2012-04-19T15:10:00Z">
              <w:r w:rsidR="009C1C8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/ODD/In</w:t>
              </w:r>
              <w:r w:rsidR="00196AD6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verter/TPDL/BTDL/TPCB/BTCB/</w:t>
              </w:r>
            </w:ins>
            <w:ins w:id="122" w:author="Gao, Guan-Wei (高貫偉 ITC)" w:date="2012-04-19T15:11:00Z">
              <w:r w:rsidR="009C1C8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MB</w:t>
              </w:r>
            </w:ins>
            <w:ins w:id="123" w:author="Gao, Guan-Wei (高貫偉 ITC)" w:date="2012-04-18T17:53:00Z"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</w:p>
          <w:p w:rsidR="00FB5D89" w:rsidRPr="00FB5D89" w:rsidRDefault="006B3ACA" w:rsidP="00FB5D89">
            <w:pPr>
              <w:pStyle w:val="a8"/>
              <w:numPr>
                <w:ilvl w:val="0"/>
                <w:numId w:val="5"/>
              </w:numPr>
              <w:ind w:firstLineChars="0"/>
              <w:rPr>
                <w:ins w:id="124" w:author="Gao, Guan-Wei (高貫偉 ITC)" w:date="2012-04-18T17:52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  <w:rPrChange w:id="125" w:author="Gao, Guan-Wei (高貫偉 ITC)" w:date="2012-04-18T17:52:00Z">
                  <w:rPr>
                    <w:ins w:id="126" w:author="Gao, Guan-Wei (高貫偉 ITC)" w:date="2012-04-18T17:52:00Z"/>
                    <w:noProof/>
                    <w:kern w:val="0"/>
                    <w:lang w:val="es-ES"/>
                  </w:rPr>
                </w:rPrChange>
              </w:rPr>
              <w:pPrChange w:id="127" w:author="Gao, Guan-Wei (高貫偉 ITC)" w:date="2012-04-18T17:56:00Z">
                <w:pPr/>
              </w:pPrChange>
            </w:pPr>
            <w:ins w:id="128" w:author="Gao, Guan-Wei (高貫偉 ITC)" w:date="2012-04-18T17:54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获取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Syssetting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中添加设置的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FAKittingCheckItem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  <w:ins w:id="129" w:author="Gao, Guan-Wei (高貫偉 ITC)" w:date="2012-04-18T17:5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Value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，用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~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分割</w:t>
              </w:r>
            </w:ins>
            <w:ins w:id="130" w:author="Gao, Guan-Wei (高貫偉 ITC)" w:date="2012-04-19T13:19:00Z">
              <w:r w:rsidR="00107382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；若为空或者</w:t>
              </w:r>
              <w:r w:rsidR="00107382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Null</w:t>
              </w:r>
              <w:r w:rsidR="00107382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，则不进行</w:t>
              </w:r>
              <w:r w:rsidR="00107382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Check</w:t>
              </w:r>
            </w:ins>
          </w:p>
          <w:p w:rsidR="00FB5D89" w:rsidRPr="00FB5D89" w:rsidRDefault="009F3A71" w:rsidP="00FB5D89">
            <w:pPr>
              <w:pStyle w:val="a8"/>
              <w:numPr>
                <w:ilvl w:val="0"/>
                <w:numId w:val="5"/>
              </w:numPr>
              <w:ind w:firstLineChars="0"/>
              <w:rPr>
                <w:ins w:id="131" w:author="Gao, Guan-Wei (高貫偉 ITC)" w:date="2012-04-18T17:13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  <w:rPrChange w:id="132" w:author="Gao, Guan-Wei (高貫偉 ITC)" w:date="2012-04-18T17:14:00Z">
                  <w:rPr>
                    <w:ins w:id="133" w:author="Gao, Guan-Wei (高貫偉 ITC)" w:date="2012-04-18T17:13:00Z"/>
                    <w:rFonts w:ascii="Courier New" w:eastAsia="宋体" w:hAnsi="Courier New" w:cs="Courier New"/>
                    <w:b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pPrChange w:id="134" w:author="Gao, Guan-Wei (高貫偉 ITC)" w:date="2012-04-18T17:14:00Z">
                <w:pPr/>
              </w:pPrChange>
            </w:pPr>
            <w:ins w:id="135" w:author="Gao, Guan-Wei (高貫偉 ITC)" w:date="2012-04-18T17:50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取得</w:t>
              </w:r>
            </w:ins>
            <w:ins w:id="136" w:author="Gao, Guan-Wei (高貫偉 ITC)" w:date="2012-04-18T17:55:00Z">
              <w:r w:rsidR="006B3AC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所得检查类型的</w:t>
              </w:r>
            </w:ins>
            <w:ins w:id="137" w:author="Gao, Guan-Wei (高貫偉 ITC)" w:date="2012-04-18T17:50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WipBuffer</w:t>
              </w:r>
            </w:ins>
            <w:ins w:id="138" w:author="Gao, Guan-Wei (高貫偉 ITC)" w:date="2012-04-18T17:55:00Z">
              <w:r w:rsidR="006B3AC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中料的</w:t>
              </w:r>
            </w:ins>
            <w:ins w:id="139" w:author="Gao, Guan-Wei (高貫偉 ITC)" w:date="2012-04-18T17:26:00Z"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PartNo</w:t>
              </w:r>
            </w:ins>
            <w:ins w:id="140" w:author="Gao, Guan-Wei (高貫偉 ITC)" w:date="2012-04-18T17:51:00Z">
              <w:r w:rsidR="00F67801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，方法如下：</w:t>
              </w:r>
            </w:ins>
          </w:p>
          <w:p w:rsidR="00FB5D89" w:rsidRDefault="00FB5D89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141" w:author="Gao, Guan-Wei (高貫偉 ITC)" w:date="2012-04-18T17:1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42" w:author="Gao, Guan-Wei (高貫偉 ITC)" w:date="2012-04-18T17:14:00Z">
                <w:pPr/>
              </w:pPrChange>
            </w:pPr>
            <w:ins w:id="143" w:author="Gao, Guan-Wei (高貫偉 ITC)" w:date="2012-04-18T17:13:00Z">
              <w:r w:rsidRPr="00FB5D89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  <w:rPrChange w:id="144" w:author="Gao, Guan-Wei (高貫偉 ITC)" w:date="2012-04-18T17:14:00Z">
                    <w:rPr>
                      <w:rFonts w:ascii="Courier New" w:eastAsia="宋体" w:hAnsi="Courier New" w:cs="Courier New"/>
                      <w:b/>
                      <w:noProof/>
                      <w:color w:val="FF0000"/>
                      <w:kern w:val="0"/>
                      <w:sz w:val="22"/>
                      <w:u w:val="single"/>
                      <w:lang w:val="es-ES"/>
                    </w:rPr>
                  </w:rPrChange>
                </w:rPr>
                <w:t>WWAN</w:t>
              </w:r>
            </w:ins>
          </w:p>
          <w:p w:rsidR="00FB5D89" w:rsidRPr="00FB5D89" w:rsidRDefault="00FB5D89" w:rsidP="00FB5D89">
            <w:pPr>
              <w:ind w:firstLineChars="390" w:firstLine="858"/>
              <w:rPr>
                <w:ins w:id="145" w:author="Gao, Guan-Wei (高貫偉 ITC)" w:date="2012-04-18T17:18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  <w:rPrChange w:id="146" w:author="Gao, Guan-Wei (高貫偉 ITC)" w:date="2012-04-18T17:18:00Z">
                  <w:rPr>
                    <w:ins w:id="147" w:author="Gao, Guan-Wei (高貫偉 ITC)" w:date="2012-04-18T17:18:00Z"/>
                    <w:noProof/>
                    <w:kern w:val="0"/>
                    <w:lang w:val="es-ES"/>
                  </w:rPr>
                </w:rPrChange>
              </w:rPr>
              <w:pPrChange w:id="148" w:author="Gao, Guan-Wei (高貫偉 ITC)" w:date="2012-04-18T17:18:00Z">
                <w:pPr>
                  <w:pStyle w:val="a8"/>
                  <w:ind w:left="840"/>
                </w:pPr>
              </w:pPrChange>
            </w:pPr>
            <w:ins w:id="149" w:author="Gao, Guan-Wei (高貫偉 ITC)" w:date="2012-04-18T17:18:00Z">
              <w:r w:rsidRPr="00FB5D89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  <w:rPrChange w:id="150" w:author="Gao, Guan-Wei (高貫偉 ITC)" w:date="2012-04-18T17:18:00Z">
                    <w:rPr>
                      <w:noProof/>
                      <w:color w:val="0000FF" w:themeColor="hyperlink"/>
                      <w:kern w:val="0"/>
                      <w:u w:val="single"/>
                      <w:lang w:val="es-ES"/>
                    </w:rPr>
                  </w:rPrChange>
                </w:rPr>
                <w:t>1</w:t>
              </w:r>
              <w:r w:rsidRPr="00FB5D89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  <w:rPrChange w:id="151" w:author="Gao, Guan-Wei (高貫偉 ITC)" w:date="2012-04-18T17:18:00Z">
                    <w:rPr>
                      <w:rFonts w:hint="eastAsia"/>
                      <w:noProof/>
                      <w:color w:val="0000FF" w:themeColor="hyperlink"/>
                      <w:kern w:val="0"/>
                      <w:u w:val="single"/>
                      <w:lang w:val="es-ES"/>
                    </w:rPr>
                  </w:rPrChange>
                </w:rPr>
                <w:t>）</w:t>
              </w:r>
              <w:r w:rsid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FB5D89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  <w:rPrChange w:id="152" w:author="Gao, Guan-Wei (高貫偉 ITC)" w:date="2012-04-18T17:18:00Z">
                    <w:rPr>
                      <w:noProof/>
                      <w:color w:val="0000FF" w:themeColor="hyperlink"/>
                      <w:kern w:val="0"/>
                      <w:u w:val="single"/>
                      <w:lang w:val="es-ES"/>
                    </w:rPr>
                  </w:rPrChange>
                </w:rPr>
                <w:t>BM-&gt;KP</w:t>
              </w:r>
            </w:ins>
          </w:p>
          <w:p w:rsidR="00FB5D89" w:rsidRPr="00FB5D89" w:rsidRDefault="00FB5D89" w:rsidP="00FB5D89">
            <w:pPr>
              <w:ind w:firstLineChars="390" w:firstLine="858"/>
              <w:rPr>
                <w:ins w:id="153" w:author="Gao, Guan-Wei (高貫偉 ITC)" w:date="2012-04-18T17:18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  <w:rPrChange w:id="154" w:author="Gao, Guan-Wei (高貫偉 ITC)" w:date="2012-04-18T17:18:00Z">
                  <w:rPr>
                    <w:ins w:id="155" w:author="Gao, Guan-Wei (高貫偉 ITC)" w:date="2012-04-18T17:18:00Z"/>
                    <w:noProof/>
                    <w:kern w:val="0"/>
                    <w:lang w:val="es-ES"/>
                  </w:rPr>
                </w:rPrChange>
              </w:rPr>
              <w:pPrChange w:id="156" w:author="Gao, Guan-Wei (高貫偉 ITC)" w:date="2012-04-18T17:18:00Z">
                <w:pPr>
                  <w:pStyle w:val="a8"/>
                  <w:ind w:left="840"/>
                </w:pPr>
              </w:pPrChange>
            </w:pPr>
            <w:ins w:id="157" w:author="Gao, Guan-Wei (高貫偉 ITC)" w:date="2012-04-18T17:18:00Z">
              <w:r w:rsidRPr="00FB5D89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  <w:rPrChange w:id="158" w:author="Gao, Guan-Wei (高貫偉 ITC)" w:date="2012-04-18T17:18:00Z">
                    <w:rPr>
                      <w:noProof/>
                      <w:color w:val="0000FF" w:themeColor="hyperlink"/>
                      <w:kern w:val="0"/>
                      <w:u w:val="single"/>
                      <w:lang w:val="es-ES"/>
                    </w:rPr>
                  </w:rPrChange>
                </w:rPr>
                <w:t>2</w:t>
              </w:r>
              <w:r w:rsidRPr="00FB5D89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  <w:rPrChange w:id="159" w:author="Gao, Guan-Wei (高貫偉 ITC)" w:date="2012-04-18T17:18:00Z">
                    <w:rPr>
                      <w:rFonts w:hint="eastAsia"/>
                      <w:noProof/>
                      <w:color w:val="0000FF" w:themeColor="hyperlink"/>
                      <w:kern w:val="0"/>
                      <w:u w:val="single"/>
                      <w:lang w:val="es-ES"/>
                    </w:rPr>
                  </w:rPrChange>
                </w:rPr>
                <w:t>）</w:t>
              </w:r>
              <w:r w:rsid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FB5D89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  <w:rPrChange w:id="160" w:author="Gao, Guan-Wei (高貫偉 ITC)" w:date="2012-04-18T17:18:00Z">
                    <w:rPr>
                      <w:noProof/>
                      <w:color w:val="0000FF" w:themeColor="hyperlink"/>
                      <w:kern w:val="0"/>
                      <w:u w:val="single"/>
                      <w:lang w:val="es-ES"/>
                    </w:rPr>
                  </w:rPrChange>
                </w:rPr>
                <w:t>P1-&gt;KP</w:t>
              </w:r>
            </w:ins>
          </w:p>
          <w:p w:rsidR="00FB5D89" w:rsidRDefault="000A2BC8" w:rsidP="00FB5D89">
            <w:pPr>
              <w:pStyle w:val="a8"/>
              <w:ind w:left="840" w:firstLineChars="0" w:firstLine="0"/>
              <w:rPr>
                <w:ins w:id="161" w:author="Gao, Guan-Wei (高貫偉 ITC)" w:date="2012-04-18T17:1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62" w:author="Gao, Guan-Wei (高貫偉 ITC)" w:date="2012-04-18T17:16:00Z">
                <w:pPr/>
              </w:pPrChange>
            </w:pPr>
            <w:ins w:id="163" w:author="Gao, Guan-Wei (高貫偉 ITC)" w:date="2012-04-18T17:2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3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</w:ins>
            <w:ins w:id="164" w:author="Gao, Guan-Wei (高貫偉 ITC)" w:date="2012-04-18T17:18:00Z">
              <w:r w:rsid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="00202C28" w:rsidRPr="00202C2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</w:ins>
          </w:p>
          <w:p w:rsidR="00FB5D89" w:rsidRDefault="00202C28" w:rsidP="00FB5D89">
            <w:pPr>
              <w:pStyle w:val="a8"/>
              <w:ind w:left="840" w:firstLineChars="0" w:firstLine="0"/>
              <w:rPr>
                <w:ins w:id="165" w:author="Gao, Guan-Wei (高貫偉 ITC)" w:date="2012-04-18T17:14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66" w:author="Gao, Guan-Wei (高貫偉 ITC)" w:date="2012-04-18T17:15:00Z">
                <w:pPr/>
              </w:pPrChange>
            </w:pPr>
            <w:ins w:id="167" w:author="Gao, Guan-Wei (高貫偉 ITC)" w:date="2012-04-18T17:1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</w:ins>
            <w:ins w:id="168" w:author="Gao, Guan-Wei (高貫偉 ITC)" w:date="2012-04-18T17:1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Like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WWAN%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  <w:ins w:id="169" w:author="Gao, Guan-Wei (高貫偉 ITC)" w:date="2012-04-18T17:19:00Z"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，反查</w:t>
              </w:r>
            </w:ins>
            <w:ins w:id="170" w:author="Gao, Guan-Wei (高貫偉 ITC)" w:date="2012-04-18T17:25:00Z"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BomNodeType=</w:t>
              </w:r>
              <w:r w:rsidR="000A2BC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  <w:r w:rsidR="000A2BC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</w:ins>
            <w:ins w:id="171" w:author="Gao, Guan-Wei (高貫偉 ITC)" w:date="2012-04-18T17:28:00Z">
              <w:r w:rsidR="000A2BC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202C28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172" w:author="Gao, Guan-Wei (高貫偉 ITC)" w:date="2012-04-18T17:27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73" w:author="Gao, Guan-Wei (高貫偉 ITC)" w:date="2012-04-18T17:14:00Z">
                <w:pPr/>
              </w:pPrChange>
            </w:pPr>
            <w:ins w:id="174" w:author="Gao, Guan-Wei (高貫偉 ITC)" w:date="2012-04-18T17:14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WL</w:t>
              </w:r>
            </w:ins>
          </w:p>
          <w:p w:rsidR="000A2BC8" w:rsidRPr="00202C28" w:rsidRDefault="000A2BC8" w:rsidP="000A2BC8">
            <w:pPr>
              <w:ind w:firstLineChars="390" w:firstLine="858"/>
              <w:rPr>
                <w:ins w:id="175" w:author="Gao, Guan-Wei (高貫偉 ITC)" w:date="2012-04-18T17:28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176" w:author="Gao, Guan-Wei (高貫偉 ITC)" w:date="2012-04-18T17:28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BM-&gt;KP</w:t>
              </w:r>
            </w:ins>
          </w:p>
          <w:p w:rsidR="000A2BC8" w:rsidRPr="00202C28" w:rsidRDefault="000A2BC8" w:rsidP="000A2BC8">
            <w:pPr>
              <w:ind w:firstLineChars="390" w:firstLine="858"/>
              <w:rPr>
                <w:ins w:id="177" w:author="Gao, Guan-Wei (高貫偉 ITC)" w:date="2012-04-18T17:28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178" w:author="Gao, Guan-Wei (高貫偉 ITC)" w:date="2012-04-18T17:28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2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P1-&gt;KP</w:t>
              </w:r>
            </w:ins>
          </w:p>
          <w:p w:rsidR="000A2BC8" w:rsidRDefault="000A2BC8" w:rsidP="000A2BC8">
            <w:pPr>
              <w:pStyle w:val="a8"/>
              <w:ind w:left="840" w:firstLineChars="0" w:firstLine="0"/>
              <w:rPr>
                <w:ins w:id="179" w:author="Gao, Guan-Wei (高貫偉 ITC)" w:date="2012-04-18T17:28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180" w:author="Gao, Guan-Wei (高貫偉 ITC)" w:date="2012-04-18T17:28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3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</w:ins>
          </w:p>
          <w:p w:rsidR="00FB5D89" w:rsidRDefault="000A2BC8" w:rsidP="00FB5D89">
            <w:pPr>
              <w:pStyle w:val="a8"/>
              <w:ind w:left="840" w:firstLineChars="0" w:firstLine="0"/>
              <w:rPr>
                <w:ins w:id="181" w:author="Gao, Guan-Wei (高貫偉 ITC)" w:date="2012-04-18T17:14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82" w:author="Gao, Guan-Wei (高貫偉 ITC)" w:date="2012-04-18T17:28:00Z">
                <w:pPr/>
              </w:pPrChange>
            </w:pPr>
            <w:ins w:id="183" w:author="Gao, Guan-Wei (高貫偉 ITC)" w:date="2012-04-18T17:28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Like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 w:rsidRPr="000A2BC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WIRELESS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，反查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BomNodeType=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202C28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184" w:author="Gao, Guan-Wei (高貫偉 ITC)" w:date="2012-04-18T17:28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85" w:author="Gao, Guan-Wei (高貫偉 ITC)" w:date="2012-04-18T17:14:00Z">
                <w:pPr/>
              </w:pPrChange>
            </w:pPr>
            <w:ins w:id="186" w:author="Gao, Guan-Wei (高貫偉 ITC)" w:date="2012-04-18T17:14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HDD</w:t>
              </w:r>
            </w:ins>
          </w:p>
          <w:p w:rsidR="005C30AD" w:rsidRPr="00202C28" w:rsidRDefault="005C30AD" w:rsidP="005C30AD">
            <w:pPr>
              <w:ind w:firstLineChars="390" w:firstLine="858"/>
              <w:rPr>
                <w:ins w:id="187" w:author="Gao, Guan-Wei (高貫偉 ITC)" w:date="2012-04-18T17:2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188" w:author="Gao, Guan-Wei (高貫偉 ITC)" w:date="2012-04-18T17:29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BM-&gt;KP</w:t>
              </w:r>
            </w:ins>
          </w:p>
          <w:p w:rsidR="005C30AD" w:rsidRPr="00202C28" w:rsidRDefault="005C30AD" w:rsidP="005C30AD">
            <w:pPr>
              <w:ind w:firstLineChars="390" w:firstLine="858"/>
              <w:rPr>
                <w:ins w:id="189" w:author="Gao, Guan-Wei (高貫偉 ITC)" w:date="2012-04-18T17:2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190" w:author="Gao, Guan-Wei (高貫偉 ITC)" w:date="2012-04-18T17:29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2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P1-&gt;KP</w:t>
              </w:r>
            </w:ins>
          </w:p>
          <w:p w:rsidR="005C30AD" w:rsidRDefault="005C30AD" w:rsidP="005C30AD">
            <w:pPr>
              <w:pStyle w:val="a8"/>
              <w:ind w:left="840" w:firstLineChars="0" w:firstLine="0"/>
              <w:rPr>
                <w:ins w:id="191" w:author="Gao, Guan-Wei (高貫偉 ITC)" w:date="2012-04-18T17:2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192" w:author="Gao, Guan-Wei (高貫偉 ITC)" w:date="2012-04-18T17:2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3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</w:ins>
          </w:p>
          <w:p w:rsidR="00FB5D89" w:rsidRDefault="005C30AD" w:rsidP="00FB5D89">
            <w:pPr>
              <w:pStyle w:val="a8"/>
              <w:ind w:left="840" w:firstLineChars="0" w:firstLine="0"/>
              <w:rPr>
                <w:ins w:id="193" w:author="Gao, Guan-Wei (高貫偉 ITC)" w:date="2012-04-18T17:14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94" w:author="Gao, Guan-Wei (高貫偉 ITC)" w:date="2012-04-18T17:29:00Z">
                <w:pPr/>
              </w:pPrChange>
            </w:pPr>
            <w:ins w:id="195" w:author="Gao, Guan-Wei (高貫偉 ITC)" w:date="2012-04-18T17:2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Like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HDD%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，反查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BomNodeType=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202C28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196" w:author="Gao, Guan-Wei (高貫偉 ITC)" w:date="2012-04-18T17:2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197" w:author="Gao, Guan-Wei (高貫偉 ITC)" w:date="2012-04-18T17:14:00Z">
                <w:pPr/>
              </w:pPrChange>
            </w:pPr>
            <w:ins w:id="198" w:author="Gao, Guan-Wei (高貫偉 ITC)" w:date="2012-04-18T17:1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DDR</w:t>
              </w:r>
            </w:ins>
          </w:p>
          <w:p w:rsidR="005C30AD" w:rsidRPr="00202C28" w:rsidRDefault="005C30AD" w:rsidP="005C30AD">
            <w:pPr>
              <w:ind w:firstLineChars="390" w:firstLine="858"/>
              <w:rPr>
                <w:ins w:id="199" w:author="Gao, Guan-Wei (高貫偉 ITC)" w:date="2012-04-18T17:2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00" w:author="Gao, Guan-Wei (高貫偉 ITC)" w:date="2012-04-18T17:29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BM-&gt;KP</w:t>
              </w:r>
            </w:ins>
          </w:p>
          <w:p w:rsidR="005C30AD" w:rsidRPr="00202C28" w:rsidRDefault="005C30AD" w:rsidP="005C30AD">
            <w:pPr>
              <w:ind w:firstLineChars="390" w:firstLine="858"/>
              <w:rPr>
                <w:ins w:id="201" w:author="Gao, Guan-Wei (高貫偉 ITC)" w:date="2012-04-18T17:2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02" w:author="Gao, Guan-Wei (高貫偉 ITC)" w:date="2012-04-18T17:29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2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P1-&gt;KP</w:t>
              </w:r>
            </w:ins>
          </w:p>
          <w:p w:rsidR="005C30AD" w:rsidRDefault="005C30AD" w:rsidP="005C30AD">
            <w:pPr>
              <w:pStyle w:val="a8"/>
              <w:ind w:left="840" w:firstLineChars="0" w:firstLine="0"/>
              <w:rPr>
                <w:ins w:id="203" w:author="Gao, Guan-Wei (高貫偉 ITC)" w:date="2012-04-18T17:2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04" w:author="Gao, Guan-Wei (高貫偉 ITC)" w:date="2012-04-18T17:2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3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</w:ins>
          </w:p>
          <w:p w:rsidR="00FB5D89" w:rsidRDefault="005C30AD" w:rsidP="00FB5D89">
            <w:pPr>
              <w:pStyle w:val="a8"/>
              <w:ind w:left="840" w:firstLineChars="0" w:firstLine="0"/>
              <w:rPr>
                <w:ins w:id="205" w:author="Gao, Guan-Wei (高貫偉 ITC)" w:date="2012-04-18T17:1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06" w:author="Gao, Guan-Wei (高貫偉 ITC)" w:date="2012-04-18T17:34:00Z">
                <w:pPr/>
              </w:pPrChange>
            </w:pPr>
            <w:ins w:id="207" w:author="Gao, Guan-Wei (高貫偉 ITC)" w:date="2012-04-18T17:2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Like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 w:rsidR="00FB5D89" w:rsidRPr="00FB5D89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  <w:rPrChange w:id="208" w:author="Gao, Guan-Wei (高貫偉 ITC)" w:date="2012-04-18T17:30:00Z">
                    <w:rPr>
                      <w:rFonts w:eastAsia="宋体"/>
                      <w:color w:val="0000FF" w:themeColor="hyperlink"/>
                      <w:u w:val="single"/>
                      <w:lang w:val="es-ES"/>
                    </w:rPr>
                  </w:rPrChange>
                </w:rPr>
                <w:t>%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MEM%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  <w:ins w:id="209" w:author="Gao, Guan-Wei (高貫偉 ITC)" w:date="2012-04-18T17:30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or Like 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‘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%RAM%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  <w:ins w:id="210" w:author="Gao, Guan-Wei (高貫偉 ITC)" w:date="2012-04-18T17:2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，反查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BomNodeType=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202C28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211" w:author="Gao, Guan-Wei (高貫偉 ITC)" w:date="2012-04-18T17:30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12" w:author="Gao, Guan-Wei (高貫偉 ITC)" w:date="2012-04-18T17:14:00Z">
                <w:pPr/>
              </w:pPrChange>
            </w:pPr>
            <w:ins w:id="213" w:author="Gao, Guan-Wei (高貫偉 ITC)" w:date="2012-04-18T17:1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CPU</w:t>
              </w:r>
            </w:ins>
          </w:p>
          <w:p w:rsidR="00FB5D89" w:rsidRDefault="005C30AD" w:rsidP="00FB5D89">
            <w:pPr>
              <w:pStyle w:val="a8"/>
              <w:ind w:left="840" w:firstLineChars="0" w:firstLine="0"/>
              <w:rPr>
                <w:ins w:id="214" w:author="Gao, Guan-Wei (高貫偉 ITC)" w:date="2012-04-18T17:3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15" w:author="Gao, Guan-Wei (高貫偉 ITC)" w:date="2012-04-18T17:30:00Z">
                <w:pPr/>
              </w:pPrChange>
            </w:pPr>
            <w:ins w:id="216" w:author="Gao, Guan-Wei (高貫偉 ITC)" w:date="2012-04-18T17:35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PC-&gt;BM-&gt;P1</w:t>
              </w:r>
            </w:ins>
          </w:p>
          <w:p w:rsidR="00FB5D89" w:rsidRDefault="005C30AD" w:rsidP="00FB5D89">
            <w:pPr>
              <w:pStyle w:val="a8"/>
              <w:ind w:left="840" w:firstLineChars="0" w:firstLine="0"/>
              <w:rPr>
                <w:ins w:id="217" w:author="Gao, Guan-Wei (高貫偉 ITC)" w:date="2012-04-18T17:1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18" w:author="Gao, Guan-Wei (高貫偉 ITC)" w:date="2012-04-18T17:30:00Z">
                <w:pPr/>
              </w:pPrChange>
            </w:pPr>
            <w:ins w:id="219" w:author="Gao, Guan-Wei (高貫偉 ITC)" w:date="2012-04-18T17:3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like 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‘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%CPU%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202C28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220" w:author="Gao, Guan-Wei (高貫偉 ITC)" w:date="2012-04-18T17:3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21" w:author="Gao, Guan-Wei (高貫偉 ITC)" w:date="2012-04-18T17:14:00Z">
                <w:pPr/>
              </w:pPrChange>
            </w:pPr>
            <w:ins w:id="222" w:author="Gao, Guan-Wei (高貫偉 ITC)" w:date="2012-04-18T17:1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LCM</w:t>
              </w:r>
            </w:ins>
          </w:p>
          <w:p w:rsidR="005C30AD" w:rsidRPr="00202C28" w:rsidRDefault="005C30AD" w:rsidP="005C30AD">
            <w:pPr>
              <w:ind w:firstLineChars="390" w:firstLine="858"/>
              <w:rPr>
                <w:ins w:id="223" w:author="Gao, Guan-Wei (高貫偉 ITC)" w:date="2012-04-18T17:3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24" w:author="Gao, Guan-Wei (高貫偉 ITC)" w:date="2012-04-18T17:36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BM-&gt;KP</w:t>
              </w:r>
            </w:ins>
          </w:p>
          <w:p w:rsidR="005C30AD" w:rsidRPr="00202C28" w:rsidRDefault="005C30AD" w:rsidP="005C30AD">
            <w:pPr>
              <w:ind w:firstLineChars="390" w:firstLine="858"/>
              <w:rPr>
                <w:ins w:id="225" w:author="Gao, Guan-Wei (高貫偉 ITC)" w:date="2012-04-18T17:3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26" w:author="Gao, Guan-Wei (高貫偉 ITC)" w:date="2012-04-18T17:36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2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P1-&gt;KP</w:t>
              </w:r>
            </w:ins>
          </w:p>
          <w:p w:rsidR="005C30AD" w:rsidRDefault="005C30AD" w:rsidP="005C30AD">
            <w:pPr>
              <w:pStyle w:val="a8"/>
              <w:ind w:left="840" w:firstLineChars="0" w:firstLine="0"/>
              <w:rPr>
                <w:ins w:id="227" w:author="Gao, Guan-Wei (高貫偉 ITC)" w:date="2012-04-18T17:3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28" w:author="Gao, Guan-Wei (高貫偉 ITC)" w:date="2012-04-18T17:3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3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</w:ins>
          </w:p>
          <w:p w:rsidR="00FB5D89" w:rsidRDefault="005C30AD" w:rsidP="00FB5D89">
            <w:pPr>
              <w:pStyle w:val="a8"/>
              <w:ind w:left="840" w:firstLineChars="0" w:firstLine="0"/>
              <w:rPr>
                <w:ins w:id="229" w:author="Gao, Guan-Wei (高貫偉 ITC)" w:date="2012-04-18T17:1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30" w:author="Gao, Guan-Wei (高貫偉 ITC)" w:date="2012-04-18T17:49:00Z">
                <w:pPr/>
              </w:pPrChange>
            </w:pPr>
            <w:ins w:id="231" w:author="Gao, Guan-Wei (高貫偉 ITC)" w:date="2012-04-18T17:3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Like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LCM%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，反查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BomNodeType=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202C28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232" w:author="Gao, Guan-Wei (高貫偉 ITC)" w:date="2012-04-18T17:3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33" w:author="Gao, Guan-Wei (高貫偉 ITC)" w:date="2012-04-18T17:14:00Z">
                <w:pPr/>
              </w:pPrChange>
            </w:pPr>
            <w:ins w:id="234" w:author="Gao, Guan-Wei (高貫偉 ITC)" w:date="2012-04-18T17:1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BAT</w:t>
              </w:r>
            </w:ins>
          </w:p>
          <w:p w:rsidR="00DB3558" w:rsidRDefault="00DB3558" w:rsidP="00DB3558">
            <w:pPr>
              <w:ind w:firstLineChars="390" w:firstLine="858"/>
              <w:rPr>
                <w:ins w:id="235" w:author="Gao, Guan-Wei (高貫偉 ITC)" w:date="2012-06-12T10:27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36" w:author="Gao, Guan-Wei (高貫偉 ITC)" w:date="2012-04-18T17:40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</w:ins>
            <w:ins w:id="237" w:author="Gao, Guan-Wei (高貫偉 ITC)" w:date="2012-04-27T15:19:00Z">
              <w:r w:rsidR="00B13C4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VK</w:t>
              </w:r>
            </w:ins>
            <w:ins w:id="238" w:author="Gao, Guan-Wei (高貫偉 ITC)" w:date="2012-04-18T17:40:00Z">
              <w:r w:rsidR="00B13C4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-&gt;</w:t>
              </w:r>
            </w:ins>
            <w:ins w:id="239" w:author="Gao, Guan-Wei (高貫偉 ITC)" w:date="2012-04-27T15:19:00Z">
              <w:r w:rsidR="00B13C4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</w:ins>
          </w:p>
          <w:p w:rsidR="00196AD6" w:rsidRPr="00202C28" w:rsidRDefault="00196AD6" w:rsidP="00DB3558">
            <w:pPr>
              <w:ind w:firstLineChars="390" w:firstLine="858"/>
              <w:rPr>
                <w:ins w:id="240" w:author="Gao, Guan-Wei (高貫偉 ITC)" w:date="2012-04-18T17:40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41" w:author="Gao, Guan-Wei (高貫偉 ITC)" w:date="2012-06-12T10:27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2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PC-&gt;C</w:t>
              </w:r>
            </w:ins>
            <w:ins w:id="242" w:author="Gao, Guan-Wei (高貫偉 ITC)" w:date="2012-06-12T10:28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4-&gt;P1</w:t>
              </w:r>
            </w:ins>
          </w:p>
          <w:p w:rsidR="00FB5D89" w:rsidRDefault="00DB3558" w:rsidP="00FB5D89">
            <w:pPr>
              <w:pStyle w:val="a8"/>
              <w:ind w:left="840" w:firstLineChars="0" w:firstLine="0"/>
              <w:rPr>
                <w:ins w:id="243" w:author="Gao, Guan-Wei (高貫偉 ITC)" w:date="2012-04-18T17:1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44" w:author="Gao, Guan-Wei (高貫偉 ITC)" w:date="2012-04-18T17:50:00Z">
                <w:pPr/>
              </w:pPrChange>
            </w:pPr>
            <w:ins w:id="245" w:author="Gao, Guan-Wei (高貫偉 ITC)" w:date="2012-04-18T17:40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</w:ins>
            <w:ins w:id="246" w:author="Gao, Guan-Wei (高貫偉 ITC)" w:date="2012-04-27T15:26:00Z">
              <w:r w:rsidR="00B13C4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 w:rsidR="00B13C4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</w:ins>
            <w:ins w:id="247" w:author="Gao, Guan-Wei (高貫偉 ITC)" w:date="2012-04-18T17:40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Like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BAT%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</w:ins>
            <w:ins w:id="248" w:author="Gao, Guan-Wei (高貫偉 ITC)" w:date="2012-04-27T15:26:00Z">
              <w:r w:rsidR="00B13C4A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</w:ins>
            <w:ins w:id="249" w:author="Gao, Guan-Wei (高貫偉 ITC)" w:date="2012-04-18T17:40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202C28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250" w:author="Gao, Guan-Wei (高貫偉 ITC)" w:date="2012-04-18T17:40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51" w:author="Gao, Guan-Wei (高貫偉 ITC)" w:date="2012-04-18T17:14:00Z">
                <w:pPr/>
              </w:pPrChange>
            </w:pPr>
            <w:ins w:id="252" w:author="Gao, Guan-Wei (高貫偉 ITC)" w:date="2012-04-18T17:1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KB</w:t>
              </w:r>
            </w:ins>
          </w:p>
          <w:p w:rsidR="00DB3558" w:rsidRPr="00202C28" w:rsidRDefault="00DB3558" w:rsidP="00DB3558">
            <w:pPr>
              <w:ind w:firstLineChars="390" w:firstLine="858"/>
              <w:rPr>
                <w:ins w:id="253" w:author="Gao, Guan-Wei (高貫偉 ITC)" w:date="2012-04-18T17:41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54" w:author="Gao, Guan-Wei (高貫偉 ITC)" w:date="2012-04-18T17:41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BM-&gt;KP</w:t>
              </w:r>
            </w:ins>
          </w:p>
          <w:p w:rsidR="00DB3558" w:rsidRPr="00202C28" w:rsidRDefault="00DB3558" w:rsidP="00DB3558">
            <w:pPr>
              <w:ind w:firstLineChars="390" w:firstLine="858"/>
              <w:rPr>
                <w:ins w:id="255" w:author="Gao, Guan-Wei (高貫偉 ITC)" w:date="2012-04-18T17:41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56" w:author="Gao, Guan-Wei (高貫偉 ITC)" w:date="2012-04-18T17:41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2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P1-&gt;KP</w:t>
              </w:r>
            </w:ins>
          </w:p>
          <w:p w:rsidR="00DB3558" w:rsidRDefault="00DB3558" w:rsidP="00DB3558">
            <w:pPr>
              <w:pStyle w:val="a8"/>
              <w:ind w:left="840" w:firstLineChars="0" w:firstLine="0"/>
              <w:rPr>
                <w:ins w:id="257" w:author="Gao, Guan-Wei (高貫偉 ITC)" w:date="2012-04-18T17:41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58" w:author="Gao, Guan-Wei (高貫偉 ITC)" w:date="2012-04-18T17:41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3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</w:ins>
          </w:p>
          <w:p w:rsidR="00DB3558" w:rsidRDefault="00DB3558" w:rsidP="00DB3558">
            <w:pPr>
              <w:pStyle w:val="a8"/>
              <w:ind w:left="840" w:firstLineChars="0" w:firstLine="0"/>
              <w:rPr>
                <w:ins w:id="259" w:author="Gao, Guan-Wei (高貫偉 ITC)" w:date="2012-04-19T13:23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60" w:author="Gao, Guan-Wei (高貫偉 ITC)" w:date="2012-04-18T17:41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Like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%KB%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or like 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‘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%K/B%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，反查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BomNodeType=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D86EEC" w:rsidRDefault="00D86EEC" w:rsidP="00D86EEC">
            <w:pPr>
              <w:pStyle w:val="a8"/>
              <w:numPr>
                <w:ilvl w:val="0"/>
                <w:numId w:val="22"/>
              </w:numPr>
              <w:ind w:firstLineChars="0"/>
              <w:rPr>
                <w:ins w:id="261" w:author="Gao, Guan-Wei (高貫偉 ITC)" w:date="2012-04-19T13:2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62" w:author="Gao, Guan-Wei (高貫偉 ITC)" w:date="2012-04-19T13:2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ODD</w:t>
              </w:r>
            </w:ins>
          </w:p>
          <w:p w:rsidR="00D86EEC" w:rsidRPr="00202C28" w:rsidRDefault="00D86EEC" w:rsidP="00D86EEC">
            <w:pPr>
              <w:ind w:firstLineChars="390" w:firstLine="858"/>
              <w:rPr>
                <w:ins w:id="263" w:author="Gao, Guan-Wei (高貫偉 ITC)" w:date="2012-04-19T13:2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64" w:author="Gao, Guan-Wei (高貫偉 ITC)" w:date="2012-04-19T13:25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BM-&gt;KP</w:t>
              </w:r>
            </w:ins>
          </w:p>
          <w:p w:rsidR="00D86EEC" w:rsidRPr="00202C28" w:rsidRDefault="00D86EEC" w:rsidP="00D86EEC">
            <w:pPr>
              <w:ind w:firstLineChars="390" w:firstLine="858"/>
              <w:rPr>
                <w:ins w:id="265" w:author="Gao, Guan-Wei (高貫偉 ITC)" w:date="2012-04-19T13:2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66" w:author="Gao, Guan-Wei (高貫偉 ITC)" w:date="2012-04-19T13:25:00Z"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2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P1-&gt;KP</w:t>
              </w:r>
            </w:ins>
          </w:p>
          <w:p w:rsidR="00D86EEC" w:rsidRDefault="00D86EEC" w:rsidP="00D86EEC">
            <w:pPr>
              <w:pStyle w:val="a8"/>
              <w:ind w:left="840" w:firstLineChars="0" w:firstLine="0"/>
              <w:rPr>
                <w:ins w:id="267" w:author="Gao, Guan-Wei (高貫偉 ITC)" w:date="2012-04-19T13:2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68" w:author="Gao, Guan-Wei (高貫偉 ITC)" w:date="2012-04-19T13:2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3</w:t>
              </w:r>
              <w:r w:rsidRPr="00202C2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</w:t>
              </w:r>
              <w:r w:rsidRPr="00202C28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</w:ins>
          </w:p>
          <w:p w:rsidR="00D86EEC" w:rsidRDefault="00D86EEC" w:rsidP="00D86EEC">
            <w:pPr>
              <w:pStyle w:val="a8"/>
              <w:ind w:left="840" w:firstLineChars="0" w:firstLine="0"/>
              <w:rPr>
                <w:ins w:id="269" w:author="Gao, Guan-Wei (高貫偉 ITC)" w:date="2012-04-19T14:4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70" w:author="Gao, Guan-Wei (高貫偉 ITC)" w:date="2012-04-19T13:2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Like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DVD%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or like 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‘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CD%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or </w:t>
              </w:r>
            </w:ins>
            <w:ins w:id="271" w:author="Gao, Guan-Wei (高貫偉 ITC)" w:date="2012-04-19T13:2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like </w:t>
              </w:r>
              <w:r w:rsidRPr="00D86EEC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 xml:space="preserve">'ODD%' or 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 xml:space="preserve">like 'COMBO%'or </w:t>
              </w:r>
              <w:r w:rsidRPr="00D86EEC"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like 'VCD%'</w:t>
              </w:r>
            </w:ins>
            <w:ins w:id="272" w:author="Gao, Guan-Wei (高貫偉 ITC)" w:date="2012-04-19T13:2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KP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，反查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BomNodeType=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P1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9630B6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273" w:author="Gao, Guan-Wei (高貫偉 ITC)" w:date="2012-04-19T14:51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74" w:author="Gao, Guan-Wei (高貫偉 ITC)" w:date="2012-04-19T14:58:00Z">
                <w:pPr>
                  <w:pStyle w:val="a8"/>
                  <w:ind w:left="840" w:firstLineChars="0" w:firstLine="0"/>
                </w:pPr>
              </w:pPrChange>
            </w:pPr>
            <w:ins w:id="275" w:author="Gao, Guan-Wei (高貫偉 ITC)" w:date="2012-04-19T14:4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MB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276" w:author="Gao, Guan-Wei (高貫偉 ITC)" w:date="2012-04-19T14:51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77" w:author="Gao, Guan-Wei (高貫偉 ITC)" w:date="2012-04-19T14:51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PC-&gt;MB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278" w:author="Gao, Guan-Wei (高貫偉 ITC)" w:date="2012-04-19T14:4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79" w:author="Gao, Guan-Wei (高貫偉 ITC)" w:date="2012-04-19T14:52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BomNodeType=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MB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，且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MB</w:t>
              </w:r>
            </w:ins>
            <w:ins w:id="280" w:author="Gao, Guan-Wei (高貫偉 ITC)" w:date="2012-04-19T14:53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阶的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PartInfo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存在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InfoType=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VGA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and InfoValue=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SV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MB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9630B6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281" w:author="Gao, Guan-Wei (高貫偉 ITC)" w:date="2012-04-19T14:53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82" w:author="Gao, Guan-Wei (高貫偉 ITC)" w:date="2012-04-19T14:58:00Z">
                <w:pPr>
                  <w:pStyle w:val="a8"/>
                  <w:ind w:left="840" w:firstLineChars="0" w:firstLine="0"/>
                </w:pPr>
              </w:pPrChange>
            </w:pPr>
            <w:ins w:id="283" w:author="Gao, Guan-Wei (高貫偉 ITC)" w:date="2012-04-19T14:4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Inverter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284" w:author="Gao, Guan-Wei (高貫偉 ITC)" w:date="2012-04-19T14:54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85" w:author="Gao, Guan-Wei (高貫偉 ITC)" w:date="2012-04-19T14:53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</w:ins>
            <w:ins w:id="286" w:author="Gao, Guan-Wei (高貫偉 ITC)" w:date="2012-04-19T14:54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PC-&gt;PL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287" w:author="Gao, Guan-Wei (高貫偉 ITC)" w:date="2012-04-19T14:4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88" w:author="Gao, Guan-Wei (高貫偉 ITC)" w:date="2012-04-19T14:54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like 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‘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%Inverter%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9630B6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289" w:author="Gao, Guan-Wei (高貫偉 ITC)" w:date="2012-04-19T14:54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290" w:author="Gao, Guan-Wei (高貫偉 ITC)" w:date="2012-04-19T14:58:00Z">
                <w:pPr>
                  <w:pStyle w:val="a8"/>
                  <w:ind w:left="840" w:firstLineChars="0" w:firstLine="0"/>
                </w:pPr>
              </w:pPrChange>
            </w:pPr>
            <w:ins w:id="291" w:author="Gao, Guan-Wei (高貫偉 ITC)" w:date="2012-04-19T14:4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TPDL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292" w:author="Gao, Guan-Wei (高貫偉 ITC)" w:date="2012-04-19T14:55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93" w:author="Gao, Guan-Wei (高貫偉 ITC)" w:date="2012-04-19T14:5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PC-&gt;PL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294" w:author="Gao, Guan-Wei (高貫偉 ITC)" w:date="2012-04-19T14:4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295" w:author="Gao, Guan-Wei (高貫偉 ITC)" w:date="2012-04-19T14:55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的直接下阶的描述为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JGS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，且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阶的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PartInfo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存在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InfoType=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De</w:t>
              </w:r>
            </w:ins>
            <w:ins w:id="296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scr</w:t>
              </w:r>
            </w:ins>
            <w:ins w:id="297" w:author="Gao, Guan-Wei (高貫偉 ITC)" w:date="2012-04-19T14:55:00Z"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  <w:ins w:id="298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and InfoValue=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TPDL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9630B6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299" w:author="Gao, Guan-Wei (高貫偉 ITC)" w:date="2012-04-19T14:5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300" w:author="Gao, Guan-Wei (高貫偉 ITC)" w:date="2012-04-19T14:58:00Z">
                <w:pPr>
                  <w:pStyle w:val="a8"/>
                  <w:ind w:left="840" w:firstLineChars="0" w:firstLine="0"/>
                </w:pPr>
              </w:pPrChange>
            </w:pPr>
            <w:ins w:id="301" w:author="Gao, Guan-Wei (高貫偉 ITC)" w:date="2012-04-19T14:4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BTDL</w:t>
              </w:r>
            </w:ins>
          </w:p>
          <w:p w:rsidR="00FB5D89" w:rsidRDefault="009630B6" w:rsidP="00FB5D89">
            <w:pPr>
              <w:pStyle w:val="a8"/>
              <w:ind w:left="840" w:firstLineChars="0" w:firstLine="0"/>
              <w:rPr>
                <w:ins w:id="302" w:author="Gao, Guan-Wei (高貫偉 ITC)" w:date="2012-04-19T14:5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303" w:author="Gao, Guan-Wei (高貫偉 ITC)" w:date="2012-04-19T14:59:00Z">
                <w:pPr/>
              </w:pPrChange>
            </w:pPr>
            <w:ins w:id="304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PC-&gt;PL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305" w:author="Gao, Guan-Wei (高貫偉 ITC)" w:date="2012-04-19T14:49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306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的直接下阶的描述为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JGS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，且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阶的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PartInfo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存在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InfoType=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Descr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and InfoValue=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BTDL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9630B6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307" w:author="Gao, Guan-Wei (高貫偉 ITC)" w:date="2012-04-19T14:5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308" w:author="Gao, Guan-Wei (高貫偉 ITC)" w:date="2012-04-19T14:58:00Z">
                <w:pPr>
                  <w:pStyle w:val="a8"/>
                  <w:ind w:left="840" w:firstLineChars="0" w:firstLine="0"/>
                </w:pPr>
              </w:pPrChange>
            </w:pPr>
            <w:ins w:id="309" w:author="Gao, Guan-Wei (高貫偉 ITC)" w:date="2012-04-19T14:50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BTCB</w:t>
              </w:r>
            </w:ins>
          </w:p>
          <w:p w:rsidR="00FB5D89" w:rsidRDefault="009630B6" w:rsidP="00FB5D89">
            <w:pPr>
              <w:pStyle w:val="a8"/>
              <w:ind w:left="840" w:firstLineChars="0" w:firstLine="0"/>
              <w:rPr>
                <w:ins w:id="310" w:author="Gao, Guan-Wei (高貫偉 ITC)" w:date="2012-04-19T14:5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311" w:author="Gao, Guan-Wei (高貫偉 ITC)" w:date="2012-04-19T14:59:00Z">
                <w:pPr/>
              </w:pPrChange>
            </w:pPr>
            <w:ins w:id="312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PC-&gt;PL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313" w:author="Gao, Guan-Wei (高貫偉 ITC)" w:date="2012-04-19T14:50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314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的直接下阶的描述为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JGS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，且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阶的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PartInfo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存在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InfoType=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Descr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and InfoValue=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  <w:ins w:id="315" w:author="Gao, Guan-Wei (高貫偉 ITC)" w:date="2012-04-19T14:57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BTCB</w:t>
              </w:r>
            </w:ins>
            <w:ins w:id="316" w:author="Gao, Guan-Wei (高貫偉 ITC)" w:date="2012-04-19T14:56:00Z"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9630B6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317" w:author="Gao, Guan-Wei (高貫偉 ITC)" w:date="2012-04-19T14:5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318" w:author="Gao, Guan-Wei (高貫偉 ITC)" w:date="2012-04-19T14:58:00Z">
                <w:pPr>
                  <w:pStyle w:val="a8"/>
                  <w:ind w:left="840" w:firstLineChars="0" w:firstLine="0"/>
                </w:pPr>
              </w:pPrChange>
            </w:pPr>
            <w:ins w:id="319" w:author="Gao, Guan-Wei (高貫偉 ITC)" w:date="2012-04-19T14:50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TPCB</w:t>
              </w:r>
            </w:ins>
          </w:p>
          <w:p w:rsidR="00FB5D89" w:rsidRDefault="009630B6" w:rsidP="00FB5D89">
            <w:pPr>
              <w:pStyle w:val="a8"/>
              <w:ind w:left="840" w:firstLineChars="0" w:firstLine="0"/>
              <w:rPr>
                <w:ins w:id="320" w:author="Gao, Guan-Wei (高貫偉 ITC)" w:date="2012-04-19T14:56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321" w:author="Gao, Guan-Wei (高貫偉 ITC)" w:date="2012-04-19T14:59:00Z">
                <w:pPr/>
              </w:pPrChange>
            </w:pPr>
            <w:ins w:id="322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1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PC-&gt;PL</w:t>
              </w:r>
            </w:ins>
          </w:p>
          <w:p w:rsidR="00A600AA" w:rsidRDefault="009630B6">
            <w:pPr>
              <w:pStyle w:val="a8"/>
              <w:ind w:left="840" w:firstLineChars="0" w:firstLine="0"/>
              <w:rPr>
                <w:ins w:id="323" w:author="Gao, Guan-Wei (高貫偉 ITC)" w:date="2012-04-19T14:50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ins w:id="324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PC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的直接下阶的描述为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JGS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，且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阶的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PartInfo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存在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InfoType=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Descr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and InfoValue=</w:t>
              </w:r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TP</w:t>
              </w:r>
            </w:ins>
            <w:ins w:id="325" w:author="Gao, Guan-Wei (高貫偉 ITC)" w:date="2012-04-19T14:57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CB</w:t>
              </w:r>
            </w:ins>
            <w:ins w:id="326" w:author="Gao, Guan-Wei (高貫偉 ITC)" w:date="2012-04-19T14:56:00Z">
              <w:r>
                <w:rPr>
                  <w:rFonts w:ascii="Courier New" w:eastAsia="宋体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t>’</w:t>
              </w:r>
            </w:ins>
            <w:ins w:id="327" w:author="Gao, Guan-Wei (高貫偉 ITC)" w:date="2012-04-19T14:57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</w:t>
              </w:r>
            </w:ins>
            <w:ins w:id="328" w:author="Gao, Guan-Wei (高貫偉 ITC)" w:date="2012-04-19T14:56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获得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PL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</w:ins>
          </w:p>
          <w:p w:rsidR="00FB5D89" w:rsidRDefault="006D7191" w:rsidP="00FB5D89">
            <w:pPr>
              <w:pStyle w:val="a8"/>
              <w:numPr>
                <w:ilvl w:val="0"/>
                <w:numId w:val="5"/>
              </w:numPr>
              <w:ind w:firstLineChars="0"/>
              <w:rPr>
                <w:ins w:id="329" w:author="Gao, Guan-Wei (高貫偉 ITC)" w:date="2012-04-18T17:48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330" w:author="Gao, Guan-Wei (高貫偉 ITC)" w:date="2012-04-18T17:48:00Z">
                <w:pPr/>
              </w:pPrChange>
            </w:pPr>
            <w:ins w:id="331" w:author="Gao, Guan-Wei (高貫偉 ITC)" w:date="2012-04-19T15:18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检查每个类型的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，是否在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Step 7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中获取的数据（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）中存在</w:t>
              </w:r>
            </w:ins>
            <w:ins w:id="332" w:author="Gao, Guan-Wei (高貫偉 ITC)" w:date="2012-04-18T17:47:00Z">
              <w:r w:rsidR="00DB355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，若不存在，则报错：</w:t>
              </w:r>
            </w:ins>
            <w:ins w:id="333" w:author="Gao, Guan-Wei (高貫偉 ITC)" w:date="2012-04-18T17:48:00Z">
              <w:r w:rsidR="00DB355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CheckItem+</w:t>
              </w:r>
            </w:ins>
            <w:ins w:id="334" w:author="Gao, Guan-Wei (高貫偉 ITC)" w:date="2012-04-18T17:47:00Z">
              <w:r w:rsidR="00DB355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“</w:t>
              </w:r>
            </w:ins>
            <w:ins w:id="335" w:author="Gao, Guan-Wei (高貫偉 ITC)" w:date="2012-04-18T17:48:00Z">
              <w:r w:rsidR="00DB355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在</w:t>
              </w:r>
              <w:r w:rsidR="00DB355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WipBuffer</w:t>
              </w:r>
              <w:r w:rsidR="00DB355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中维护的数据不完整</w:t>
              </w:r>
            </w:ins>
            <w:ins w:id="336" w:author="Gao, Guan-Wei (高貫偉 ITC)" w:date="2012-04-19T13:22:00Z">
              <w:r w:rsidR="00F070E1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，请与</w:t>
              </w:r>
              <w:r w:rsidR="00F070E1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IE</w:t>
              </w:r>
            </w:ins>
            <w:ins w:id="337" w:author="Gao, Guan-Wei (高貫偉 ITC)" w:date="2012-04-19T13:23:00Z">
              <w:r w:rsidR="00F070E1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联系</w:t>
              </w:r>
            </w:ins>
            <w:ins w:id="338" w:author="Gao, Guan-Wei (高貫偉 ITC)" w:date="2012-04-18T17:47:00Z">
              <w:r w:rsidR="00DB3558"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”</w:t>
              </w:r>
            </w:ins>
          </w:p>
          <w:p w:rsidR="00FB5D89" w:rsidRPr="00FB5D89" w:rsidRDefault="00DB3558" w:rsidP="00FB5D89">
            <w:pPr>
              <w:pStyle w:val="a8"/>
              <w:ind w:left="420" w:firstLineChars="0" w:firstLine="0"/>
              <w:rPr>
                <w:ins w:id="339" w:author="Gao, Guan-Wei (高貫偉 ITC)" w:date="2012-04-18T17:12:00Z"/>
                <w:rFonts w:ascii="Courier New" w:eastAsia="宋体" w:hAnsi="Courier New" w:cs="Courier New"/>
                <w:noProof/>
                <w:color w:val="FF0000"/>
                <w:kern w:val="0"/>
                <w:sz w:val="22"/>
                <w:lang w:val="es-ES"/>
                <w:rPrChange w:id="340" w:author="Gao, Guan-Wei (高貫偉 ITC)" w:date="2012-04-18T17:45:00Z">
                  <w:rPr>
                    <w:ins w:id="341" w:author="Gao, Guan-Wei (高貫偉 ITC)" w:date="2012-04-18T17:12:00Z"/>
                    <w:rFonts w:ascii="Courier New" w:eastAsia="宋体" w:hAnsi="Courier New" w:cs="Courier New"/>
                    <w:b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pPrChange w:id="342" w:author="Gao, Guan-Wei (高貫偉 ITC)" w:date="2012-04-18T17:48:00Z">
                <w:pPr/>
              </w:pPrChange>
            </w:pPr>
            <w:ins w:id="343" w:author="Gao, Guan-Wei (高貫偉 ITC)" w:date="2012-04-18T17:48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CheckItem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即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WWAN</w:t>
              </w:r>
            </w:ins>
            <w:ins w:id="344" w:author="Gao, Guan-Wei (高貫偉 ITC)" w:date="2012-04-18T17:49:00Z"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/WL/CPU</w:t>
              </w:r>
              <w:r>
                <w:rPr>
                  <w:rFonts w:ascii="Courier New" w:eastAsia="宋体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>等</w:t>
              </w:r>
            </w:ins>
          </w:p>
          <w:p w:rsidR="00202C28" w:rsidRPr="00FE3648" w:rsidRDefault="00202C28" w:rsidP="006D0281">
            <w:pPr>
              <w:rPr>
                <w:rFonts w:ascii="Courier New" w:eastAsia="宋体" w:hAnsi="Courier New" w:cs="Courier New"/>
                <w:b/>
                <w:noProof/>
                <w:color w:val="FF0000"/>
                <w:kern w:val="0"/>
                <w:sz w:val="22"/>
                <w:lang w:val="es-ES"/>
                <w:rPrChange w:id="345" w:author="Gao, Guan-Wei (高貫偉 ITC)" w:date="2012-04-18T16:42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</w:pPr>
          </w:p>
        </w:tc>
      </w:tr>
      <w:tr w:rsidR="00BC56C2" w:rsidRPr="002F30E6" w:rsidTr="000C01CB">
        <w:trPr>
          <w:trHeight w:val="422"/>
        </w:trPr>
        <w:tc>
          <w:tcPr>
            <w:tcW w:w="1984" w:type="dxa"/>
            <w:shd w:val="clear" w:color="auto" w:fill="auto"/>
          </w:tcPr>
          <w:p w:rsidR="00BC56C2" w:rsidRPr="00AE6C6C" w:rsidRDefault="00BC56C2" w:rsidP="00FE3648">
            <w:pPr>
              <w:rPr>
                <w:rFonts w:ascii="Arial" w:eastAsia="SimSun" w:hAnsi="Arial"/>
                <w:sz w:val="22"/>
              </w:rPr>
            </w:pPr>
            <w:del w:id="346" w:author="Gao, Guan-Wei (高貫偉 ITC)" w:date="2012-04-18T17:11:00Z">
              <w:r w:rsidDel="00202C28">
                <w:rPr>
                  <w:rFonts w:ascii="Arial" w:hAnsi="Arial" w:hint="eastAsia"/>
                  <w:sz w:val="22"/>
                </w:rPr>
                <w:delText>9</w:delText>
              </w:r>
            </w:del>
            <w:ins w:id="347" w:author="Gao, Guan-Wei (高貫偉 ITC)" w:date="2012-04-18T17:11:00Z">
              <w:r w:rsidR="00202C28">
                <w:rPr>
                  <w:rFonts w:ascii="Arial" w:eastAsia="宋体" w:hAnsi="Arial" w:hint="eastAsia"/>
                  <w:sz w:val="22"/>
                </w:rPr>
                <w:t>8</w:t>
              </w:r>
            </w:ins>
            <w:r>
              <w:rPr>
                <w:rFonts w:ascii="Arial" w:eastAsia="SimSun" w:hAnsi="Arial" w:hint="eastAsia"/>
                <w:sz w:val="22"/>
              </w:rPr>
              <w:t>.</w:t>
            </w:r>
            <w:r>
              <w:rPr>
                <w:rFonts w:ascii="Arial" w:eastAsia="SimSun" w:hAnsi="Arial" w:hint="eastAsia"/>
                <w:sz w:val="22"/>
              </w:rPr>
              <w:t>将</w:t>
            </w:r>
            <w:r>
              <w:rPr>
                <w:rFonts w:ascii="Arial" w:eastAsia="SimSun" w:hAnsi="Arial" w:hint="eastAsia"/>
                <w:sz w:val="22"/>
              </w:rPr>
              <w:t>bom</w:t>
            </w:r>
            <w:r>
              <w:rPr>
                <w:rFonts w:ascii="Arial" w:eastAsia="SimSun" w:hAnsi="Arial" w:hint="eastAsia"/>
                <w:sz w:val="22"/>
              </w:rPr>
              <w:t>中需要检料的</w:t>
            </w:r>
            <w:r>
              <w:rPr>
                <w:rFonts w:ascii="Arial" w:eastAsia="SimSun" w:hAnsi="Arial" w:hint="eastAsia"/>
                <w:sz w:val="22"/>
              </w:rPr>
              <w:t>part</w:t>
            </w:r>
            <w:r w:rsidRPr="00A00F45">
              <w:rPr>
                <w:rFonts w:ascii="Arial" w:eastAsia="SimSun" w:hAnsi="Arial" w:hint="eastAsia"/>
                <w:sz w:val="22"/>
              </w:rPr>
              <w:t>通过</w:t>
            </w:r>
            <w:r w:rsidRPr="00A00F45">
              <w:rPr>
                <w:rFonts w:ascii="Arial" w:eastAsia="SimSun" w:hAnsi="Arial"/>
                <w:sz w:val="22"/>
              </w:rPr>
              <w:t>kitting middleware</w:t>
            </w:r>
            <w:r w:rsidRPr="00A00F45">
              <w:rPr>
                <w:rFonts w:ascii="Arial" w:eastAsia="SimSun" w:hAnsi="Arial" w:hint="eastAsia"/>
                <w:sz w:val="22"/>
              </w:rPr>
              <w:t>传至</w:t>
            </w:r>
            <w:r>
              <w:rPr>
                <w:rFonts w:ascii="Arial" w:eastAsia="SimSun" w:hAnsi="Arial"/>
                <w:sz w:val="22"/>
              </w:rPr>
              <w:t>Kitting Li</w:t>
            </w:r>
            <w:r>
              <w:rPr>
                <w:rFonts w:ascii="Arial" w:eastAsia="SimSun" w:hAnsi="Arial" w:hint="eastAsia"/>
                <w:sz w:val="22"/>
              </w:rPr>
              <w:t>ght</w:t>
            </w:r>
            <w:r w:rsidRPr="00A00F45">
              <w:rPr>
                <w:rFonts w:ascii="Arial" w:eastAsia="SimSun" w:hAnsi="Arial"/>
                <w:sz w:val="22"/>
              </w:rPr>
              <w:t xml:space="preserve"> Server</w:t>
            </w:r>
          </w:p>
        </w:tc>
        <w:tc>
          <w:tcPr>
            <w:tcW w:w="6521" w:type="dxa"/>
            <w:shd w:val="clear" w:color="auto" w:fill="auto"/>
          </w:tcPr>
          <w:p w:rsidR="00FB5D89" w:rsidRPr="00FB5D89" w:rsidRDefault="00FB5D89" w:rsidP="00FB5D89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Arial" w:eastAsia="SimSun" w:hAnsi="Arial"/>
                <w:sz w:val="22"/>
                <w:rPrChange w:id="348" w:author="Gao, Guan-Wei (高貫偉 ITC)" w:date="2012-04-28T16:29:00Z">
                  <w:rPr/>
                </w:rPrChange>
              </w:rPr>
              <w:pPrChange w:id="349" w:author="Gao, Guan-Wei (高貫偉 ITC)" w:date="2012-04-28T16:29:00Z">
                <w:pPr/>
              </w:pPrChange>
            </w:pPr>
            <w:del w:id="350" w:author="Gao, Guan-Wei (高貫偉 ITC)" w:date="2012-04-28T16:29:00Z">
              <w:r w:rsidRPr="00FB5D89">
                <w:rPr>
                  <w:rFonts w:ascii="Arial" w:eastAsia="SimSun" w:hAnsi="Arial"/>
                  <w:sz w:val="22"/>
                  <w:rPrChange w:id="351" w:author="Gao, Guan-Wei (高貫偉 ITC)" w:date="2012-04-28T16:29:00Z">
                    <w:rPr>
                      <w:color w:val="0000FF" w:themeColor="hyperlink"/>
                      <w:u w:val="single"/>
                    </w:rPr>
                  </w:rPrChange>
                </w:rPr>
                <w:delText xml:space="preserve">A. </w:delText>
              </w:r>
            </w:del>
            <w:r w:rsidRPr="00FB5D89">
              <w:rPr>
                <w:rFonts w:ascii="Arial" w:eastAsia="SimSun" w:hAnsi="Arial" w:hint="eastAsia"/>
                <w:sz w:val="22"/>
                <w:rPrChange w:id="352" w:author="Gao, Guan-Wei (高貫偉 ITC)" w:date="2012-04-28T16:29:00Z">
                  <w:rPr>
                    <w:rFonts w:hint="eastAsia"/>
                    <w:color w:val="0000FF" w:themeColor="hyperlink"/>
                    <w:u w:val="single"/>
                  </w:rPr>
                </w:rPrChange>
              </w:rPr>
              <w:t>得到</w:t>
            </w:r>
            <w:r w:rsidRPr="00FB5D89">
              <w:rPr>
                <w:rFonts w:ascii="Arial" w:eastAsia="SimSun" w:hAnsi="Arial"/>
                <w:sz w:val="22"/>
                <w:rPrChange w:id="353" w:author="Gao, Guan-Wei (高貫偉 ITC)" w:date="2012-04-28T16:29:00Z">
                  <w:rPr>
                    <w:color w:val="0000FF" w:themeColor="hyperlink"/>
                    <w:u w:val="single"/>
                  </w:rPr>
                </w:rPrChange>
              </w:rPr>
              <w:t>BOM</w:t>
            </w:r>
            <w:r w:rsidRPr="00FB5D89">
              <w:rPr>
                <w:rFonts w:ascii="Arial" w:eastAsia="SimSun" w:hAnsi="Arial" w:hint="eastAsia"/>
                <w:sz w:val="22"/>
                <w:rPrChange w:id="354" w:author="Gao, Guan-Wei (高貫偉 ITC)" w:date="2012-04-28T16:29:00Z">
                  <w:rPr>
                    <w:rFonts w:hint="eastAsia"/>
                    <w:color w:val="0000FF" w:themeColor="hyperlink"/>
                    <w:u w:val="single"/>
                  </w:rPr>
                </w:rPrChange>
              </w:rPr>
              <w:t>中维护且在</w:t>
            </w:r>
            <w:r w:rsidRPr="00FB5D89">
              <w:rPr>
                <w:rFonts w:ascii="Arial" w:eastAsia="SimSun" w:hAnsi="Arial"/>
                <w:sz w:val="22"/>
                <w:rPrChange w:id="355" w:author="Gao, Guan-Wei (高貫偉 ITC)" w:date="2012-04-28T16:29:00Z">
                  <w:rPr>
                    <w:color w:val="0000FF" w:themeColor="hyperlink"/>
                    <w:u w:val="single"/>
                  </w:rPr>
                </w:rPrChange>
              </w:rPr>
              <w:t>WipBuffer</w:t>
            </w:r>
            <w:r w:rsidRPr="00FB5D89">
              <w:rPr>
                <w:rFonts w:ascii="Arial" w:eastAsia="SimSun" w:hAnsi="Arial" w:hint="eastAsia"/>
                <w:sz w:val="22"/>
                <w:rPrChange w:id="356" w:author="Gao, Guan-Wei (高貫偉 ITC)" w:date="2012-04-28T16:29:00Z">
                  <w:rPr>
                    <w:rFonts w:hint="eastAsia"/>
                    <w:color w:val="0000FF" w:themeColor="hyperlink"/>
                    <w:u w:val="single"/>
                  </w:rPr>
                </w:rPrChange>
              </w:rPr>
              <w:t>定义的</w:t>
            </w:r>
            <w:r w:rsidRPr="00FB5D89">
              <w:rPr>
                <w:rFonts w:ascii="Arial" w:eastAsia="SimSun" w:hAnsi="Arial"/>
                <w:sz w:val="22"/>
                <w:rPrChange w:id="357" w:author="Gao, Guan-Wei (高貫偉 ITC)" w:date="2012-04-28T16:29:00Z">
                  <w:rPr>
                    <w:color w:val="0000FF" w:themeColor="hyperlink"/>
                    <w:u w:val="single"/>
                  </w:rPr>
                </w:rPrChange>
              </w:rPr>
              <w:t>part</w:t>
            </w:r>
          </w:p>
          <w:p w:rsidR="00FB5D89" w:rsidRDefault="00BC56C2">
            <w:pPr>
              <w:ind w:firstLineChars="150" w:firstLine="330"/>
              <w:rPr>
                <w:del w:id="358" w:author="Gao, Guan-Wei (高貫偉 ITC)" w:date="2012-04-28T16:20:00Z"/>
                <w:rFonts w:ascii="Arial" w:eastAsia="宋体" w:hAnsi="Arial"/>
                <w:sz w:val="22"/>
              </w:rPr>
            </w:pPr>
            <w:r w:rsidRPr="001E4A02">
              <w:rPr>
                <w:rFonts w:ascii="Arial" w:eastAsia="SimSun" w:hAnsi="Arial" w:hint="eastAsia"/>
                <w:sz w:val="22"/>
              </w:rPr>
              <w:t>参见</w:t>
            </w:r>
            <w:r w:rsidRPr="001E4A02">
              <w:rPr>
                <w:rFonts w:ascii="Arial" w:eastAsia="SimSun" w:hAnsi="Arial" w:hint="eastAsia"/>
                <w:sz w:val="22"/>
              </w:rPr>
              <w:t>[</w:t>
            </w:r>
            <w:r w:rsidRPr="001E4A02">
              <w:rPr>
                <w:rFonts w:ascii="Arial" w:eastAsia="SimSun" w:hAnsi="Arial"/>
                <w:sz w:val="22"/>
              </w:rPr>
              <w:t>CI-MES</w:t>
            </w:r>
            <w:r>
              <w:rPr>
                <w:rFonts w:ascii="Arial" w:eastAsia="SimSun" w:hAnsi="Arial" w:hint="eastAsia"/>
                <w:sz w:val="22"/>
              </w:rPr>
              <w:t>12</w:t>
            </w:r>
            <w:r w:rsidRPr="001E4A02">
              <w:rPr>
                <w:rFonts w:ascii="Arial" w:eastAsia="SimSun" w:hAnsi="Arial"/>
                <w:sz w:val="22"/>
              </w:rPr>
              <w:t>-SPEC-</w:t>
            </w:r>
            <w:r>
              <w:rPr>
                <w:rFonts w:ascii="Arial" w:eastAsia="SimSun" w:hAnsi="Arial" w:hint="eastAsia"/>
                <w:sz w:val="22"/>
              </w:rPr>
              <w:t>Common</w:t>
            </w:r>
            <w:r w:rsidRPr="001E4A02">
              <w:rPr>
                <w:rFonts w:ascii="Arial" w:eastAsia="SimSun" w:hAnsi="Arial"/>
                <w:sz w:val="22"/>
              </w:rPr>
              <w:t>-Get</w:t>
            </w:r>
            <w:r w:rsidR="00AA4E9E">
              <w:rPr>
                <w:rFonts w:ascii="Arial" w:eastAsia="SimSun" w:hAnsi="Arial" w:hint="eastAsia"/>
                <w:sz w:val="22"/>
              </w:rPr>
              <w:t>Data</w:t>
            </w:r>
            <w:r w:rsidRPr="001E4A02">
              <w:rPr>
                <w:rFonts w:ascii="Arial" w:eastAsia="SimSun" w:hAnsi="Arial"/>
                <w:sz w:val="22"/>
              </w:rPr>
              <w:t>.docx</w:t>
            </w:r>
            <w:r w:rsidRPr="001E4A02">
              <w:rPr>
                <w:rFonts w:ascii="Arial" w:eastAsia="SimSun" w:hAnsi="Arial" w:hint="eastAsia"/>
                <w:sz w:val="22"/>
              </w:rPr>
              <w:t>]</w:t>
            </w:r>
            <w:r w:rsidRPr="001E4A02">
              <w:rPr>
                <w:rFonts w:ascii="Arial" w:eastAsia="SimSun" w:hAnsi="Arial" w:hint="eastAsia"/>
                <w:sz w:val="22"/>
              </w:rPr>
              <w:t>得到</w:t>
            </w:r>
            <w:r w:rsidRPr="001E4A02">
              <w:rPr>
                <w:rFonts w:ascii="Arial" w:eastAsia="SimSun" w:hAnsi="Arial" w:hint="eastAsia"/>
                <w:sz w:val="22"/>
              </w:rPr>
              <w:t>bom</w:t>
            </w:r>
            <w:r w:rsidRPr="001E4A02">
              <w:rPr>
                <w:rFonts w:ascii="Arial" w:eastAsia="SimSun" w:hAnsi="Arial" w:hint="eastAsia"/>
                <w:sz w:val="22"/>
              </w:rPr>
              <w:t>，与</w:t>
            </w:r>
            <w:r w:rsidRPr="001E4A02">
              <w:rPr>
                <w:rFonts w:ascii="Arial" w:eastAsia="SimSun" w:hAnsi="Arial" w:hint="eastAsia"/>
                <w:sz w:val="22"/>
              </w:rPr>
              <w:t>WipBuffer</w:t>
            </w:r>
            <w:r w:rsidRPr="001E4A02">
              <w:rPr>
                <w:rFonts w:ascii="Arial" w:eastAsia="SimSun" w:hAnsi="Arial" w:hint="eastAsia"/>
                <w:sz w:val="22"/>
              </w:rPr>
              <w:t>定义的</w:t>
            </w:r>
            <w:r w:rsidRPr="001E4A02">
              <w:rPr>
                <w:rFonts w:ascii="Arial" w:eastAsia="SimSun" w:hAnsi="Arial" w:hint="eastAsia"/>
                <w:sz w:val="22"/>
              </w:rPr>
              <w:t>parts</w:t>
            </w:r>
            <w:r w:rsidRPr="001E4A02">
              <w:rPr>
                <w:rFonts w:ascii="Arial" w:eastAsia="SimSun" w:hAnsi="Arial" w:hint="eastAsia"/>
                <w:sz w:val="22"/>
              </w:rPr>
              <w:t>交集</w:t>
            </w:r>
          </w:p>
          <w:p w:rsidR="00FB5D89" w:rsidRPr="00FB5D89" w:rsidRDefault="00FB5D89" w:rsidP="00FB5D89">
            <w:pPr>
              <w:rPr>
                <w:ins w:id="359" w:author="Gao, Guan-Wei (高貫偉 ITC)" w:date="2012-04-28T16:20:00Z"/>
                <w:rFonts w:ascii="Arial" w:eastAsia="宋体" w:hAnsi="Arial"/>
                <w:sz w:val="22"/>
                <w:rPrChange w:id="360" w:author="Gao, Guan-Wei (高貫偉 ITC)" w:date="2012-04-28T16:20:00Z">
                  <w:rPr>
                    <w:ins w:id="361" w:author="Gao, Guan-Wei (高貫偉 ITC)" w:date="2012-04-28T16:20:00Z"/>
                    <w:rFonts w:ascii="Arial" w:hAnsi="Arial"/>
                    <w:sz w:val="22"/>
                  </w:rPr>
                </w:rPrChange>
              </w:rPr>
              <w:pPrChange w:id="362" w:author="Gao, Guan-Wei (高貫偉 ITC)" w:date="2012-04-28T16:20:00Z">
                <w:pPr>
                  <w:ind w:firstLineChars="150" w:firstLine="330"/>
                </w:pPr>
              </w:pPrChange>
            </w:pPr>
          </w:p>
          <w:p w:rsidR="00FB5D89" w:rsidRDefault="00BA355B" w:rsidP="00FB5D89">
            <w:pPr>
              <w:rPr>
                <w:ins w:id="363" w:author="Gao, Guan-Wei (高貫偉 ITC)" w:date="2012-04-28T16:21:00Z"/>
                <w:rFonts w:ascii="Arial" w:eastAsia="宋体" w:hAnsi="Arial"/>
                <w:sz w:val="22"/>
              </w:rPr>
              <w:pPrChange w:id="364" w:author="Gao, Guan-Wei (高貫偉 ITC)" w:date="2012-04-28T16:20:00Z">
                <w:pPr>
                  <w:ind w:firstLineChars="150" w:firstLine="330"/>
                </w:pPr>
              </w:pPrChange>
            </w:pPr>
            <w:ins w:id="365" w:author="Gao, Guan-Wei (高貫偉 ITC)" w:date="2012-04-28T16:21:00Z">
              <w:r>
                <w:rPr>
                  <w:rFonts w:ascii="Arial" w:eastAsia="宋体" w:hAnsi="Arial" w:hint="eastAsia"/>
                  <w:sz w:val="22"/>
                </w:rPr>
                <w:t>[2012-4-28]</w:t>
              </w:r>
            </w:ins>
          </w:p>
          <w:p w:rsidR="00FB5D89" w:rsidRDefault="00BA355B" w:rsidP="00FB5D89">
            <w:pPr>
              <w:pStyle w:val="a8"/>
              <w:numPr>
                <w:ilvl w:val="0"/>
                <w:numId w:val="5"/>
              </w:numPr>
              <w:ind w:firstLineChars="0"/>
              <w:rPr>
                <w:ins w:id="366" w:author="Gao, Guan-Wei (高貫偉 ITC)" w:date="2012-04-28T16:22:00Z"/>
                <w:rFonts w:eastAsia="宋体"/>
              </w:rPr>
              <w:pPrChange w:id="367" w:author="Gao, Guan-Wei (高貫偉 ITC)" w:date="2012-04-28T16:29:00Z">
                <w:pPr>
                  <w:ind w:firstLineChars="150" w:firstLine="330"/>
                </w:pPr>
              </w:pPrChange>
            </w:pPr>
            <w:ins w:id="368" w:author="Gao, Guan-Wei (高貫偉 ITC)" w:date="2012-04-28T16:20:00Z">
              <w:r>
                <w:rPr>
                  <w:rFonts w:ascii="Arial" w:eastAsia="宋体" w:hAnsi="Arial" w:hint="eastAsia"/>
                  <w:sz w:val="22"/>
                </w:rPr>
                <w:t>B</w:t>
              </w:r>
            </w:ins>
            <w:ins w:id="369" w:author="Gao, Guan-Wei (高貫偉 ITC)" w:date="2012-04-28T16:21:00Z">
              <w:r>
                <w:rPr>
                  <w:rFonts w:eastAsia="宋体" w:hint="eastAsia"/>
                </w:rPr>
                <w:t>.</w:t>
              </w:r>
            </w:ins>
            <w:ins w:id="370" w:author="Gao, Guan-Wei (高貫偉 ITC)" w:date="2012-04-28T16:22:00Z">
              <w:r>
                <w:rPr>
                  <w:rFonts w:eastAsia="宋体" w:hint="eastAsia"/>
                </w:rPr>
                <w:t xml:space="preserve"> </w:t>
              </w:r>
              <w:r w:rsidR="00FB5D89" w:rsidRPr="00FB5D89">
                <w:rPr>
                  <w:rFonts w:ascii="Arial" w:eastAsia="SimSun" w:hAnsi="Arial" w:hint="eastAsia"/>
                  <w:sz w:val="22"/>
                  <w:rPrChange w:id="371" w:author="Gao, Guan-Wei (高貫偉 ITC)" w:date="2012-04-28T16:29:00Z">
                    <w:rPr>
                      <w:rFonts w:eastAsia="宋体" w:hint="eastAsia"/>
                      <w:color w:val="0000FF" w:themeColor="hyperlink"/>
                      <w:u w:val="single"/>
                    </w:rPr>
                  </w:rPrChange>
                </w:rPr>
                <w:t>计算</w:t>
              </w:r>
              <w:r>
                <w:rPr>
                  <w:rFonts w:eastAsia="宋体" w:hint="eastAsia"/>
                </w:rPr>
                <w:t>灯号，删除替代料的</w:t>
              </w:r>
            </w:ins>
            <w:ins w:id="372" w:author="Gao, Guan-Wei (高貫偉 ITC)" w:date="2012-04-28T16:23:00Z">
              <w:r>
                <w:rPr>
                  <w:rFonts w:eastAsia="宋体" w:hint="eastAsia"/>
                </w:rPr>
                <w:t>灯号</w:t>
              </w:r>
            </w:ins>
          </w:p>
          <w:p w:rsidR="00FB5D89" w:rsidRDefault="00BA355B" w:rsidP="00FB5D89">
            <w:pPr>
              <w:rPr>
                <w:ins w:id="373" w:author="Gao, Guan-Wei (高貫偉 ITC)" w:date="2012-04-28T16:22:00Z"/>
                <w:rFonts w:eastAsia="宋体"/>
              </w:rPr>
              <w:pPrChange w:id="374" w:author="Gao, Guan-Wei (高貫偉 ITC)" w:date="2012-04-28T16:31:00Z">
                <w:pPr>
                  <w:ind w:firstLineChars="150" w:firstLine="315"/>
                </w:pPr>
              </w:pPrChange>
            </w:pPr>
            <w:ins w:id="375" w:author="Gao, Guan-Wei (高貫偉 ITC)" w:date="2012-04-28T16:21:00Z">
              <w:r>
                <w:rPr>
                  <w:rFonts w:eastAsia="宋体" w:hint="eastAsia"/>
                </w:rPr>
                <w:t>前提条件</w:t>
              </w:r>
            </w:ins>
            <w:ins w:id="376" w:author="Gao, Guan-Wei (高貫偉 ITC)" w:date="2012-04-28T16:22:00Z">
              <w:r>
                <w:rPr>
                  <w:rFonts w:eastAsia="宋体" w:hint="eastAsia"/>
                </w:rPr>
                <w:t>（取得</w:t>
              </w:r>
              <w:r>
                <w:rPr>
                  <w:rFonts w:eastAsia="宋体" w:hint="eastAsia"/>
                </w:rPr>
                <w:t>Part</w:t>
              </w:r>
              <w:r>
                <w:rPr>
                  <w:rFonts w:eastAsia="宋体" w:hint="eastAsia"/>
                </w:rPr>
                <w:t>的数据包括</w:t>
              </w:r>
              <w:r>
                <w:rPr>
                  <w:rFonts w:eastAsia="宋体" w:hint="eastAsia"/>
                </w:rPr>
                <w:t>WipBuffer.Sub</w:t>
              </w:r>
              <w:r>
                <w:rPr>
                  <w:rFonts w:eastAsia="宋体" w:hint="eastAsia"/>
                </w:rPr>
                <w:t>）</w:t>
              </w:r>
            </w:ins>
          </w:p>
          <w:p w:rsidR="00FB5D89" w:rsidRPr="00FB5D89" w:rsidRDefault="00FB5D89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377" w:author="Gao, Guan-Wei (高貫偉 ITC)" w:date="2012-04-28T16:27:00Z"/>
                <w:rFonts w:eastAsia="宋体"/>
                <w:rPrChange w:id="378" w:author="Gao, Guan-Wei (高貫偉 ITC)" w:date="2012-04-28T16:31:00Z">
                  <w:rPr>
                    <w:ins w:id="379" w:author="Gao, Guan-Wei (高貫偉 ITC)" w:date="2012-04-28T16:27:00Z"/>
                  </w:rPr>
                </w:rPrChange>
              </w:rPr>
              <w:pPrChange w:id="380" w:author="Gao, Guan-Wei (高貫偉 ITC)" w:date="2012-04-28T16:31:00Z">
                <w:pPr>
                  <w:ind w:firstLineChars="150" w:firstLine="315"/>
                </w:pPr>
              </w:pPrChange>
            </w:pPr>
            <w:ins w:id="381" w:author="Gao, Guan-Wei (高貫偉 ITC)" w:date="2012-04-28T16:23:00Z">
              <w:r w:rsidRPr="00FB5D89">
                <w:rPr>
                  <w:rFonts w:eastAsia="宋体" w:hint="eastAsia"/>
                  <w:rPrChange w:id="382" w:author="Gao, Guan-Wei (高貫偉 ITC)" w:date="2012-04-28T16:31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以</w:t>
              </w:r>
              <w:r w:rsidRPr="00FB5D89">
                <w:rPr>
                  <w:rFonts w:eastAsia="宋体"/>
                  <w:rPrChange w:id="383" w:author="Gao, Guan-Wei (高貫偉 ITC)" w:date="2012-04-28T16:31:00Z">
                    <w:rPr>
                      <w:color w:val="0000FF" w:themeColor="hyperlink"/>
                      <w:u w:val="single"/>
                    </w:rPr>
                  </w:rPrChange>
                </w:rPr>
                <w:t>WipBuffer.Sub (isnull(WipBuffer.Sub,’’)&lt;&gt;’’)</w:t>
              </w:r>
              <w:r w:rsidRPr="00FB5D89">
                <w:rPr>
                  <w:rFonts w:eastAsia="宋体" w:hint="eastAsia"/>
                  <w:rPrChange w:id="384" w:author="Gao, Guan-Wei (高貫偉 ITC)" w:date="2012-04-28T16:31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的前</w:t>
              </w:r>
              <w:r w:rsidRPr="00FB5D89">
                <w:rPr>
                  <w:rFonts w:eastAsia="宋体"/>
                  <w:rPrChange w:id="385" w:author="Gao, Guan-Wei (高貫偉 ITC)" w:date="2012-04-28T16:31:00Z">
                    <w:rPr>
                      <w:color w:val="0000FF" w:themeColor="hyperlink"/>
                      <w:u w:val="single"/>
                    </w:rPr>
                  </w:rPrChange>
                </w:rPr>
                <w:t>3</w:t>
              </w:r>
              <w:r w:rsidRPr="00FB5D89">
                <w:rPr>
                  <w:rFonts w:eastAsia="宋体" w:hint="eastAsia"/>
                  <w:rPrChange w:id="386" w:author="Gao, Guan-Wei (高貫偉 ITC)" w:date="2012-04-28T16:31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码分组，</w:t>
              </w:r>
            </w:ins>
            <w:ins w:id="387" w:author="Gao, Guan-Wei (高貫偉 ITC)" w:date="2012-04-28T16:27:00Z">
              <w:r w:rsidRPr="00FB5D89">
                <w:rPr>
                  <w:rFonts w:eastAsia="宋体" w:hint="eastAsia"/>
                  <w:rPrChange w:id="388" w:author="Gao, Guan-Wei (高貫偉 ITC)" w:date="2012-04-28T16:31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取得</w:t>
              </w:r>
            </w:ins>
            <w:ins w:id="389" w:author="Gao, Guan-Wei (高貫偉 ITC)" w:date="2012-04-28T16:24:00Z">
              <w:r w:rsidRPr="00FB5D89">
                <w:rPr>
                  <w:rFonts w:eastAsia="宋体"/>
                  <w:rPrChange w:id="390" w:author="Gao, Guan-Wei (高貫偉 ITC)" w:date="2012-04-28T16:31:00Z">
                    <w:rPr>
                      <w:color w:val="0000FF" w:themeColor="hyperlink"/>
                      <w:u w:val="single"/>
                    </w:rPr>
                  </w:rPrChange>
                </w:rPr>
                <w:t>Count(*)</w:t>
              </w:r>
              <w:r w:rsidRPr="00FB5D89">
                <w:rPr>
                  <w:rFonts w:eastAsia="宋体" w:hint="eastAsia"/>
                  <w:rPrChange w:id="391" w:author="Gao, Guan-Wei (高貫偉 ITC)" w:date="2012-04-28T16:31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大于</w:t>
              </w:r>
              <w:r w:rsidRPr="00FB5D89">
                <w:rPr>
                  <w:rFonts w:eastAsia="宋体"/>
                  <w:rPrChange w:id="392" w:author="Gao, Guan-Wei (高貫偉 ITC)" w:date="2012-04-28T16:31:00Z">
                    <w:rPr>
                      <w:color w:val="0000FF" w:themeColor="hyperlink"/>
                      <w:u w:val="single"/>
                    </w:rPr>
                  </w:rPrChange>
                </w:rPr>
                <w:t>1</w:t>
              </w:r>
              <w:r w:rsidRPr="00FB5D89">
                <w:rPr>
                  <w:rFonts w:eastAsia="宋体" w:hint="eastAsia"/>
                  <w:rPrChange w:id="393" w:author="Gao, Guan-Wei (高貫偉 ITC)" w:date="2012-04-28T16:31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的</w:t>
              </w:r>
            </w:ins>
            <w:ins w:id="394" w:author="Gao, Guan-Wei (高貫偉 ITC)" w:date="2012-04-28T16:27:00Z">
              <w:r w:rsidRPr="00FB5D89">
                <w:rPr>
                  <w:rFonts w:eastAsia="宋体" w:hint="eastAsia"/>
                  <w:rPrChange w:id="395" w:author="Gao, Guan-Wei (高貫偉 ITC)" w:date="2012-04-28T16:31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所有记录</w:t>
              </w:r>
            </w:ins>
          </w:p>
          <w:p w:rsidR="00FB5D89" w:rsidRDefault="00BA355B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396" w:author="Gao, Guan-Wei (高貫偉 ITC)" w:date="2012-04-28T16:28:00Z"/>
                <w:rFonts w:eastAsia="宋体"/>
              </w:rPr>
              <w:pPrChange w:id="397" w:author="Gao, Guan-Wei (高貫偉 ITC)" w:date="2012-04-28T16:31:00Z">
                <w:pPr>
                  <w:ind w:firstLineChars="150" w:firstLine="315"/>
                </w:pPr>
              </w:pPrChange>
            </w:pPr>
            <w:ins w:id="398" w:author="Gao, Guan-Wei (高貫偉 ITC)" w:date="2012-04-28T16:27:00Z">
              <w:r>
                <w:rPr>
                  <w:rFonts w:eastAsia="宋体" w:hint="eastAsia"/>
                </w:rPr>
                <w:t>根据获取的记录，提取</w:t>
              </w:r>
              <w:r>
                <w:rPr>
                  <w:rFonts w:eastAsia="宋体" w:hint="eastAsia"/>
                </w:rPr>
                <w:t>3</w:t>
              </w:r>
              <w:r>
                <w:rPr>
                  <w:rFonts w:eastAsia="宋体" w:hint="eastAsia"/>
                </w:rPr>
                <w:t>码分组中</w:t>
              </w:r>
            </w:ins>
            <w:ins w:id="399" w:author="Gao, Guan-Wei (高貫偉 ITC)" w:date="2012-04-28T16:28:00Z">
              <w:r>
                <w:rPr>
                  <w:rFonts w:eastAsia="宋体" w:hint="eastAsia"/>
                </w:rPr>
                <w:t>max</w:t>
              </w:r>
              <w:r>
                <w:rPr>
                  <w:rFonts w:eastAsia="宋体" w:hint="eastAsia"/>
                </w:rPr>
                <w:t>（</w:t>
              </w:r>
              <w:r>
                <w:rPr>
                  <w:rFonts w:eastAsia="宋体" w:hint="eastAsia"/>
                </w:rPr>
                <w:t>WipBuffer.Sub</w:t>
              </w:r>
              <w:r>
                <w:rPr>
                  <w:rFonts w:eastAsia="宋体" w:hint="eastAsia"/>
                </w:rPr>
                <w:t>）</w:t>
              </w:r>
            </w:ins>
          </w:p>
          <w:p w:rsidR="00FB5D89" w:rsidRPr="00FB5D89" w:rsidRDefault="00BA355B" w:rsidP="00FB5D89">
            <w:pPr>
              <w:pStyle w:val="a8"/>
              <w:numPr>
                <w:ilvl w:val="0"/>
                <w:numId w:val="22"/>
              </w:numPr>
              <w:ind w:firstLineChars="0"/>
              <w:rPr>
                <w:ins w:id="400" w:author="Gao, Guan-Wei (高貫偉 ITC)" w:date="2012-04-28T16:20:00Z"/>
                <w:rFonts w:eastAsia="宋体"/>
                <w:rPrChange w:id="401" w:author="Gao, Guan-Wei (高貫偉 ITC)" w:date="2012-04-28T16:27:00Z">
                  <w:rPr>
                    <w:ins w:id="402" w:author="Gao, Guan-Wei (高貫偉 ITC)" w:date="2012-04-28T16:20:00Z"/>
                    <w:rFonts w:ascii="Arial" w:eastAsia="宋体" w:hAnsi="Arial"/>
                    <w:sz w:val="22"/>
                  </w:rPr>
                </w:rPrChange>
              </w:rPr>
              <w:pPrChange w:id="403" w:author="Gao, Guan-Wei (高貫偉 ITC)" w:date="2012-04-28T16:31:00Z">
                <w:pPr>
                  <w:ind w:firstLineChars="150" w:firstLine="315"/>
                </w:pPr>
              </w:pPrChange>
            </w:pPr>
            <w:ins w:id="404" w:author="Gao, Guan-Wei (高貫偉 ITC)" w:date="2012-04-28T16:28:00Z">
              <w:r>
                <w:rPr>
                  <w:rFonts w:eastAsia="宋体" w:hint="eastAsia"/>
                </w:rPr>
                <w:t>删除</w:t>
              </w:r>
            </w:ins>
            <w:ins w:id="405" w:author="Gao, Guan-Wei (高貫偉 ITC)" w:date="2012-04-28T16:31:00Z">
              <w:r w:rsidR="003330E3">
                <w:rPr>
                  <w:rFonts w:eastAsia="宋体" w:hint="eastAsia"/>
                </w:rPr>
                <w:t>Part</w:t>
              </w:r>
              <w:r w:rsidR="003330E3">
                <w:rPr>
                  <w:rFonts w:eastAsia="宋体" w:hint="eastAsia"/>
                </w:rPr>
                <w:t>中</w:t>
              </w:r>
              <w:r w:rsidR="003330E3">
                <w:rPr>
                  <w:rFonts w:eastAsia="宋体" w:hint="eastAsia"/>
                </w:rPr>
                <w:t>Sub=</w:t>
              </w:r>
            </w:ins>
            <w:ins w:id="406" w:author="Gao, Guan-Wei (高貫偉 ITC)" w:date="2012-04-28T16:28:00Z">
              <w:r>
                <w:rPr>
                  <w:rFonts w:eastAsia="宋体" w:hint="eastAsia"/>
                </w:rPr>
                <w:t>max</w:t>
              </w:r>
              <w:r>
                <w:rPr>
                  <w:rFonts w:eastAsia="宋体" w:hint="eastAsia"/>
                </w:rPr>
                <w:t>（</w:t>
              </w:r>
              <w:r>
                <w:rPr>
                  <w:rFonts w:eastAsia="宋体" w:hint="eastAsia"/>
                </w:rPr>
                <w:t>WipBuffer.Sub</w:t>
              </w:r>
              <w:r w:rsidR="003330E3">
                <w:rPr>
                  <w:rFonts w:eastAsia="宋体" w:hint="eastAsia"/>
                </w:rPr>
                <w:t>）</w:t>
              </w:r>
              <w:r>
                <w:rPr>
                  <w:rFonts w:eastAsia="宋体" w:hint="eastAsia"/>
                </w:rPr>
                <w:t>所有记录</w:t>
              </w:r>
            </w:ins>
          </w:p>
          <w:p w:rsidR="00FB5D89" w:rsidRDefault="00FB5D89" w:rsidP="00FB5D89">
            <w:pPr>
              <w:rPr>
                <w:ins w:id="407" w:author="Gao, Guan-Wei (高貫偉 ITC)" w:date="2012-04-28T16:30:00Z"/>
                <w:rFonts w:ascii="Arial" w:eastAsia="宋体" w:hAnsi="Arial"/>
                <w:sz w:val="22"/>
              </w:rPr>
              <w:pPrChange w:id="408" w:author="Gao, Guan-Wei (高貫偉 ITC)" w:date="2012-04-28T16:20:00Z">
                <w:pPr>
                  <w:ind w:firstLineChars="150" w:firstLine="330"/>
                </w:pPr>
              </w:pPrChange>
            </w:pPr>
          </w:p>
          <w:p w:rsidR="00FB5D89" w:rsidRDefault="00FB5D89" w:rsidP="00FB5D89">
            <w:pPr>
              <w:rPr>
                <w:ins w:id="409" w:author="Gao, Guan-Wei (高貫偉 ITC)" w:date="2012-04-28T16:30:00Z"/>
                <w:rFonts w:ascii="Arial" w:eastAsia="宋体" w:hAnsi="Arial"/>
                <w:sz w:val="22"/>
              </w:rPr>
              <w:pPrChange w:id="410" w:author="Gao, Guan-Wei (高貫偉 ITC)" w:date="2012-04-28T16:20:00Z">
                <w:pPr>
                  <w:ind w:firstLineChars="150" w:firstLine="330"/>
                </w:pPr>
              </w:pPrChange>
            </w:pPr>
          </w:p>
          <w:p w:rsidR="00FB5D89" w:rsidRDefault="00FB5D89" w:rsidP="00FB5D89">
            <w:pPr>
              <w:rPr>
                <w:ins w:id="411" w:author="Gao, Guan-Wei (高貫偉 ITC)" w:date="2012-04-28T16:30:00Z"/>
                <w:rFonts w:ascii="Arial" w:eastAsia="宋体" w:hAnsi="Arial"/>
                <w:sz w:val="22"/>
              </w:rPr>
              <w:pPrChange w:id="412" w:author="Gao, Guan-Wei (高貫偉 ITC)" w:date="2012-04-28T16:20:00Z">
                <w:pPr>
                  <w:ind w:firstLineChars="150" w:firstLine="330"/>
                </w:pPr>
              </w:pPrChange>
            </w:pPr>
          </w:p>
          <w:p w:rsidR="00FB5D89" w:rsidRPr="00FB5D89" w:rsidRDefault="00FB5D89" w:rsidP="00FB5D89">
            <w:pPr>
              <w:rPr>
                <w:rFonts w:ascii="Arial" w:eastAsia="宋体" w:hAnsi="Arial"/>
                <w:sz w:val="22"/>
                <w:rPrChange w:id="413" w:author="Gao, Guan-Wei (高貫偉 ITC)" w:date="2012-04-28T16:23:00Z">
                  <w:rPr>
                    <w:rFonts w:ascii="Arial" w:hAnsi="Arial"/>
                    <w:sz w:val="22"/>
                  </w:rPr>
                </w:rPrChange>
              </w:rPr>
              <w:pPrChange w:id="414" w:author="Gao, Guan-Wei (高貫偉 ITC)" w:date="2012-04-28T16:20:00Z">
                <w:pPr>
                  <w:ind w:firstLineChars="150" w:firstLine="330"/>
                </w:pPr>
              </w:pPrChange>
            </w:pPr>
          </w:p>
          <w:p w:rsidR="00FB5D89" w:rsidRDefault="00BC56C2" w:rsidP="00FB5D89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Arial" w:eastAsia="SimSun" w:hAnsi="Arial"/>
                <w:sz w:val="22"/>
              </w:rPr>
              <w:pPrChange w:id="415" w:author="Gao, Guan-Wei (高貫偉 ITC)" w:date="2012-04-28T16:29:00Z">
                <w:pPr/>
              </w:pPrChange>
            </w:pPr>
            <w:del w:id="416" w:author="Gao, Guan-Wei (高貫偉 ITC)" w:date="2012-04-28T16:21:00Z">
              <w:r w:rsidRPr="001E4A02" w:rsidDel="00BA355B">
                <w:rPr>
                  <w:rFonts w:ascii="Arial" w:eastAsia="SimSun" w:hAnsi="Arial" w:hint="eastAsia"/>
                  <w:sz w:val="22"/>
                </w:rPr>
                <w:delText>B</w:delText>
              </w:r>
            </w:del>
            <w:ins w:id="417" w:author="Gao, Guan-Wei (高貫偉 ITC)" w:date="2012-04-28T16:21:00Z">
              <w:r w:rsidR="00BA355B">
                <w:rPr>
                  <w:rFonts w:ascii="Arial" w:eastAsia="宋体" w:hAnsi="Arial" w:hint="eastAsia"/>
                  <w:sz w:val="22"/>
                </w:rPr>
                <w:t>C</w:t>
              </w:r>
            </w:ins>
            <w:r w:rsidRPr="001E4A02">
              <w:rPr>
                <w:rFonts w:ascii="Arial" w:eastAsia="SimSun" w:hAnsi="Arial" w:hint="eastAsia"/>
                <w:sz w:val="22"/>
              </w:rPr>
              <w:t xml:space="preserve">. </w:t>
            </w:r>
            <w:r w:rsidRPr="001E4A02">
              <w:rPr>
                <w:rFonts w:ascii="Arial" w:eastAsia="SimSun" w:hAnsi="Arial" w:hint="eastAsia"/>
                <w:sz w:val="22"/>
              </w:rPr>
              <w:t>保存到亮灯系统使用的表</w:t>
            </w:r>
            <w:r>
              <w:rPr>
                <w:rFonts w:ascii="Arial" w:eastAsia="SimSun" w:hAnsi="Arial" w:hint="eastAsia"/>
                <w:sz w:val="22"/>
              </w:rPr>
              <w:t>(</w:t>
            </w:r>
            <w:r w:rsidRPr="00067041">
              <w:rPr>
                <w:rFonts w:ascii="Arial" w:eastAsia="SimSun" w:hAnsi="Arial" w:hint="eastAsia"/>
                <w:sz w:val="22"/>
              </w:rPr>
              <w:t>在</w:t>
            </w:r>
            <w:r w:rsidRPr="00067041">
              <w:rPr>
                <w:rFonts w:ascii="Arial" w:eastAsia="SimSun" w:hAnsi="Arial"/>
                <w:sz w:val="22"/>
              </w:rPr>
              <w:t>KIT</w:t>
            </w:r>
            <w:r w:rsidRPr="00067041">
              <w:rPr>
                <w:rFonts w:ascii="Arial" w:eastAsia="SimSun" w:hAnsi="Arial" w:hint="eastAsia"/>
                <w:sz w:val="22"/>
              </w:rPr>
              <w:t>库中</w:t>
            </w:r>
            <w:r>
              <w:rPr>
                <w:rFonts w:ascii="Arial" w:eastAsia="SimSun" w:hAnsi="Arial" w:hint="eastAsia"/>
                <w:sz w:val="22"/>
              </w:rPr>
              <w:t>)</w:t>
            </w:r>
          </w:p>
          <w:p w:rsidR="00BC56C2" w:rsidRPr="003D56F2" w:rsidRDefault="00BC56C2" w:rsidP="003D56F2">
            <w:pPr>
              <w:ind w:firstLineChars="150" w:firstLine="331"/>
              <w:rPr>
                <w:rFonts w:ascii="Arial" w:eastAsia="SimSun" w:hAnsi="Arial"/>
                <w:b/>
                <w:sz w:val="22"/>
              </w:rPr>
            </w:pPr>
            <w:r w:rsidRPr="003D56F2">
              <w:rPr>
                <w:rFonts w:ascii="Arial" w:eastAsia="SimSun" w:hAnsi="Arial" w:hint="eastAsia"/>
                <w:b/>
                <w:sz w:val="22"/>
              </w:rPr>
              <w:t>新亮灯系统处理</w:t>
            </w:r>
            <w:r>
              <w:rPr>
                <w:rFonts w:ascii="Arial" w:eastAsia="SimSun" w:hAnsi="Arial" w:hint="eastAsia"/>
                <w:b/>
                <w:sz w:val="22"/>
              </w:rPr>
              <w:t>方法</w:t>
            </w:r>
            <w:r w:rsidRPr="003D56F2">
              <w:rPr>
                <w:rFonts w:ascii="Arial" w:eastAsia="SimSun" w:hAnsi="Arial" w:hint="eastAsia"/>
                <w:b/>
                <w:sz w:val="22"/>
              </w:rPr>
              <w:t>：</w:t>
            </w:r>
          </w:p>
          <w:p w:rsidR="00BC56C2" w:rsidRPr="001C5450" w:rsidRDefault="00BC56C2" w:rsidP="00655858">
            <w:pPr>
              <w:ind w:firstLineChars="150" w:firstLine="33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a.</w:t>
            </w:r>
            <w:r w:rsidRPr="001C5450">
              <w:rPr>
                <w:rFonts w:ascii="Arial" w:eastAsia="SimSun" w:hAnsi="Arial" w:hint="eastAsia"/>
                <w:sz w:val="22"/>
              </w:rPr>
              <w:t>根据</w:t>
            </w:r>
            <w:r w:rsidRPr="001C5450">
              <w:rPr>
                <w:rFonts w:ascii="Arial" w:eastAsia="SimSun" w:hAnsi="Arial" w:hint="eastAsia"/>
                <w:sz w:val="22"/>
              </w:rPr>
              <w:t>part</w:t>
            </w:r>
            <w:r w:rsidRPr="001C5450">
              <w:rPr>
                <w:rFonts w:ascii="Arial" w:eastAsia="SimSun" w:hAnsi="Arial" w:hint="eastAsia"/>
                <w:sz w:val="22"/>
              </w:rPr>
              <w:t>对应的</w:t>
            </w:r>
            <w:r w:rsidRPr="001C5450">
              <w:rPr>
                <w:rFonts w:ascii="Arial" w:eastAsia="SimSun" w:hAnsi="Arial" w:hint="eastAsia"/>
                <w:sz w:val="22"/>
              </w:rPr>
              <w:t>LightNo</w:t>
            </w:r>
            <w:r w:rsidRPr="001C5450">
              <w:rPr>
                <w:rFonts w:ascii="Arial" w:eastAsia="SimSun" w:hAnsi="Arial" w:hint="eastAsia"/>
                <w:sz w:val="22"/>
              </w:rPr>
              <w:t>更新</w:t>
            </w:r>
            <w:r w:rsidRPr="001C5450">
              <w:rPr>
                <w:rFonts w:ascii="Arial" w:eastAsia="SimSun" w:hAnsi="Arial" w:hint="eastAsia"/>
                <w:sz w:val="22"/>
              </w:rPr>
              <w:t>Kitting_Location_FA_</w:t>
            </w:r>
            <w:r w:rsidRPr="00655858">
              <w:rPr>
                <w:rFonts w:ascii="Arial" w:eastAsia="SimSun" w:hAnsi="Arial" w:hint="eastAsia"/>
                <w:color w:val="FF0000"/>
                <w:sz w:val="22"/>
              </w:rPr>
              <w:t>X</w:t>
            </w:r>
            <w:r w:rsidRPr="001C5450">
              <w:rPr>
                <w:rFonts w:ascii="Arial" w:eastAsia="SimSun" w:hAnsi="Arial" w:hint="eastAsia"/>
                <w:sz w:val="22"/>
              </w:rPr>
              <w:t>表中灯位对应的记录，其中不同线别对应不同的表</w:t>
            </w:r>
            <w:r w:rsidR="00655858">
              <w:rPr>
                <w:rFonts w:ascii="Arial" w:eastAsia="SimSun" w:hAnsi="Arial" w:hint="eastAsia"/>
                <w:sz w:val="22"/>
              </w:rPr>
              <w:t>(</w:t>
            </w:r>
            <w:r w:rsidR="00655858" w:rsidRPr="00655858">
              <w:rPr>
                <w:rFonts w:ascii="Arial" w:eastAsia="SimSun" w:hAnsi="Arial" w:hint="eastAsia"/>
                <w:color w:val="FF0000"/>
                <w:sz w:val="22"/>
              </w:rPr>
              <w:t>X</w:t>
            </w:r>
            <w:r w:rsidR="00655858">
              <w:rPr>
                <w:rFonts w:ascii="Arial" w:eastAsia="SimSun" w:hAnsi="Arial" w:hint="eastAsia"/>
                <w:color w:val="FF0000"/>
                <w:sz w:val="22"/>
              </w:rPr>
              <w:t>=Left(</w:t>
            </w:r>
            <w:r w:rsidR="00655858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[Line]</w:t>
            </w:r>
            <w:r w:rsidR="00655858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.</w:t>
            </w:r>
            <w:r w:rsidR="00655858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Line</w:t>
            </w:r>
            <w:r w:rsidR="00655858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,1)</w:t>
            </w:r>
            <w:r w:rsidR="00655858">
              <w:rPr>
                <w:rFonts w:ascii="Arial" w:eastAsia="SimSun" w:hAnsi="Arial" w:hint="eastAsia"/>
                <w:sz w:val="22"/>
              </w:rPr>
              <w:t>)</w:t>
            </w:r>
          </w:p>
          <w:p w:rsidR="00BC56C2" w:rsidRPr="001C5450" w:rsidRDefault="00BC56C2" w:rsidP="001C5450">
            <w:pPr>
              <w:ind w:left="330"/>
              <w:rPr>
                <w:rFonts w:ascii="Arial" w:eastAsia="SimSun" w:hAnsi="Arial"/>
                <w:sz w:val="22"/>
              </w:rPr>
            </w:pPr>
            <w:r w:rsidRPr="00BC4391">
              <w:rPr>
                <w:rFonts w:ascii="Arial" w:eastAsia="SimSun" w:hAnsi="Arial"/>
                <w:sz w:val="22"/>
              </w:rPr>
              <w:t>ConfigedLEDStatus=1,RunningLEDStatus=0,LEDValues=Qty</w:t>
            </w:r>
          </w:p>
          <w:p w:rsidR="00BC56C2" w:rsidRDefault="00BC56C2" w:rsidP="009B391B">
            <w:pPr>
              <w:ind w:firstLineChars="150" w:firstLine="330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线别是根据</w:t>
            </w:r>
            <w:r>
              <w:rPr>
                <w:rFonts w:ascii="Arial" w:eastAsia="SimSun" w:hAnsi="Arial" w:hint="eastAsia"/>
                <w:sz w:val="22"/>
              </w:rPr>
              <w:t>operator</w:t>
            </w:r>
            <w:r>
              <w:rPr>
                <w:rFonts w:ascii="Arial" w:eastAsia="SimSun" w:hAnsi="Arial" w:hint="eastAsia"/>
                <w:sz w:val="22"/>
              </w:rPr>
              <w:t>选择的</w:t>
            </w:r>
            <w:r>
              <w:rPr>
                <w:rFonts w:ascii="Arial" w:eastAsia="SimSun" w:hAnsi="Arial" w:hint="eastAsia"/>
                <w:sz w:val="22"/>
              </w:rPr>
              <w:t>PdLine</w:t>
            </w:r>
            <w:r w:rsidR="00655858">
              <w:rPr>
                <w:rFonts w:ascii="Arial" w:eastAsia="SimSun" w:hAnsi="Arial" w:hint="eastAsia"/>
                <w:sz w:val="22"/>
              </w:rPr>
              <w:t>(</w:t>
            </w:r>
            <w:r w:rsidR="00655858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[Line]</w:t>
            </w:r>
            <w:r w:rsidR="00655858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.</w:t>
            </w:r>
            <w:r w:rsidR="00655858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Line</w:t>
            </w:r>
            <w:r w:rsidR="00655858">
              <w:rPr>
                <w:rFonts w:ascii="Arial" w:eastAsia="SimSun" w:hAnsi="Arial" w:hint="eastAsia"/>
                <w:sz w:val="22"/>
              </w:rPr>
              <w:t>)</w:t>
            </w:r>
          </w:p>
          <w:p w:rsidR="00BC56C2" w:rsidRDefault="00BC56C2" w:rsidP="00655858">
            <w:pPr>
              <w:ind w:firstLineChars="150" w:firstLine="33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Kitting_Loc_PLMapping</w:t>
            </w:r>
            <w:r>
              <w:rPr>
                <w:rFonts w:ascii="Arial" w:eastAsia="SimSun" w:hAnsi="Arial" w:hint="eastAsia"/>
                <w:sz w:val="22"/>
              </w:rPr>
              <w:t>里定义了</w:t>
            </w:r>
            <w:r>
              <w:rPr>
                <w:rFonts w:ascii="Arial" w:eastAsia="SimSun" w:hAnsi="Arial" w:hint="eastAsia"/>
                <w:sz w:val="22"/>
              </w:rPr>
              <w:t>WipBuffer.LightNo</w:t>
            </w:r>
            <w:r>
              <w:rPr>
                <w:rFonts w:ascii="Arial" w:eastAsia="SimSun" w:hAnsi="Arial" w:hint="eastAsia"/>
                <w:sz w:val="22"/>
              </w:rPr>
              <w:t>和</w:t>
            </w:r>
            <w:r>
              <w:rPr>
                <w:rFonts w:ascii="Arial" w:eastAsia="SimSun" w:hAnsi="Arial" w:hint="eastAsia"/>
                <w:sz w:val="22"/>
              </w:rPr>
              <w:t>Kitting_Location_FA_X</w:t>
            </w:r>
            <w:r>
              <w:rPr>
                <w:rFonts w:ascii="Arial" w:eastAsia="SimSun" w:hAnsi="Arial" w:hint="eastAsia"/>
                <w:sz w:val="22"/>
              </w:rPr>
              <w:t>表里</w:t>
            </w:r>
            <w:r>
              <w:rPr>
                <w:rFonts w:ascii="Arial" w:eastAsia="SimSun" w:hAnsi="Arial" w:hint="eastAsia"/>
                <w:sz w:val="22"/>
              </w:rPr>
              <w:t>TagId</w:t>
            </w:r>
            <w:r>
              <w:rPr>
                <w:rFonts w:ascii="Arial" w:eastAsia="SimSun" w:hAnsi="Arial" w:hint="eastAsia"/>
                <w:sz w:val="22"/>
              </w:rPr>
              <w:t>对应关系</w:t>
            </w:r>
            <w:r w:rsidR="00655858">
              <w:rPr>
                <w:rFonts w:ascii="Arial" w:eastAsia="SimSun" w:hAnsi="Arial" w:hint="eastAsia"/>
                <w:sz w:val="22"/>
              </w:rPr>
              <w:t>(</w:t>
            </w:r>
            <w:r w:rsidR="00655858" w:rsidRPr="00655858">
              <w:rPr>
                <w:rFonts w:ascii="Arial" w:eastAsia="SimSun" w:hAnsi="Arial" w:hint="eastAsia"/>
                <w:color w:val="FF0000"/>
                <w:sz w:val="22"/>
              </w:rPr>
              <w:t>其中</w:t>
            </w:r>
            <w:r w:rsidR="00655858" w:rsidRPr="00655858">
              <w:rPr>
                <w:rFonts w:ascii="Arial" w:eastAsia="SimSun" w:hAnsi="Arial" w:hint="eastAsia"/>
                <w:color w:val="FF0000"/>
                <w:sz w:val="22"/>
              </w:rPr>
              <w:t>Kitting_Loc_PLMapping</w:t>
            </w:r>
            <w:r w:rsidR="00655858" w:rsidRPr="00655858">
              <w:rPr>
                <w:rFonts w:ascii="Arial" w:eastAsia="SimSun" w:hAnsi="Arial"/>
                <w:color w:val="FF0000"/>
                <w:sz w:val="22"/>
              </w:rPr>
              <w:t>.PdLine</w:t>
            </w:r>
            <w:r w:rsidR="00655858" w:rsidRPr="00655858">
              <w:rPr>
                <w:rFonts w:ascii="Arial" w:eastAsia="SimSun" w:hAnsi="Arial" w:hint="eastAsia"/>
                <w:color w:val="FF0000"/>
                <w:sz w:val="22"/>
              </w:rPr>
              <w:t xml:space="preserve"> =</w:t>
            </w:r>
            <w:bookmarkStart w:id="418" w:name="_GoBack"/>
            <w:r w:rsidR="00655858" w:rsidRPr="00655858">
              <w:rPr>
                <w:rFonts w:ascii="Arial" w:eastAsia="SimSun" w:hAnsi="Arial"/>
                <w:color w:val="FF0000"/>
                <w:sz w:val="22"/>
              </w:rPr>
              <w:t>’</w:t>
            </w:r>
            <w:r w:rsidR="00655858" w:rsidRPr="00655858">
              <w:rPr>
                <w:rFonts w:ascii="Arial" w:eastAsia="SimSun" w:hAnsi="Arial" w:hint="eastAsia"/>
                <w:color w:val="FF0000"/>
                <w:sz w:val="22"/>
              </w:rPr>
              <w:t>FA</w:t>
            </w:r>
            <w:r w:rsidR="005A197F">
              <w:rPr>
                <w:rFonts w:ascii="Arial" w:eastAsia="SimSun" w:hAnsi="Arial"/>
                <w:color w:val="FF0000"/>
                <w:sz w:val="22"/>
              </w:rPr>
              <w:t>-</w:t>
            </w:r>
            <w:r w:rsidR="00655858" w:rsidRPr="00655858">
              <w:rPr>
                <w:rFonts w:ascii="Arial" w:eastAsia="SimSun" w:hAnsi="Arial"/>
                <w:color w:val="FF0000"/>
                <w:sz w:val="22"/>
              </w:rPr>
              <w:t>’</w:t>
            </w:r>
            <w:r w:rsidR="00655858" w:rsidRPr="00655858">
              <w:rPr>
                <w:rFonts w:ascii="Arial" w:eastAsia="SimSun" w:hAnsi="Arial" w:hint="eastAsia"/>
                <w:color w:val="FF0000"/>
                <w:sz w:val="22"/>
              </w:rPr>
              <w:t>+Left(</w:t>
            </w:r>
            <w:r w:rsidR="00655858" w:rsidRPr="0065585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[Line]</w:t>
            </w:r>
            <w:r w:rsidR="00655858" w:rsidRPr="00655858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.</w:t>
            </w:r>
            <w:r w:rsidR="00655858" w:rsidRPr="0065585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Line</w:t>
            </w:r>
            <w:r w:rsidR="00655858" w:rsidRPr="00655858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,1)</w:t>
            </w:r>
            <w:bookmarkEnd w:id="418"/>
            <w:r w:rsidR="00655858">
              <w:rPr>
                <w:rFonts w:ascii="Arial" w:eastAsia="SimSun" w:hAnsi="Arial" w:hint="eastAsia"/>
                <w:sz w:val="22"/>
              </w:rPr>
              <w:t>)</w:t>
            </w:r>
          </w:p>
          <w:p w:rsidR="00BC56C2" w:rsidRDefault="00BC56C2" w:rsidP="00655858">
            <w:pPr>
              <w:ind w:firstLineChars="150" w:firstLine="330"/>
              <w:jc w:val="left"/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b.</w:t>
            </w:r>
            <w:r>
              <w:rPr>
                <w:rFonts w:ascii="Arial" w:eastAsia="SimSun" w:hAnsi="Arial" w:hint="eastAsia"/>
                <w:sz w:val="22"/>
              </w:rPr>
              <w:t>将</w:t>
            </w:r>
            <w:r>
              <w:rPr>
                <w:rFonts w:ascii="Arial" w:eastAsia="SimSun" w:hAnsi="Arial" w:hint="eastAsia"/>
                <w:sz w:val="22"/>
              </w:rPr>
              <w:t xml:space="preserve">BoxId </w:t>
            </w:r>
            <w:r>
              <w:rPr>
                <w:rFonts w:ascii="Arial" w:eastAsia="SimSun" w:hAnsi="Arial" w:hint="eastAsia"/>
                <w:sz w:val="22"/>
              </w:rPr>
              <w:t>写到</w:t>
            </w:r>
            <w:r>
              <w:rPr>
                <w:rFonts w:ascii="Arial" w:eastAsia="SimSun" w:hAnsi="Arial" w:hint="eastAsia"/>
                <w:sz w:val="22"/>
              </w:rPr>
              <w:t>Kitting_Location_FA_</w:t>
            </w:r>
            <w:r w:rsidRPr="00655858">
              <w:rPr>
                <w:rFonts w:ascii="Arial" w:eastAsia="SimSun" w:hAnsi="Arial" w:hint="eastAsia"/>
                <w:color w:val="FF0000"/>
                <w:sz w:val="22"/>
              </w:rPr>
              <w:t>X</w:t>
            </w:r>
            <w:r>
              <w:rPr>
                <w:rFonts w:ascii="Arial" w:eastAsia="SimSun" w:hAnsi="Arial" w:hint="eastAsia"/>
                <w:sz w:val="22"/>
              </w:rPr>
              <w:t>表</w:t>
            </w:r>
            <w:r w:rsidR="00655858">
              <w:rPr>
                <w:rFonts w:ascii="Arial" w:eastAsia="SimSun" w:hAnsi="Arial" w:hint="eastAsia"/>
                <w:sz w:val="22"/>
              </w:rPr>
              <w:t>(</w:t>
            </w:r>
            <w:r w:rsidR="00655858" w:rsidRPr="00655858">
              <w:rPr>
                <w:rFonts w:ascii="Arial" w:eastAsia="SimSun" w:hAnsi="Arial" w:hint="eastAsia"/>
                <w:color w:val="FF0000"/>
                <w:sz w:val="22"/>
              </w:rPr>
              <w:t>X</w:t>
            </w:r>
            <w:r w:rsidR="00655858">
              <w:rPr>
                <w:rFonts w:ascii="Arial" w:eastAsia="SimSun" w:hAnsi="Arial" w:hint="eastAsia"/>
                <w:color w:val="FF0000"/>
                <w:sz w:val="22"/>
              </w:rPr>
              <w:t>=Left(</w:t>
            </w:r>
            <w:r w:rsidR="00655858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[Line]</w:t>
            </w:r>
            <w:r w:rsidR="00655858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.</w:t>
            </w:r>
            <w:r w:rsidR="00655858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Line</w:t>
            </w:r>
            <w:r w:rsidR="00655858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,1)</w:t>
            </w:r>
            <w:r w:rsidR="00655858">
              <w:rPr>
                <w:rFonts w:ascii="Arial" w:eastAsia="SimSun" w:hAnsi="Arial" w:hint="eastAsia"/>
                <w:sz w:val="22"/>
              </w:rPr>
              <w:t>)</w:t>
            </w:r>
          </w:p>
          <w:p w:rsidR="00BC56C2" w:rsidRPr="00D748EF" w:rsidRDefault="00BC56C2" w:rsidP="009B391B">
            <w:pPr>
              <w:ind w:firstLineChars="150" w:firstLine="330"/>
              <w:rPr>
                <w:rFonts w:ascii="Arial" w:eastAsia="SimSun" w:hAnsi="Arial"/>
                <w:color w:val="000000" w:themeColor="text1"/>
                <w:sz w:val="22"/>
              </w:rPr>
            </w:pP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update Priority=1,3,5,7,9,11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的纪录</w:t>
            </w:r>
          </w:p>
          <w:p w:rsidR="00BC56C2" w:rsidRDefault="00BC56C2" w:rsidP="00F54AE6">
            <w:pPr>
              <w:ind w:firstLineChars="150" w:firstLine="330"/>
              <w:rPr>
                <w:rFonts w:ascii="Arial" w:eastAsia="SimSun" w:hAnsi="Arial"/>
                <w:sz w:val="22"/>
              </w:rPr>
            </w:pPr>
            <w:r w:rsidRPr="00F54AE6">
              <w:rPr>
                <w:rFonts w:ascii="Arial" w:eastAsia="SimSun" w:hAnsi="Arial"/>
                <w:sz w:val="22"/>
              </w:rPr>
              <w:t>ConfigedLEDStatus=1,RunningLEDStatus=0,LEDValues=convert(int,convert(float(8),'+boxid</w:t>
            </w:r>
            <w:r>
              <w:rPr>
                <w:rFonts w:ascii="Arial" w:eastAsia="SimSun" w:hAnsi="Arial" w:hint="eastAsia"/>
                <w:sz w:val="22"/>
              </w:rPr>
              <w:t>#</w:t>
            </w:r>
            <w:r w:rsidRPr="00F54AE6">
              <w:rPr>
                <w:rFonts w:ascii="Arial" w:eastAsia="SimSun" w:hAnsi="Arial"/>
                <w:sz w:val="22"/>
              </w:rPr>
              <w:t>+'))</w:t>
            </w:r>
          </w:p>
          <w:p w:rsidR="00BC56C2" w:rsidRDefault="00BC56C2" w:rsidP="003240A5">
            <w:pPr>
              <w:ind w:firstLineChars="150" w:firstLine="330"/>
              <w:rPr>
                <w:ins w:id="419" w:author="Gao, Guan-Wei (高貫偉 ITC)" w:date="2012-04-28T10:48:00Z"/>
                <w:rFonts w:ascii="Arial" w:eastAsia="宋体" w:hAnsi="Arial"/>
                <w:color w:val="000000" w:themeColor="text1"/>
                <w:sz w:val="22"/>
              </w:rPr>
            </w:pP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注：根据</w:t>
            </w:r>
            <w:r w:rsidRPr="00D748EF">
              <w:rPr>
                <w:rFonts w:ascii="Arial" w:eastAsia="SimSun" w:hAnsi="Arial"/>
                <w:color w:val="000000" w:themeColor="text1"/>
                <w:sz w:val="22"/>
              </w:rPr>
              <w:t>kitting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架的个数，</w:t>
            </w:r>
            <w:r w:rsidRPr="00D748EF">
              <w:rPr>
                <w:rFonts w:ascii="Arial" w:eastAsia="SimSun" w:hAnsi="Arial"/>
                <w:color w:val="000000" w:themeColor="text1"/>
                <w:sz w:val="22"/>
              </w:rPr>
              <w:t>priority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的数字会有所变动，如</w:t>
            </w:r>
            <w:r w:rsidRPr="00D748EF">
              <w:rPr>
                <w:rFonts w:ascii="Arial" w:eastAsia="SimSun" w:hAnsi="Arial"/>
                <w:color w:val="000000" w:themeColor="text1"/>
                <w:sz w:val="22"/>
              </w:rPr>
              <w:t>5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个架子的话，则</w:t>
            </w:r>
            <w:r w:rsidRPr="00D748EF">
              <w:rPr>
                <w:rFonts w:ascii="Arial" w:eastAsia="SimSun" w:hAnsi="Arial"/>
                <w:color w:val="000000" w:themeColor="text1"/>
                <w:sz w:val="22"/>
              </w:rPr>
              <w:t>priority=1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，</w:t>
            </w:r>
            <w:r w:rsidRPr="00D748EF">
              <w:rPr>
                <w:rFonts w:ascii="Arial" w:eastAsia="SimSun" w:hAnsi="Arial"/>
                <w:color w:val="000000" w:themeColor="text1"/>
                <w:sz w:val="22"/>
              </w:rPr>
              <w:t>3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，</w:t>
            </w:r>
            <w:r w:rsidRPr="00D748EF">
              <w:rPr>
                <w:rFonts w:ascii="Arial" w:eastAsia="SimSun" w:hAnsi="Arial"/>
                <w:color w:val="000000" w:themeColor="text1"/>
                <w:sz w:val="22"/>
              </w:rPr>
              <w:t>5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，</w:t>
            </w:r>
            <w:r w:rsidRPr="00D748EF">
              <w:rPr>
                <w:rFonts w:ascii="Arial" w:eastAsia="SimSun" w:hAnsi="Arial"/>
                <w:color w:val="000000" w:themeColor="text1"/>
                <w:sz w:val="22"/>
              </w:rPr>
              <w:t>7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，</w:t>
            </w:r>
            <w:r w:rsidRPr="00D748EF">
              <w:rPr>
                <w:rFonts w:ascii="Arial" w:eastAsia="SimSun" w:hAnsi="Arial"/>
                <w:color w:val="000000" w:themeColor="text1"/>
                <w:sz w:val="22"/>
              </w:rPr>
              <w:t>9</w:t>
            </w:r>
            <w:r w:rsidRPr="00D748EF">
              <w:rPr>
                <w:rFonts w:ascii="Arial" w:eastAsia="SimSun" w:hAnsi="Arial" w:hint="eastAsia"/>
                <w:color w:val="000000" w:themeColor="text1"/>
                <w:sz w:val="22"/>
              </w:rPr>
              <w:t>的会有变化</w:t>
            </w:r>
          </w:p>
          <w:p w:rsidR="00FB5D89" w:rsidRDefault="00FC02E3" w:rsidP="00FB5D89">
            <w:pPr>
              <w:rPr>
                <w:ins w:id="420" w:author="Gao, Guan-Wei (高貫偉 ITC)" w:date="2012-04-28T10:48:00Z"/>
                <w:rFonts w:ascii="Arial" w:eastAsia="宋体" w:hAnsi="Arial"/>
                <w:color w:val="FF0000"/>
                <w:sz w:val="22"/>
              </w:rPr>
              <w:pPrChange w:id="421" w:author="Gao, Guan-Wei (高貫偉 ITC)" w:date="2012-04-28T10:48:00Z">
                <w:pPr>
                  <w:ind w:firstLineChars="150" w:firstLine="330"/>
                </w:pPr>
              </w:pPrChange>
            </w:pPr>
            <w:ins w:id="422" w:author="Gao, Guan-Wei (高貫偉 ITC)" w:date="2012-04-28T10:48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 xml:space="preserve">[2012-4-28] 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在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2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次更新</w:t>
              </w:r>
              <w:r>
                <w:rPr>
                  <w:rFonts w:ascii="Arial" w:eastAsia="SimSun" w:hAnsi="Arial" w:hint="eastAsia"/>
                  <w:sz w:val="22"/>
                </w:rPr>
                <w:t>Kitting_Location_FA_</w:t>
              </w:r>
              <w:r w:rsidRPr="00655858">
                <w:rPr>
                  <w:rFonts w:ascii="Arial" w:eastAsia="SimSun" w:hAnsi="Arial" w:hint="eastAsia"/>
                  <w:color w:val="FF0000"/>
                  <w:sz w:val="22"/>
                </w:rPr>
                <w:t>X</w:t>
              </w:r>
              <w:r>
                <w:rPr>
                  <w:rFonts w:ascii="Arial" w:eastAsia="宋体" w:hAnsi="Arial" w:hint="eastAsia"/>
                  <w:color w:val="FF0000"/>
                  <w:sz w:val="22"/>
                </w:rPr>
                <w:t>时，插入</w:t>
              </w:r>
              <w:r>
                <w:rPr>
                  <w:rFonts w:ascii="Arial" w:eastAsia="宋体" w:hAnsi="Arial" w:hint="eastAsia"/>
                  <w:color w:val="FF0000"/>
                  <w:sz w:val="22"/>
                </w:rPr>
                <w:t>Log</w:t>
              </w:r>
            </w:ins>
          </w:p>
          <w:p w:rsidR="00FB5D89" w:rsidRDefault="004A3702" w:rsidP="00FB5D89">
            <w:pPr>
              <w:rPr>
                <w:ins w:id="423" w:author="Gao, Guan-Wei (高貫偉 ITC)" w:date="2012-04-28T11:30:00Z"/>
                <w:rFonts w:ascii="Arial" w:eastAsia="宋体" w:hAnsi="Arial"/>
                <w:color w:val="000000" w:themeColor="text1"/>
                <w:sz w:val="22"/>
              </w:rPr>
              <w:pPrChange w:id="424" w:author="Gao, Guan-Wei (高貫偉 ITC)" w:date="2012-04-28T10:48:00Z">
                <w:pPr>
                  <w:ind w:firstLineChars="150" w:firstLine="330"/>
                </w:pPr>
              </w:pPrChange>
            </w:pPr>
            <w:ins w:id="425" w:author="Gao, Guan-Wei (高貫偉 ITC)" w:date="2012-04-28T11:29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Time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：第一次更新就为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1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，</w:t>
              </w:r>
            </w:ins>
            <w:ins w:id="426" w:author="Gao, Guan-Wei (高貫偉 ITC)" w:date="2012-04-28T11:30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第二次更新就为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2</w:t>
              </w:r>
            </w:ins>
          </w:p>
          <w:p w:rsidR="00FB5D89" w:rsidRDefault="004A3702" w:rsidP="00FB5D89">
            <w:pPr>
              <w:rPr>
                <w:ins w:id="427" w:author="Gao, Guan-Wei (高貫偉 ITC)" w:date="2012-04-28T11:30:00Z"/>
                <w:rFonts w:ascii="Arial" w:eastAsia="宋体" w:hAnsi="Arial"/>
                <w:color w:val="000000" w:themeColor="text1"/>
                <w:sz w:val="22"/>
              </w:rPr>
              <w:pPrChange w:id="428" w:author="Gao, Guan-Wei (高貫偉 ITC)" w:date="2012-04-28T10:48:00Z">
                <w:pPr>
                  <w:ind w:firstLineChars="150" w:firstLine="330"/>
                </w:pPr>
              </w:pPrChange>
            </w:pPr>
            <w:ins w:id="429" w:author="Gao, Guan-Wei (高貫偉 ITC)" w:date="2012-04-28T11:30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TableName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：更新的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Table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的名称</w:t>
              </w:r>
            </w:ins>
          </w:p>
          <w:p w:rsidR="00FB5D89" w:rsidRDefault="004A3702" w:rsidP="00FB5D89">
            <w:pPr>
              <w:rPr>
                <w:ins w:id="430" w:author="Gao, Guan-Wei (高貫偉 ITC)" w:date="2012-04-28T11:30:00Z"/>
                <w:rFonts w:ascii="Arial" w:eastAsia="宋体" w:hAnsi="Arial"/>
                <w:color w:val="000000" w:themeColor="text1"/>
                <w:sz w:val="22"/>
              </w:rPr>
              <w:pPrChange w:id="431" w:author="Gao, Guan-Wei (高貫偉 ITC)" w:date="2012-04-28T10:48:00Z">
                <w:pPr>
                  <w:ind w:firstLineChars="150" w:firstLine="330"/>
                </w:pPr>
              </w:pPrChange>
            </w:pPr>
            <w:ins w:id="432" w:author="Gao, Guan-Wei (高貫偉 ITC)" w:date="2012-04-28T11:30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TagID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：当前更新的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TagID</w:t>
              </w:r>
            </w:ins>
          </w:p>
          <w:p w:rsidR="00FB5D89" w:rsidRDefault="004A3702" w:rsidP="00FB5D89">
            <w:pPr>
              <w:rPr>
                <w:ins w:id="433" w:author="Gao, Guan-Wei (高貫偉 ITC)" w:date="2012-04-28T11:31:00Z"/>
                <w:rFonts w:ascii="Arial" w:eastAsia="宋体" w:hAnsi="Arial"/>
                <w:color w:val="000000" w:themeColor="text1"/>
                <w:sz w:val="22"/>
              </w:rPr>
              <w:pPrChange w:id="434" w:author="Gao, Guan-Wei (高貫偉 ITC)" w:date="2012-04-28T10:48:00Z">
                <w:pPr>
                  <w:ind w:firstLineChars="150" w:firstLine="330"/>
                </w:pPr>
              </w:pPrChange>
            </w:pPr>
            <w:ins w:id="435" w:author="Gao, Guan-Wei (高貫偉 ITC)" w:date="2012-04-28T11:30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ConfigedLEDStatus</w:t>
              </w:r>
            </w:ins>
            <w:ins w:id="436" w:author="Gao, Guan-Wei (高貫偉 ITC)" w:date="2012-04-28T11:31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：当前更新的值</w:t>
              </w:r>
            </w:ins>
          </w:p>
          <w:p w:rsidR="00FB5D89" w:rsidRDefault="004A3702" w:rsidP="00FB5D89">
            <w:pPr>
              <w:rPr>
                <w:ins w:id="437" w:author="Gao, Guan-Wei (高貫偉 ITC)" w:date="2012-04-28T11:31:00Z"/>
                <w:rFonts w:ascii="Arial" w:eastAsia="宋体" w:hAnsi="Arial"/>
                <w:color w:val="000000" w:themeColor="text1"/>
                <w:sz w:val="22"/>
              </w:rPr>
              <w:pPrChange w:id="438" w:author="Gao, Guan-Wei (高貫偉 ITC)" w:date="2012-04-28T10:48:00Z">
                <w:pPr>
                  <w:ind w:firstLineChars="150" w:firstLine="330"/>
                </w:pPr>
              </w:pPrChange>
            </w:pPr>
            <w:ins w:id="439" w:author="Gao, Guan-Wei (高貫偉 ITC)" w:date="2012-04-28T11:31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RunningLEDStatus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：当前更新的值</w:t>
              </w:r>
            </w:ins>
          </w:p>
          <w:p w:rsidR="00FB5D89" w:rsidRDefault="004A3702" w:rsidP="00FB5D89">
            <w:pPr>
              <w:rPr>
                <w:ins w:id="440" w:author="Gao, Guan-Wei (高貫偉 ITC)" w:date="2012-04-28T11:31:00Z"/>
                <w:rFonts w:ascii="Arial" w:eastAsia="宋体" w:hAnsi="Arial"/>
                <w:color w:val="000000" w:themeColor="text1"/>
                <w:sz w:val="22"/>
              </w:rPr>
              <w:pPrChange w:id="441" w:author="Gao, Guan-Wei (高貫偉 ITC)" w:date="2012-04-28T10:48:00Z">
                <w:pPr>
                  <w:ind w:firstLineChars="150" w:firstLine="330"/>
                </w:pPr>
              </w:pPrChange>
            </w:pPr>
            <w:ins w:id="442" w:author="Gao, Guan-Wei (高貫偉 ITC)" w:date="2012-04-28T11:31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Priority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：</w:t>
              </w:r>
            </w:ins>
          </w:p>
          <w:p w:rsidR="00FB5D89" w:rsidRPr="00FB5D89" w:rsidRDefault="004A3702" w:rsidP="00FB5D89">
            <w:pPr>
              <w:rPr>
                <w:rFonts w:ascii="Arial" w:eastAsia="宋体" w:hAnsi="Arial"/>
                <w:color w:val="000000" w:themeColor="text1"/>
                <w:sz w:val="22"/>
                <w:rPrChange w:id="443" w:author="Gao, Guan-Wei (高貫偉 ITC)" w:date="2012-04-28T10:48:00Z">
                  <w:rPr>
                    <w:rFonts w:ascii="Arial" w:eastAsia="SimSun" w:hAnsi="Arial"/>
                    <w:color w:val="000000" w:themeColor="text1"/>
                    <w:sz w:val="22"/>
                  </w:rPr>
                </w:rPrChange>
              </w:rPr>
              <w:pPrChange w:id="444" w:author="Gao, Guan-Wei (高貫偉 ITC)" w:date="2012-04-28T10:48:00Z">
                <w:pPr>
                  <w:ind w:firstLineChars="150" w:firstLine="330"/>
                </w:pPr>
              </w:pPrChange>
            </w:pPr>
            <w:ins w:id="445" w:author="Gao, Guan-Wei (高貫偉 ITC)" w:date="2012-04-28T11:31:00Z"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LEDValues</w:t>
              </w:r>
              <w:r>
                <w:rPr>
                  <w:rFonts w:ascii="Arial" w:eastAsia="宋体" w:hAnsi="Arial" w:hint="eastAsia"/>
                  <w:color w:val="000000" w:themeColor="text1"/>
                  <w:sz w:val="22"/>
                </w:rPr>
                <w:t>：当前更新的值</w:t>
              </w:r>
            </w:ins>
          </w:p>
        </w:tc>
      </w:tr>
      <w:tr w:rsidR="00BC56C2" w:rsidRPr="002F30E6" w:rsidTr="000C01CB">
        <w:trPr>
          <w:trHeight w:val="422"/>
        </w:trPr>
        <w:tc>
          <w:tcPr>
            <w:tcW w:w="1984" w:type="dxa"/>
            <w:shd w:val="clear" w:color="auto" w:fill="auto"/>
          </w:tcPr>
          <w:p w:rsidR="00BC56C2" w:rsidRPr="00AE6C6C" w:rsidRDefault="00BC56C2" w:rsidP="00FE3648">
            <w:pPr>
              <w:rPr>
                <w:rFonts w:ascii="Arial" w:eastAsia="SimSun" w:hAnsi="Arial"/>
                <w:sz w:val="22"/>
              </w:rPr>
            </w:pPr>
            <w:del w:id="446" w:author="Gao, Guan-Wei (高貫偉 ITC)" w:date="2012-04-18T17:12:00Z">
              <w:r w:rsidRPr="00534CEB" w:rsidDel="00202C28">
                <w:rPr>
                  <w:rFonts w:ascii="Arial" w:eastAsia="SimSun" w:hAnsi="Arial" w:hint="eastAsia"/>
                  <w:sz w:val="22"/>
                </w:rPr>
                <w:delText>10</w:delText>
              </w:r>
            </w:del>
            <w:ins w:id="447" w:author="Gao, Guan-Wei (高貫偉 ITC)" w:date="2012-04-18T17:12:00Z">
              <w:r w:rsidR="00202C28">
                <w:rPr>
                  <w:rFonts w:ascii="Arial" w:eastAsia="宋体" w:hAnsi="Arial" w:hint="eastAsia"/>
                  <w:sz w:val="22"/>
                </w:rPr>
                <w:t>9</w:t>
              </w:r>
            </w:ins>
            <w:r>
              <w:rPr>
                <w:rFonts w:ascii="Arial" w:eastAsia="SimSun" w:hAnsi="Arial" w:hint="eastAsia"/>
                <w:sz w:val="22"/>
              </w:rPr>
              <w:t>.</w:t>
            </w:r>
            <w:r>
              <w:rPr>
                <w:rFonts w:ascii="Arial" w:eastAsia="SimSun" w:hAnsi="Arial" w:hint="eastAsia"/>
                <w:sz w:val="22"/>
              </w:rPr>
              <w:t>绑定</w:t>
            </w:r>
            <w:r>
              <w:rPr>
                <w:rFonts w:ascii="Arial" w:eastAsia="SimSun" w:hAnsi="Arial" w:hint="eastAsia"/>
                <w:sz w:val="22"/>
              </w:rPr>
              <w:t>ProdId</w:t>
            </w:r>
            <w:r>
              <w:rPr>
                <w:rFonts w:ascii="Arial" w:eastAsia="SimSun" w:hAnsi="Arial" w:hint="eastAsia"/>
                <w:sz w:val="22"/>
              </w:rPr>
              <w:t>和</w:t>
            </w:r>
            <w:r>
              <w:rPr>
                <w:rFonts w:ascii="Arial" w:eastAsia="SimSun" w:hAnsi="Arial" w:hint="eastAsia"/>
                <w:sz w:val="22"/>
              </w:rPr>
              <w:t>BoxId</w:t>
            </w:r>
          </w:p>
        </w:tc>
        <w:tc>
          <w:tcPr>
            <w:tcW w:w="6521" w:type="dxa"/>
            <w:shd w:val="clear" w:color="auto" w:fill="auto"/>
          </w:tcPr>
          <w:p w:rsidR="00BC56C2" w:rsidRDefault="00BC56C2" w:rsidP="00F27316">
            <w:pPr>
              <w:rPr>
                <w:rFonts w:ascii="Arial" w:eastAsia="SimSun" w:hAnsi="Arial"/>
                <w:sz w:val="22"/>
              </w:rPr>
            </w:pPr>
            <w:r w:rsidRPr="001E4A02">
              <w:rPr>
                <w:rFonts w:ascii="Arial" w:eastAsia="SimSun" w:hAnsi="Arial"/>
                <w:sz w:val="22"/>
              </w:rPr>
              <w:t>I</w:t>
            </w:r>
            <w:r w:rsidRPr="001E4A02">
              <w:rPr>
                <w:rFonts w:ascii="Arial" w:eastAsia="SimSun" w:hAnsi="Arial" w:hint="eastAsia"/>
                <w:sz w:val="22"/>
              </w:rPr>
              <w:t xml:space="preserve">nsert </w:t>
            </w:r>
            <w:r w:rsidRPr="001E4A02">
              <w:rPr>
                <w:rFonts w:ascii="Arial" w:eastAsia="SimSun" w:hAnsi="Arial"/>
                <w:sz w:val="22"/>
              </w:rPr>
              <w:t>KittingBoxSN</w:t>
            </w:r>
            <w:r>
              <w:rPr>
                <w:rFonts w:ascii="Arial" w:eastAsia="SimSun" w:hAnsi="Arial" w:hint="eastAsia"/>
                <w:sz w:val="22"/>
              </w:rPr>
              <w:t>, Status=O</w:t>
            </w:r>
          </w:p>
          <w:p w:rsidR="00FD121E" w:rsidRDefault="00FD121E" w:rsidP="00F27316">
            <w:pPr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参考方法：</w:t>
            </w:r>
          </w:p>
          <w:p w:rsidR="003C0E35" w:rsidRDefault="003C0E35" w:rsidP="003C0E3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 w:rsidR="006A074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</w:t>
            </w:r>
            <w:r w:rsidR="006A0747" w:rsidRPr="00805C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FAKittingBoxSN</w:t>
            </w:r>
            <w:r w:rsidR="006A074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]</w:t>
            </w:r>
          </w:p>
          <w:p w:rsidR="003C0E35" w:rsidRDefault="003C0E35" w:rsidP="003C0E35">
            <w:pPr>
              <w:rPr>
                <w:rFonts w:ascii="Arial" w:hAnsi="Arial"/>
                <w:sz w:val="22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3A3457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</w:t>
            </w:r>
            <w:r w:rsidR="003A3457" w:rsidRPr="003A345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pdline</w:t>
            </w:r>
            <w:r w:rsidR="003A3457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'Box'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@boxid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'O'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6F774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3126FE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left(</w:t>
            </w:r>
            <w:r w:rsidR="003A3457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</w:t>
            </w:r>
            <w:r w:rsidR="003126F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pdline</w:t>
            </w:r>
            <w:r w:rsidR="003126FE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,3)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@dt</w:t>
            </w:r>
          </w:p>
          <w:p w:rsidR="00BC56C2" w:rsidRPr="00F23A6F" w:rsidRDefault="00BC56C2" w:rsidP="00F27316">
            <w:pPr>
              <w:rPr>
                <w:rFonts w:ascii="Arial" w:hAnsi="Arial"/>
                <w:strike/>
                <w:sz w:val="22"/>
              </w:rPr>
            </w:pPr>
          </w:p>
        </w:tc>
      </w:tr>
      <w:tr w:rsidR="002C2C63" w:rsidRPr="002F30E6" w:rsidTr="000C01CB">
        <w:trPr>
          <w:trHeight w:val="422"/>
        </w:trPr>
        <w:tc>
          <w:tcPr>
            <w:tcW w:w="1984" w:type="dxa"/>
            <w:shd w:val="clear" w:color="auto" w:fill="auto"/>
          </w:tcPr>
          <w:p w:rsidR="002C2C63" w:rsidRPr="00534CEB" w:rsidRDefault="002C2C63" w:rsidP="002C2C63">
            <w:pPr>
              <w:jc w:val="left"/>
              <w:rPr>
                <w:rFonts w:ascii="Arial" w:eastAsia="SimSun" w:hAnsi="Arial"/>
                <w:sz w:val="22"/>
              </w:rPr>
            </w:pPr>
            <w:del w:id="448" w:author="Gao, Guan-Wei (高貫偉 ITC)" w:date="2012-04-18T17:12:00Z">
              <w:r w:rsidDel="00202C28">
                <w:rPr>
                  <w:rFonts w:ascii="Arial" w:eastAsia="SimSun" w:hAnsi="Arial" w:hint="eastAsia"/>
                  <w:sz w:val="22"/>
                </w:rPr>
                <w:delText>9.</w:delText>
              </w:r>
            </w:del>
            <w:ins w:id="449" w:author="Gao, Guan-Wei (高貫偉 ITC)" w:date="2012-04-18T17:12:00Z">
              <w:r w:rsidR="00202C28">
                <w:rPr>
                  <w:rFonts w:ascii="Arial" w:eastAsia="宋体" w:hAnsi="Arial" w:hint="eastAsia"/>
                  <w:sz w:val="22"/>
                </w:rPr>
                <w:t xml:space="preserve">10 </w:t>
              </w:r>
            </w:ins>
            <w:r>
              <w:rPr>
                <w:rFonts w:ascii="Arial" w:eastAsia="SimSun" w:hAnsi="Arial" w:hint="eastAsia"/>
                <w:sz w:val="22"/>
              </w:rPr>
              <w:t>更新</w:t>
            </w:r>
            <w:r>
              <w:rPr>
                <w:rFonts w:ascii="Arial" w:eastAsia="SimSun" w:hAnsi="Arial" w:hint="eastAsia"/>
                <w:sz w:val="22"/>
              </w:rPr>
              <w:t>ProductStatus</w:t>
            </w:r>
            <w:r>
              <w:rPr>
                <w:rFonts w:ascii="Arial" w:eastAsia="SimSun" w:hAnsi="Arial" w:hint="eastAsia"/>
                <w:sz w:val="22"/>
              </w:rPr>
              <w:t>和</w:t>
            </w:r>
            <w:r>
              <w:rPr>
                <w:rFonts w:ascii="Arial" w:eastAsia="SimSun" w:hAnsi="Arial" w:hint="eastAsia"/>
                <w:sz w:val="22"/>
              </w:rPr>
              <w:t>ProductLog</w:t>
            </w:r>
          </w:p>
        </w:tc>
        <w:tc>
          <w:tcPr>
            <w:tcW w:w="6521" w:type="dxa"/>
            <w:shd w:val="clear" w:color="auto" w:fill="auto"/>
          </w:tcPr>
          <w:p w:rsidR="00D70C21" w:rsidRPr="000A21E7" w:rsidRDefault="00D70C21" w:rsidP="00D70C21">
            <w:pPr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A</w:t>
            </w:r>
            <w:r w:rsidRPr="000A21E7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.</w:t>
            </w:r>
            <w:r w:rsidRPr="000A21E7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纪录</w:t>
            </w:r>
            <w:r w:rsidRPr="000A21E7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Log</w:t>
            </w:r>
          </w:p>
          <w:p w:rsidR="00D70C21" w:rsidRPr="000A21E7" w:rsidRDefault="00D70C21" w:rsidP="00D70C21">
            <w:pPr>
              <w:ind w:firstLineChars="100" w:firstLine="220"/>
              <w:rPr>
                <w:rFonts w:ascii="Courier New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 w:rsidRPr="000A21E7"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Insert ProductLog</w:t>
            </w:r>
          </w:p>
          <w:p w:rsidR="00D70C21" w:rsidRPr="000A21E7" w:rsidRDefault="00D70C21" w:rsidP="00D70C21">
            <w:pPr>
              <w:ind w:firstLineChars="100" w:firstLine="220"/>
              <w:rPr>
                <w:rFonts w:ascii="Courier New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WC=36</w:t>
            </w:r>
          </w:p>
          <w:p w:rsidR="00D70C21" w:rsidRPr="000A21E7" w:rsidRDefault="00D70C21" w:rsidP="00D70C21">
            <w:pPr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B</w:t>
            </w:r>
            <w:r w:rsidRPr="000A21E7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.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插入或</w:t>
            </w:r>
            <w:r w:rsidRPr="000A21E7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更新</w:t>
            </w:r>
            <w:r w:rsidRPr="000A21E7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sno</w:t>
            </w:r>
            <w:r w:rsidRPr="000A21E7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状态</w:t>
            </w:r>
          </w:p>
          <w:p w:rsidR="00D70C21" w:rsidRPr="000A21E7" w:rsidRDefault="00D70C21" w:rsidP="00D70C21">
            <w:pPr>
              <w:ind w:firstLineChars="100" w:firstLine="220"/>
              <w:rPr>
                <w:rFonts w:ascii="Courier New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  <w:t>I</w:t>
            </w:r>
            <w:r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nsert or Update</w:t>
            </w:r>
            <w:r w:rsidRPr="000A21E7"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 xml:space="preserve"> ProductStatus</w:t>
            </w:r>
          </w:p>
          <w:p w:rsidR="00D70C21" w:rsidRPr="000A21E7" w:rsidRDefault="00D70C21" w:rsidP="00D70C21">
            <w:pPr>
              <w:ind w:firstLineChars="100" w:firstLine="220"/>
              <w:rPr>
                <w:rFonts w:ascii="Courier New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WC=36</w:t>
            </w:r>
          </w:p>
          <w:p w:rsidR="002C2C63" w:rsidRPr="001E4A02" w:rsidRDefault="002C2C63" w:rsidP="00D70C21">
            <w:pPr>
              <w:ind w:firstLineChars="100" w:firstLine="220"/>
              <w:rPr>
                <w:rFonts w:ascii="Arial" w:eastAsia="SimSun" w:hAnsi="Arial"/>
                <w:sz w:val="22"/>
              </w:rPr>
            </w:pPr>
          </w:p>
        </w:tc>
      </w:tr>
    </w:tbl>
    <w:p w:rsidR="002C7C84" w:rsidRDefault="002C7C84" w:rsidP="00371BF0">
      <w:pPr>
        <w:widowControl/>
        <w:jc w:val="left"/>
        <w:rPr>
          <w:rFonts w:eastAsia="SimSun"/>
        </w:rPr>
      </w:pPr>
    </w:p>
    <w:p w:rsidR="002C7C84" w:rsidRDefault="002C7C84" w:rsidP="00371BF0">
      <w:pPr>
        <w:widowControl/>
        <w:jc w:val="left"/>
        <w:rPr>
          <w:rFonts w:eastAsia="SimSun"/>
        </w:rPr>
      </w:pPr>
    </w:p>
    <w:p w:rsidR="002C7C84" w:rsidRPr="002C7C84" w:rsidRDefault="002C7C84" w:rsidP="00371BF0">
      <w:pPr>
        <w:widowControl/>
        <w:jc w:val="left"/>
        <w:rPr>
          <w:rFonts w:eastAsia="SimSun"/>
        </w:rPr>
      </w:pPr>
    </w:p>
    <w:p w:rsidR="005859CC" w:rsidRDefault="005859CC" w:rsidP="00371BF0">
      <w:pPr>
        <w:pStyle w:val="1"/>
        <w:jc w:val="left"/>
        <w:rPr>
          <w:rFonts w:eastAsia="SimSun"/>
        </w:rPr>
      </w:pPr>
      <w:bookmarkStart w:id="450" w:name="_Toc237163354"/>
      <w:r>
        <w:t>A</w:t>
      </w:r>
      <w:r>
        <w:rPr>
          <w:rFonts w:hint="eastAsia"/>
        </w:rPr>
        <w:t>ppendix</w:t>
      </w:r>
      <w:bookmarkEnd w:id="450"/>
    </w:p>
    <w:p w:rsidR="00531641" w:rsidRPr="00531641" w:rsidRDefault="00CF554A" w:rsidP="00531641">
      <w:pPr>
        <w:rPr>
          <w:rFonts w:eastAsia="SimSun"/>
        </w:rPr>
      </w:pPr>
      <w:r>
        <w:rPr>
          <w:rFonts w:eastAsia="SimSun" w:hint="eastAsia"/>
        </w:rPr>
        <w:t>1.</w:t>
      </w:r>
      <w:r w:rsidR="00531641" w:rsidRPr="00531641">
        <w:rPr>
          <w:rFonts w:eastAsia="SimSun"/>
        </w:rPr>
        <w:t>IE</w:t>
      </w:r>
      <w:r w:rsidR="00531641" w:rsidRPr="00531641">
        <w:rPr>
          <w:rFonts w:eastAsia="SimSun" w:hint="eastAsia"/>
        </w:rPr>
        <w:t>维护库位：库位对应料号。存在</w:t>
      </w:r>
      <w:r w:rsidR="00531641" w:rsidRPr="00531641">
        <w:rPr>
          <w:rFonts w:eastAsia="SimSun"/>
        </w:rPr>
        <w:t>WipBuffer</w:t>
      </w:r>
      <w:r w:rsidR="00531641" w:rsidRPr="00531641">
        <w:rPr>
          <w:rFonts w:eastAsia="SimSun" w:hint="eastAsia"/>
        </w:rPr>
        <w:t>表里</w:t>
      </w:r>
      <w:r w:rsidR="00DF5258">
        <w:rPr>
          <w:rFonts w:eastAsia="SimSun" w:hint="eastAsia"/>
        </w:rPr>
        <w:t>，</w:t>
      </w:r>
      <w:r w:rsidR="00531641" w:rsidRPr="00531641">
        <w:rPr>
          <w:rFonts w:eastAsia="SimSun" w:hint="eastAsia"/>
        </w:rPr>
        <w:t>针对</w:t>
      </w:r>
      <w:r w:rsidR="00531641" w:rsidRPr="00531641">
        <w:rPr>
          <w:rFonts w:eastAsia="SimSun"/>
        </w:rPr>
        <w:t>Family maintain</w:t>
      </w:r>
      <w:r w:rsidR="00531641" w:rsidRPr="00531641">
        <w:rPr>
          <w:rFonts w:eastAsia="SimSun" w:hint="eastAsia"/>
        </w:rPr>
        <w:t>。</w:t>
      </w:r>
    </w:p>
    <w:p w:rsidR="00531641" w:rsidRDefault="00531641" w:rsidP="00531641">
      <w:pPr>
        <w:rPr>
          <w:rFonts w:eastAsia="SimSun"/>
        </w:rPr>
      </w:pPr>
      <w:r w:rsidRPr="00531641">
        <w:rPr>
          <w:rFonts w:eastAsia="SimSun" w:hint="eastAsia"/>
        </w:rPr>
        <w:t>现在有两套亮灯系统，不同</w:t>
      </w:r>
      <w:r w:rsidRPr="00531641">
        <w:rPr>
          <w:rFonts w:eastAsia="SimSun"/>
        </w:rPr>
        <w:t>BU</w:t>
      </w:r>
      <w:r w:rsidRPr="00531641">
        <w:rPr>
          <w:rFonts w:eastAsia="SimSun" w:hint="eastAsia"/>
        </w:rPr>
        <w:t>是不一样的，</w:t>
      </w:r>
      <w:r w:rsidR="00DF5258">
        <w:rPr>
          <w:rFonts w:eastAsia="SimSun" w:hint="eastAsia"/>
        </w:rPr>
        <w:t>Dell and HP</w:t>
      </w:r>
      <w:r w:rsidRPr="00531641">
        <w:rPr>
          <w:rFonts w:eastAsia="SimSun" w:hint="eastAsia"/>
        </w:rPr>
        <w:t>是</w:t>
      </w:r>
      <w:r w:rsidR="00DF5258">
        <w:rPr>
          <w:rFonts w:eastAsia="SimSun" w:hint="eastAsia"/>
        </w:rPr>
        <w:t>新</w:t>
      </w:r>
      <w:r w:rsidRPr="00531641">
        <w:rPr>
          <w:rFonts w:eastAsia="SimSun" w:hint="eastAsia"/>
        </w:rPr>
        <w:t>的，剩下都是</w:t>
      </w:r>
      <w:r w:rsidR="00DF5258">
        <w:rPr>
          <w:rFonts w:eastAsia="SimSun" w:hint="eastAsia"/>
        </w:rPr>
        <w:t>旧</w:t>
      </w:r>
      <w:r w:rsidRPr="00531641">
        <w:rPr>
          <w:rFonts w:eastAsia="SimSun" w:hint="eastAsia"/>
        </w:rPr>
        <w:t>的。</w:t>
      </w:r>
    </w:p>
    <w:p w:rsidR="00531641" w:rsidRDefault="00277465" w:rsidP="00531641">
      <w:pPr>
        <w:rPr>
          <w:rFonts w:eastAsia="SimSun"/>
        </w:rPr>
      </w:pPr>
      <w:r>
        <w:rPr>
          <w:rFonts w:eastAsia="SimSun" w:hint="eastAsia"/>
        </w:rPr>
        <w:t>新旧亮</w:t>
      </w:r>
      <w:r w:rsidR="00531641" w:rsidRPr="00531641">
        <w:rPr>
          <w:rFonts w:eastAsia="SimSun" w:hint="eastAsia"/>
        </w:rPr>
        <w:t>灯系统的</w:t>
      </w:r>
      <w:r w:rsidR="00531641" w:rsidRPr="00531641">
        <w:rPr>
          <w:rFonts w:eastAsia="SimSun"/>
        </w:rPr>
        <w:t>kitting</w:t>
      </w:r>
      <w:r w:rsidR="00531641" w:rsidRPr="00531641">
        <w:rPr>
          <w:rFonts w:eastAsia="SimSun" w:hint="eastAsia"/>
        </w:rPr>
        <w:t>架上的</w:t>
      </w:r>
      <w:r w:rsidR="00531641" w:rsidRPr="00531641">
        <w:rPr>
          <w:rFonts w:eastAsia="SimSun"/>
        </w:rPr>
        <w:t>LED</w:t>
      </w:r>
      <w:r w:rsidR="00531641" w:rsidRPr="00531641">
        <w:rPr>
          <w:rFonts w:eastAsia="SimSun" w:hint="eastAsia"/>
        </w:rPr>
        <w:t>灯会显示</w:t>
      </w:r>
      <w:r w:rsidR="00531641" w:rsidRPr="00531641">
        <w:rPr>
          <w:rFonts w:eastAsia="SimSun"/>
        </w:rPr>
        <w:t>BoxID</w:t>
      </w:r>
      <w:r w:rsidR="00531641" w:rsidRPr="00531641">
        <w:rPr>
          <w:rFonts w:eastAsia="SimSun" w:hint="eastAsia"/>
        </w:rPr>
        <w:t>和</w:t>
      </w:r>
      <w:r w:rsidR="00531641" w:rsidRPr="00531641">
        <w:rPr>
          <w:rFonts w:eastAsia="SimSun"/>
        </w:rPr>
        <w:t>qty</w:t>
      </w:r>
      <w:r w:rsidR="00531641" w:rsidRPr="00531641">
        <w:rPr>
          <w:rFonts w:eastAsia="SimSun" w:hint="eastAsia"/>
        </w:rPr>
        <w:t>值，提示捡几个料放在哪个</w:t>
      </w:r>
      <w:r w:rsidR="00531641" w:rsidRPr="00531641">
        <w:rPr>
          <w:rFonts w:eastAsia="SimSun"/>
        </w:rPr>
        <w:t>Box</w:t>
      </w:r>
      <w:r w:rsidR="00531641" w:rsidRPr="00531641">
        <w:rPr>
          <w:rFonts w:eastAsia="SimSun" w:hint="eastAsia"/>
        </w:rPr>
        <w:t>里。</w:t>
      </w:r>
    </w:p>
    <w:p w:rsidR="000964FE" w:rsidRDefault="00BA629B" w:rsidP="00531641">
      <w:pPr>
        <w:rPr>
          <w:rFonts w:eastAsia="SimSun"/>
        </w:rPr>
      </w:pPr>
      <w:r>
        <w:rPr>
          <w:rFonts w:eastAsia="SimSun" w:hint="eastAsia"/>
        </w:rPr>
        <w:t>每条线都会有一个</w:t>
      </w:r>
      <w:r>
        <w:rPr>
          <w:rFonts w:eastAsia="SimSun" w:hint="eastAsia"/>
        </w:rPr>
        <w:t>kitting server</w:t>
      </w:r>
      <w:r>
        <w:rPr>
          <w:rFonts w:eastAsia="SimSun" w:hint="eastAsia"/>
        </w:rPr>
        <w:t>，连接</w:t>
      </w:r>
      <w:r>
        <w:rPr>
          <w:rFonts w:eastAsia="SimSun" w:hint="eastAsia"/>
        </w:rPr>
        <w:t>FIS DB</w:t>
      </w:r>
      <w:r>
        <w:rPr>
          <w:rFonts w:eastAsia="SimSun" w:hint="eastAsia"/>
        </w:rPr>
        <w:t>和亮灯系统的控制盒，一般有</w:t>
      </w:r>
      <w:r>
        <w:rPr>
          <w:rFonts w:eastAsia="SimSun" w:hint="eastAsia"/>
        </w:rPr>
        <w:t>2-3</w:t>
      </w:r>
      <w:r>
        <w:rPr>
          <w:rFonts w:eastAsia="SimSun" w:hint="eastAsia"/>
        </w:rPr>
        <w:t>个控制盒，每个控制盒</w:t>
      </w:r>
      <w:r w:rsidR="00A806B2">
        <w:rPr>
          <w:rFonts w:eastAsia="SimSun" w:hint="eastAsia"/>
        </w:rPr>
        <w:t>都有自己的</w:t>
      </w:r>
      <w:r w:rsidR="00A806B2">
        <w:rPr>
          <w:rFonts w:eastAsia="SimSun" w:hint="eastAsia"/>
        </w:rPr>
        <w:t>IP</w:t>
      </w:r>
      <w:r w:rsidR="00A806B2">
        <w:rPr>
          <w:rFonts w:eastAsia="SimSun" w:hint="eastAsia"/>
        </w:rPr>
        <w:t>，</w:t>
      </w:r>
      <w:r>
        <w:rPr>
          <w:rFonts w:eastAsia="SimSun" w:hint="eastAsia"/>
        </w:rPr>
        <w:t>控制多个</w:t>
      </w:r>
      <w:r w:rsidR="00A806B2">
        <w:rPr>
          <w:rFonts w:eastAsia="SimSun" w:hint="eastAsia"/>
        </w:rPr>
        <w:t>库</w:t>
      </w:r>
      <w:r>
        <w:rPr>
          <w:rFonts w:eastAsia="SimSun" w:hint="eastAsia"/>
        </w:rPr>
        <w:t>位</w:t>
      </w:r>
      <w:r w:rsidR="00A806B2">
        <w:rPr>
          <w:rFonts w:eastAsia="SimSun" w:hint="eastAsia"/>
        </w:rPr>
        <w:t>，</w:t>
      </w:r>
    </w:p>
    <w:p w:rsidR="00CF554A" w:rsidRDefault="00CF554A" w:rsidP="00531641">
      <w:pPr>
        <w:rPr>
          <w:rFonts w:eastAsia="SimSun"/>
        </w:rPr>
      </w:pPr>
      <w:r>
        <w:rPr>
          <w:rFonts w:eastAsia="SimSun" w:hint="eastAsia"/>
        </w:rPr>
        <w:t>2.</w:t>
      </w:r>
    </w:p>
    <w:p w:rsidR="00EE2BA1" w:rsidRDefault="00CF554A" w:rsidP="00531641">
      <w:pPr>
        <w:rPr>
          <w:rFonts w:eastAsia="SimSun"/>
        </w:rPr>
      </w:pPr>
      <w:r w:rsidRPr="00ED0DA3">
        <w:rPr>
          <w:rFonts w:eastAsia="SimSun"/>
        </w:rPr>
        <w:object w:dxaOrig="8532" w:dyaOrig="9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75pt;height:479.25pt" o:ole="">
            <v:imagedata r:id="rId9" o:title=""/>
          </v:shape>
          <o:OLEObject Type="Embed" ProgID="Word.Document.8" ShapeID="_x0000_i1025" DrawAspect="Content" ObjectID="_1401003136" r:id="rId10">
            <o:FieldCodes>\s</o:FieldCodes>
          </o:OLEObject>
        </w:object>
      </w:r>
      <w:r w:rsidR="00EE2BA1">
        <w:rPr>
          <w:rFonts w:eastAsia="SimSun" w:hint="eastAsia"/>
        </w:rPr>
        <w:t>3.</w:t>
      </w:r>
      <w:r w:rsidR="00EE2BA1">
        <w:rPr>
          <w:rFonts w:eastAsia="SimSun" w:hint="eastAsia"/>
        </w:rPr>
        <w:t>老</w:t>
      </w:r>
      <w:r w:rsidR="00EE2BA1">
        <w:rPr>
          <w:rFonts w:eastAsia="SimSun" w:hint="eastAsia"/>
        </w:rPr>
        <w:t>FIS</w:t>
      </w:r>
      <w:r w:rsidR="00EE2BA1">
        <w:rPr>
          <w:rFonts w:eastAsia="SimSun" w:hint="eastAsia"/>
        </w:rPr>
        <w:t>系统</w:t>
      </w:r>
      <w:r w:rsidR="00EE2BA1">
        <w:rPr>
          <w:rFonts w:eastAsia="SimSun" w:hint="eastAsia"/>
        </w:rPr>
        <w:t>Fa-Part-Kitting,</w:t>
      </w:r>
      <w:r w:rsidR="00EE2BA1">
        <w:rPr>
          <w:rFonts w:eastAsia="SimSun" w:hint="eastAsia"/>
        </w:rPr>
        <w:t>新</w:t>
      </w:r>
      <w:r w:rsidR="00EE2BA1">
        <w:rPr>
          <w:rFonts w:eastAsia="SimSun" w:hint="eastAsia"/>
        </w:rPr>
        <w:t>IMES</w:t>
      </w:r>
      <w:r w:rsidR="00EE2BA1">
        <w:rPr>
          <w:rFonts w:eastAsia="SimSun" w:hint="eastAsia"/>
        </w:rPr>
        <w:t>系统</w:t>
      </w:r>
      <w:r w:rsidR="00EE2BA1">
        <w:rPr>
          <w:rFonts w:eastAsia="SimSun" w:hint="eastAsia"/>
        </w:rPr>
        <w:t>Kitting</w:t>
      </w:r>
      <w:r w:rsidR="00EE2BA1">
        <w:rPr>
          <w:rFonts w:eastAsia="SimSun" w:hint="eastAsia"/>
        </w:rPr>
        <w:t>逻辑没有变，只是展</w:t>
      </w:r>
      <w:r w:rsidR="00EE2BA1">
        <w:rPr>
          <w:rFonts w:eastAsia="SimSun" w:hint="eastAsia"/>
        </w:rPr>
        <w:t>BOM</w:t>
      </w:r>
      <w:r w:rsidR="00EE2BA1">
        <w:rPr>
          <w:rFonts w:eastAsia="SimSun" w:hint="eastAsia"/>
        </w:rPr>
        <w:t>的逻辑有变，供参考</w:t>
      </w:r>
    </w:p>
    <w:p w:rsidR="00EE2BA1" w:rsidRPr="00EE2BA1" w:rsidRDefault="002043E5" w:rsidP="00531641">
      <w:pPr>
        <w:rPr>
          <w:rFonts w:eastAsia="SimSun"/>
        </w:rPr>
      </w:pPr>
      <w:r w:rsidRPr="00ED0DA3">
        <w:rPr>
          <w:rFonts w:eastAsia="SimSun"/>
        </w:rPr>
        <w:object w:dxaOrig="2145" w:dyaOrig="735">
          <v:shape id="_x0000_i1026" type="#_x0000_t75" style="width:107.25pt;height:36.75pt" o:ole="">
            <v:imagedata r:id="rId11" o:title=""/>
          </v:shape>
          <o:OLEObject Type="Embed" ProgID="Package" ShapeID="_x0000_i1026" DrawAspect="Content" ObjectID="_1401003137" r:id="rId12"/>
        </w:object>
      </w:r>
    </w:p>
    <w:sectPr w:rsidR="00EE2BA1" w:rsidRPr="00EE2BA1" w:rsidSect="00254B3F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355B" w:rsidRDefault="00BA355B" w:rsidP="00F84835">
      <w:r>
        <w:separator/>
      </w:r>
    </w:p>
  </w:endnote>
  <w:endnote w:type="continuationSeparator" w:id="0">
    <w:p w:rsidR="00BA355B" w:rsidRDefault="00BA355B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355B" w:rsidRDefault="00BA355B">
    <w:pPr>
      <w:pStyle w:val="a5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FB5D8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FB5D89">
              <w:rPr>
                <w:b/>
                <w:sz w:val="24"/>
                <w:szCs w:val="24"/>
              </w:rPr>
              <w:fldChar w:fldCharType="separate"/>
            </w:r>
            <w:r w:rsidR="00ED5CBE">
              <w:rPr>
                <w:b/>
                <w:noProof/>
              </w:rPr>
              <w:t>6</w:t>
            </w:r>
            <w:r w:rsidR="00FB5D89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FB5D8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FB5D89">
              <w:rPr>
                <w:b/>
                <w:sz w:val="24"/>
                <w:szCs w:val="24"/>
              </w:rPr>
              <w:fldChar w:fldCharType="separate"/>
            </w:r>
            <w:r w:rsidR="00ED5CBE">
              <w:rPr>
                <w:b/>
                <w:noProof/>
              </w:rPr>
              <w:t>12</w:t>
            </w:r>
            <w:r w:rsidR="00FB5D89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BA355B" w:rsidRDefault="00BA355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355B" w:rsidRDefault="00BA355B" w:rsidP="00F84835">
      <w:r>
        <w:separator/>
      </w:r>
    </w:p>
  </w:footnote>
  <w:footnote w:type="continuationSeparator" w:id="0">
    <w:p w:rsidR="00BA355B" w:rsidRDefault="00BA355B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355B" w:rsidRDefault="00BA355B">
    <w:pPr>
      <w:pStyle w:val="a4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BA355B" w:rsidTr="00817C97">
      <w:trPr>
        <w:cantSplit/>
        <w:trHeight w:val="233"/>
      </w:trPr>
      <w:tc>
        <w:tcPr>
          <w:tcW w:w="8522" w:type="dxa"/>
        </w:tcPr>
        <w:p w:rsidR="00BA355B" w:rsidRDefault="00BA355B" w:rsidP="00403DE5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 w:rsidRPr="009C1113">
            <w:rPr>
              <w:b/>
              <w:sz w:val="28"/>
            </w:rPr>
            <w:t>iMES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BA355B" w:rsidTr="00817C97">
      <w:trPr>
        <w:cantSplit/>
        <w:trHeight w:val="232"/>
      </w:trPr>
      <w:tc>
        <w:tcPr>
          <w:tcW w:w="8522" w:type="dxa"/>
        </w:tcPr>
        <w:p w:rsidR="00BA355B" w:rsidRDefault="00BA355B" w:rsidP="00403DE5">
          <w:pPr>
            <w:pStyle w:val="a4"/>
            <w:pBdr>
              <w:bottom w:val="none" w:sz="0" w:space="0" w:color="auto"/>
            </w:pBdr>
            <w:jc w:val="both"/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SimSun" w:eastAsia="SimSun" w:hAnsi="SimSun" w:cs="SimSun" w:hint="eastAsia"/>
              <w:b/>
              <w:sz w:val="28"/>
            </w:rPr>
            <w:t>：</w:t>
          </w:r>
          <w:r w:rsidRPr="00DC277B">
            <w:rPr>
              <w:rFonts w:ascii="Arial" w:hAnsi="Arial" w:cs="Arial"/>
              <w:b/>
              <w:bCs/>
            </w:rPr>
            <w:t>CI-ME</w:t>
          </w:r>
          <w:r>
            <w:rPr>
              <w:rFonts w:ascii="Arial" w:hAnsi="Arial" w:cs="Arial" w:hint="eastAsia"/>
              <w:b/>
              <w:bCs/>
            </w:rPr>
            <w:t>S</w:t>
          </w:r>
          <w:r>
            <w:rPr>
              <w:rFonts w:ascii="Arial" w:eastAsia="SimSun" w:hAnsi="Arial" w:cs="Arial" w:hint="eastAsia"/>
              <w:b/>
              <w:bCs/>
            </w:rPr>
            <w:t>12</w:t>
          </w:r>
          <w:r w:rsidRPr="00DC277B">
            <w:rPr>
              <w:rFonts w:ascii="Arial" w:hAnsi="Arial" w:cs="Arial"/>
              <w:b/>
              <w:bCs/>
            </w:rPr>
            <w:t>-SPEC</w:t>
          </w:r>
          <w:r>
            <w:rPr>
              <w:rFonts w:ascii="Arial" w:hAnsi="Arial" w:cs="Arial" w:hint="eastAsia"/>
              <w:b/>
              <w:bCs/>
            </w:rPr>
            <w:t>-FA-</w:t>
          </w:r>
          <w:r>
            <w:rPr>
              <w:rFonts w:ascii="SimSun" w:eastAsia="SimSun" w:hAnsi="SimSun" w:cs="Arial" w:hint="eastAsia"/>
              <w:b/>
              <w:bCs/>
            </w:rPr>
            <w:t xml:space="preserve">UC </w:t>
          </w:r>
          <w:r w:rsidRPr="00FB1A3A">
            <w:rPr>
              <w:rFonts w:ascii="Arial" w:hAnsi="Arial" w:cs="Arial"/>
              <w:b/>
              <w:bCs/>
            </w:rPr>
            <w:t>Kitting Input</w:t>
          </w:r>
          <w:r w:rsidRPr="00DC277B">
            <w:rPr>
              <w:rFonts w:ascii="Arial" w:hAnsi="Arial" w:cs="Arial"/>
              <w:b/>
              <w:bCs/>
            </w:rPr>
            <w:t>.docx</w:t>
          </w:r>
        </w:p>
      </w:tc>
    </w:tr>
  </w:tbl>
  <w:p w:rsidR="00BA355B" w:rsidRDefault="00BA355B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C43D9"/>
    <w:multiLevelType w:val="hybridMultilevel"/>
    <w:tmpl w:val="A30ED530"/>
    <w:lvl w:ilvl="0" w:tplc="6154547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17748B5"/>
    <w:multiLevelType w:val="hybridMultilevel"/>
    <w:tmpl w:val="B3F42158"/>
    <w:lvl w:ilvl="0" w:tplc="79A2C7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">
    <w:nsid w:val="14175B8F"/>
    <w:multiLevelType w:val="hybridMultilevel"/>
    <w:tmpl w:val="AB24398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CB55AC8"/>
    <w:multiLevelType w:val="hybridMultilevel"/>
    <w:tmpl w:val="8168E170"/>
    <w:lvl w:ilvl="0" w:tplc="BC0006E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3AB50289"/>
    <w:multiLevelType w:val="hybridMultilevel"/>
    <w:tmpl w:val="A1F01E10"/>
    <w:lvl w:ilvl="0" w:tplc="8AFC4C4C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0">
    <w:nsid w:val="43C46EEC"/>
    <w:multiLevelType w:val="hybridMultilevel"/>
    <w:tmpl w:val="1C7AF4D2"/>
    <w:lvl w:ilvl="0" w:tplc="6C4AC26C">
      <w:start w:val="1"/>
      <w:numFmt w:val="lowerLetter"/>
      <w:lvlText w:val="%1."/>
      <w:lvlJc w:val="left"/>
      <w:pPr>
        <w:ind w:left="84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11">
    <w:nsid w:val="4B4A2BBB"/>
    <w:multiLevelType w:val="hybridMultilevel"/>
    <w:tmpl w:val="31F84A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>
    <w:nsid w:val="4C4535F7"/>
    <w:multiLevelType w:val="hybridMultilevel"/>
    <w:tmpl w:val="432C6B8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>
    <w:nsid w:val="504D7335"/>
    <w:multiLevelType w:val="hybridMultilevel"/>
    <w:tmpl w:val="84366DDC"/>
    <w:lvl w:ilvl="0" w:tplc="32EE1E22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4">
    <w:nsid w:val="520F51D2"/>
    <w:multiLevelType w:val="hybridMultilevel"/>
    <w:tmpl w:val="5CDE36A2"/>
    <w:lvl w:ilvl="0" w:tplc="DF12447E">
      <w:start w:val="1"/>
      <w:numFmt w:val="decimal"/>
      <w:lvlText w:val="%1."/>
      <w:lvlJc w:val="left"/>
      <w:pPr>
        <w:ind w:left="840" w:hanging="420"/>
      </w:pPr>
    </w:lvl>
    <w:lvl w:ilvl="1" w:tplc="E3FCB9A0" w:tentative="1">
      <w:start w:val="1"/>
      <w:numFmt w:val="lowerLetter"/>
      <w:lvlText w:val="%2)"/>
      <w:lvlJc w:val="left"/>
      <w:pPr>
        <w:ind w:left="1260" w:hanging="420"/>
      </w:pPr>
    </w:lvl>
    <w:lvl w:ilvl="2" w:tplc="B5BEDBE6" w:tentative="1">
      <w:start w:val="1"/>
      <w:numFmt w:val="lowerRoman"/>
      <w:lvlText w:val="%3."/>
      <w:lvlJc w:val="right"/>
      <w:pPr>
        <w:ind w:left="1680" w:hanging="420"/>
      </w:pPr>
    </w:lvl>
    <w:lvl w:ilvl="3" w:tplc="8F8ED1EC" w:tentative="1">
      <w:start w:val="1"/>
      <w:numFmt w:val="decimal"/>
      <w:lvlText w:val="%4."/>
      <w:lvlJc w:val="left"/>
      <w:pPr>
        <w:ind w:left="2100" w:hanging="420"/>
      </w:pPr>
    </w:lvl>
    <w:lvl w:ilvl="4" w:tplc="FE9AF376" w:tentative="1">
      <w:start w:val="1"/>
      <w:numFmt w:val="lowerLetter"/>
      <w:lvlText w:val="%5)"/>
      <w:lvlJc w:val="left"/>
      <w:pPr>
        <w:ind w:left="2520" w:hanging="420"/>
      </w:pPr>
    </w:lvl>
    <w:lvl w:ilvl="5" w:tplc="86668FFE" w:tentative="1">
      <w:start w:val="1"/>
      <w:numFmt w:val="lowerRoman"/>
      <w:lvlText w:val="%6."/>
      <w:lvlJc w:val="right"/>
      <w:pPr>
        <w:ind w:left="2940" w:hanging="420"/>
      </w:pPr>
    </w:lvl>
    <w:lvl w:ilvl="6" w:tplc="ABFA3C8A" w:tentative="1">
      <w:start w:val="1"/>
      <w:numFmt w:val="decimal"/>
      <w:lvlText w:val="%7."/>
      <w:lvlJc w:val="left"/>
      <w:pPr>
        <w:ind w:left="3360" w:hanging="420"/>
      </w:pPr>
    </w:lvl>
    <w:lvl w:ilvl="7" w:tplc="0306489A" w:tentative="1">
      <w:start w:val="1"/>
      <w:numFmt w:val="lowerLetter"/>
      <w:lvlText w:val="%8)"/>
      <w:lvlJc w:val="left"/>
      <w:pPr>
        <w:ind w:left="3780" w:hanging="420"/>
      </w:pPr>
    </w:lvl>
    <w:lvl w:ilvl="8" w:tplc="C92E65B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61220E89"/>
    <w:multiLevelType w:val="hybridMultilevel"/>
    <w:tmpl w:val="8AC648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E0B085F8">
      <w:start w:val="1"/>
      <w:numFmt w:val="upp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2080EBD"/>
    <w:multiLevelType w:val="hybridMultilevel"/>
    <w:tmpl w:val="B68C962E"/>
    <w:lvl w:ilvl="0" w:tplc="DB8AF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FF423BD"/>
    <w:multiLevelType w:val="hybridMultilevel"/>
    <w:tmpl w:val="941673A8"/>
    <w:lvl w:ilvl="0" w:tplc="1832B73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A0A33A8"/>
    <w:multiLevelType w:val="hybridMultilevel"/>
    <w:tmpl w:val="80D05034"/>
    <w:lvl w:ilvl="0" w:tplc="BE80E2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1E4978E" w:tentative="1">
      <w:start w:val="1"/>
      <w:numFmt w:val="lowerLetter"/>
      <w:lvlText w:val="%2)"/>
      <w:lvlJc w:val="left"/>
      <w:pPr>
        <w:ind w:left="1260" w:hanging="420"/>
      </w:pPr>
    </w:lvl>
    <w:lvl w:ilvl="2" w:tplc="A6CC5C58" w:tentative="1">
      <w:start w:val="1"/>
      <w:numFmt w:val="lowerRoman"/>
      <w:lvlText w:val="%3."/>
      <w:lvlJc w:val="right"/>
      <w:pPr>
        <w:ind w:left="1680" w:hanging="420"/>
      </w:pPr>
    </w:lvl>
    <w:lvl w:ilvl="3" w:tplc="2AFA4386" w:tentative="1">
      <w:start w:val="1"/>
      <w:numFmt w:val="decimal"/>
      <w:lvlText w:val="%4."/>
      <w:lvlJc w:val="left"/>
      <w:pPr>
        <w:ind w:left="2100" w:hanging="420"/>
      </w:pPr>
    </w:lvl>
    <w:lvl w:ilvl="4" w:tplc="024A119E" w:tentative="1">
      <w:start w:val="1"/>
      <w:numFmt w:val="lowerLetter"/>
      <w:lvlText w:val="%5)"/>
      <w:lvlJc w:val="left"/>
      <w:pPr>
        <w:ind w:left="2520" w:hanging="420"/>
      </w:pPr>
    </w:lvl>
    <w:lvl w:ilvl="5" w:tplc="25DE02F6" w:tentative="1">
      <w:start w:val="1"/>
      <w:numFmt w:val="lowerRoman"/>
      <w:lvlText w:val="%6."/>
      <w:lvlJc w:val="right"/>
      <w:pPr>
        <w:ind w:left="2940" w:hanging="420"/>
      </w:pPr>
    </w:lvl>
    <w:lvl w:ilvl="6" w:tplc="ED2E95FE" w:tentative="1">
      <w:start w:val="1"/>
      <w:numFmt w:val="decimal"/>
      <w:lvlText w:val="%7."/>
      <w:lvlJc w:val="left"/>
      <w:pPr>
        <w:ind w:left="3360" w:hanging="420"/>
      </w:pPr>
    </w:lvl>
    <w:lvl w:ilvl="7" w:tplc="C950A62A" w:tentative="1">
      <w:start w:val="1"/>
      <w:numFmt w:val="lowerLetter"/>
      <w:lvlText w:val="%8)"/>
      <w:lvlJc w:val="left"/>
      <w:pPr>
        <w:ind w:left="3780" w:hanging="420"/>
      </w:pPr>
    </w:lvl>
    <w:lvl w:ilvl="8" w:tplc="33F0C47E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9"/>
  </w:num>
  <w:num w:numId="2">
    <w:abstractNumId w:val="4"/>
  </w:num>
  <w:num w:numId="3">
    <w:abstractNumId w:val="9"/>
  </w:num>
  <w:num w:numId="4">
    <w:abstractNumId w:val="9"/>
  </w:num>
  <w:num w:numId="5">
    <w:abstractNumId w:val="3"/>
  </w:num>
  <w:num w:numId="6">
    <w:abstractNumId w:val="9"/>
  </w:num>
  <w:num w:numId="7">
    <w:abstractNumId w:val="18"/>
  </w:num>
  <w:num w:numId="8">
    <w:abstractNumId w:val="14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2"/>
  </w:num>
  <w:num w:numId="14">
    <w:abstractNumId w:val="11"/>
  </w:num>
  <w:num w:numId="15">
    <w:abstractNumId w:val="16"/>
  </w:num>
  <w:num w:numId="16">
    <w:abstractNumId w:val="7"/>
  </w:num>
  <w:num w:numId="17">
    <w:abstractNumId w:val="5"/>
  </w:num>
  <w:num w:numId="18">
    <w:abstractNumId w:val="10"/>
  </w:num>
  <w:num w:numId="19">
    <w:abstractNumId w:val="15"/>
  </w:num>
  <w:num w:numId="20">
    <w:abstractNumId w:val="17"/>
  </w:num>
  <w:num w:numId="21">
    <w:abstractNumId w:val="0"/>
  </w:num>
  <w:num w:numId="22">
    <w:abstractNumId w:val="12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06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505D"/>
    <w:rsid w:val="00007953"/>
    <w:rsid w:val="00007ACE"/>
    <w:rsid w:val="00007C79"/>
    <w:rsid w:val="00017416"/>
    <w:rsid w:val="00017B6F"/>
    <w:rsid w:val="000214CF"/>
    <w:rsid w:val="000219B7"/>
    <w:rsid w:val="000229D3"/>
    <w:rsid w:val="000234FC"/>
    <w:rsid w:val="00026547"/>
    <w:rsid w:val="0002668C"/>
    <w:rsid w:val="00033610"/>
    <w:rsid w:val="0003436B"/>
    <w:rsid w:val="000360DA"/>
    <w:rsid w:val="00040145"/>
    <w:rsid w:val="0004259A"/>
    <w:rsid w:val="00042BC5"/>
    <w:rsid w:val="00042D93"/>
    <w:rsid w:val="00045286"/>
    <w:rsid w:val="0004554B"/>
    <w:rsid w:val="00053539"/>
    <w:rsid w:val="000538A1"/>
    <w:rsid w:val="000611DD"/>
    <w:rsid w:val="000614DD"/>
    <w:rsid w:val="00061FE0"/>
    <w:rsid w:val="00067041"/>
    <w:rsid w:val="00070BFE"/>
    <w:rsid w:val="0007280B"/>
    <w:rsid w:val="00073BBE"/>
    <w:rsid w:val="0008184E"/>
    <w:rsid w:val="00082077"/>
    <w:rsid w:val="00082D75"/>
    <w:rsid w:val="00082ED1"/>
    <w:rsid w:val="000830D4"/>
    <w:rsid w:val="0008340D"/>
    <w:rsid w:val="000851E4"/>
    <w:rsid w:val="00085BB7"/>
    <w:rsid w:val="00086BBB"/>
    <w:rsid w:val="00091FDE"/>
    <w:rsid w:val="000964FE"/>
    <w:rsid w:val="0009672E"/>
    <w:rsid w:val="000970D2"/>
    <w:rsid w:val="00097F4A"/>
    <w:rsid w:val="000A1155"/>
    <w:rsid w:val="000A15D7"/>
    <w:rsid w:val="000A1CEC"/>
    <w:rsid w:val="000A2298"/>
    <w:rsid w:val="000A2BC8"/>
    <w:rsid w:val="000A4A0A"/>
    <w:rsid w:val="000A59FE"/>
    <w:rsid w:val="000A614B"/>
    <w:rsid w:val="000A7428"/>
    <w:rsid w:val="000A7C39"/>
    <w:rsid w:val="000B2835"/>
    <w:rsid w:val="000B5BC2"/>
    <w:rsid w:val="000B6745"/>
    <w:rsid w:val="000B6D9C"/>
    <w:rsid w:val="000B7E68"/>
    <w:rsid w:val="000C01CB"/>
    <w:rsid w:val="000C11E8"/>
    <w:rsid w:val="000C4847"/>
    <w:rsid w:val="000C6ED5"/>
    <w:rsid w:val="000C72A8"/>
    <w:rsid w:val="000D0988"/>
    <w:rsid w:val="000D0E8C"/>
    <w:rsid w:val="000D3913"/>
    <w:rsid w:val="000D4145"/>
    <w:rsid w:val="000D4664"/>
    <w:rsid w:val="000D4A00"/>
    <w:rsid w:val="000D51AC"/>
    <w:rsid w:val="000D65E6"/>
    <w:rsid w:val="000E70A9"/>
    <w:rsid w:val="000F0D8F"/>
    <w:rsid w:val="000F1ABF"/>
    <w:rsid w:val="000F27B5"/>
    <w:rsid w:val="000F361E"/>
    <w:rsid w:val="000F3E40"/>
    <w:rsid w:val="0010643F"/>
    <w:rsid w:val="00106E2C"/>
    <w:rsid w:val="00107382"/>
    <w:rsid w:val="00112340"/>
    <w:rsid w:val="00112BCF"/>
    <w:rsid w:val="001139F8"/>
    <w:rsid w:val="0011461B"/>
    <w:rsid w:val="00116B00"/>
    <w:rsid w:val="00123488"/>
    <w:rsid w:val="0013059B"/>
    <w:rsid w:val="0013475D"/>
    <w:rsid w:val="00135020"/>
    <w:rsid w:val="001358A3"/>
    <w:rsid w:val="00136E63"/>
    <w:rsid w:val="001374BF"/>
    <w:rsid w:val="0014180F"/>
    <w:rsid w:val="00141B89"/>
    <w:rsid w:val="00142E33"/>
    <w:rsid w:val="00147921"/>
    <w:rsid w:val="001518EC"/>
    <w:rsid w:val="00154B96"/>
    <w:rsid w:val="00154FE2"/>
    <w:rsid w:val="00156F09"/>
    <w:rsid w:val="001616B5"/>
    <w:rsid w:val="00161A1C"/>
    <w:rsid w:val="001626A5"/>
    <w:rsid w:val="00166171"/>
    <w:rsid w:val="001665AE"/>
    <w:rsid w:val="00171FEF"/>
    <w:rsid w:val="00173D46"/>
    <w:rsid w:val="00173F0F"/>
    <w:rsid w:val="001748C6"/>
    <w:rsid w:val="00174B77"/>
    <w:rsid w:val="00174C02"/>
    <w:rsid w:val="00177F86"/>
    <w:rsid w:val="00180A3D"/>
    <w:rsid w:val="00180B0B"/>
    <w:rsid w:val="001815D4"/>
    <w:rsid w:val="00182141"/>
    <w:rsid w:val="00182A3B"/>
    <w:rsid w:val="001843AA"/>
    <w:rsid w:val="001845AA"/>
    <w:rsid w:val="00184B53"/>
    <w:rsid w:val="00190246"/>
    <w:rsid w:val="00194912"/>
    <w:rsid w:val="001964AB"/>
    <w:rsid w:val="00196AD6"/>
    <w:rsid w:val="001A1321"/>
    <w:rsid w:val="001B005C"/>
    <w:rsid w:val="001B03D4"/>
    <w:rsid w:val="001B1AAB"/>
    <w:rsid w:val="001B36BA"/>
    <w:rsid w:val="001B40E1"/>
    <w:rsid w:val="001B4396"/>
    <w:rsid w:val="001B4710"/>
    <w:rsid w:val="001B5764"/>
    <w:rsid w:val="001B66EF"/>
    <w:rsid w:val="001C02CF"/>
    <w:rsid w:val="001C04BB"/>
    <w:rsid w:val="001C05A9"/>
    <w:rsid w:val="001C0BE5"/>
    <w:rsid w:val="001C5450"/>
    <w:rsid w:val="001D0C33"/>
    <w:rsid w:val="001D2128"/>
    <w:rsid w:val="001D22FF"/>
    <w:rsid w:val="001D36D0"/>
    <w:rsid w:val="001D76F8"/>
    <w:rsid w:val="001E1463"/>
    <w:rsid w:val="001E35EA"/>
    <w:rsid w:val="001E4A02"/>
    <w:rsid w:val="001F256E"/>
    <w:rsid w:val="001F53A8"/>
    <w:rsid w:val="001F5E91"/>
    <w:rsid w:val="001F6CF7"/>
    <w:rsid w:val="002006F6"/>
    <w:rsid w:val="00202C28"/>
    <w:rsid w:val="00202EB7"/>
    <w:rsid w:val="00204206"/>
    <w:rsid w:val="002043E5"/>
    <w:rsid w:val="00211FEA"/>
    <w:rsid w:val="00213744"/>
    <w:rsid w:val="00213835"/>
    <w:rsid w:val="00213C02"/>
    <w:rsid w:val="00215E75"/>
    <w:rsid w:val="00215F69"/>
    <w:rsid w:val="002203E7"/>
    <w:rsid w:val="0023040D"/>
    <w:rsid w:val="00230A53"/>
    <w:rsid w:val="002313B7"/>
    <w:rsid w:val="00233033"/>
    <w:rsid w:val="002340FF"/>
    <w:rsid w:val="00235481"/>
    <w:rsid w:val="00236798"/>
    <w:rsid w:val="002368C3"/>
    <w:rsid w:val="002374A2"/>
    <w:rsid w:val="002420CE"/>
    <w:rsid w:val="00242CBC"/>
    <w:rsid w:val="00243F16"/>
    <w:rsid w:val="00244FC5"/>
    <w:rsid w:val="002451E9"/>
    <w:rsid w:val="0024539C"/>
    <w:rsid w:val="00245618"/>
    <w:rsid w:val="002468CF"/>
    <w:rsid w:val="00251FFB"/>
    <w:rsid w:val="0025213E"/>
    <w:rsid w:val="002525D3"/>
    <w:rsid w:val="00254B3F"/>
    <w:rsid w:val="00256B5E"/>
    <w:rsid w:val="00257E35"/>
    <w:rsid w:val="00261645"/>
    <w:rsid w:val="002629FB"/>
    <w:rsid w:val="00264033"/>
    <w:rsid w:val="002656EE"/>
    <w:rsid w:val="00270D30"/>
    <w:rsid w:val="00271919"/>
    <w:rsid w:val="002728CE"/>
    <w:rsid w:val="002742F0"/>
    <w:rsid w:val="0027534E"/>
    <w:rsid w:val="002756C1"/>
    <w:rsid w:val="0027694A"/>
    <w:rsid w:val="0027695E"/>
    <w:rsid w:val="00277465"/>
    <w:rsid w:val="002816D4"/>
    <w:rsid w:val="002828B7"/>
    <w:rsid w:val="00283BC0"/>
    <w:rsid w:val="00287E5E"/>
    <w:rsid w:val="00291BFA"/>
    <w:rsid w:val="00292BEF"/>
    <w:rsid w:val="00293CDF"/>
    <w:rsid w:val="002966B3"/>
    <w:rsid w:val="002A0B31"/>
    <w:rsid w:val="002A1F57"/>
    <w:rsid w:val="002A2EAA"/>
    <w:rsid w:val="002A3609"/>
    <w:rsid w:val="002A4BBA"/>
    <w:rsid w:val="002A5CA3"/>
    <w:rsid w:val="002A7974"/>
    <w:rsid w:val="002B24AA"/>
    <w:rsid w:val="002B2640"/>
    <w:rsid w:val="002B39E4"/>
    <w:rsid w:val="002B3A73"/>
    <w:rsid w:val="002B3C70"/>
    <w:rsid w:val="002B609E"/>
    <w:rsid w:val="002C1F1C"/>
    <w:rsid w:val="002C2C63"/>
    <w:rsid w:val="002C5182"/>
    <w:rsid w:val="002C6B71"/>
    <w:rsid w:val="002C7C84"/>
    <w:rsid w:val="002D0D51"/>
    <w:rsid w:val="002D0DEF"/>
    <w:rsid w:val="002D2271"/>
    <w:rsid w:val="002D245E"/>
    <w:rsid w:val="002D2AF8"/>
    <w:rsid w:val="002D5DCF"/>
    <w:rsid w:val="002D62F9"/>
    <w:rsid w:val="002E3DEE"/>
    <w:rsid w:val="002E5EAC"/>
    <w:rsid w:val="002F30E6"/>
    <w:rsid w:val="002F7523"/>
    <w:rsid w:val="002F76F4"/>
    <w:rsid w:val="00300031"/>
    <w:rsid w:val="00300479"/>
    <w:rsid w:val="00300ADD"/>
    <w:rsid w:val="003030E5"/>
    <w:rsid w:val="003033AD"/>
    <w:rsid w:val="0030459F"/>
    <w:rsid w:val="00304735"/>
    <w:rsid w:val="0030492C"/>
    <w:rsid w:val="003054CF"/>
    <w:rsid w:val="003067B7"/>
    <w:rsid w:val="0030680E"/>
    <w:rsid w:val="003126FE"/>
    <w:rsid w:val="0031369C"/>
    <w:rsid w:val="003157D9"/>
    <w:rsid w:val="00317CDC"/>
    <w:rsid w:val="003206FD"/>
    <w:rsid w:val="0032328A"/>
    <w:rsid w:val="00323A15"/>
    <w:rsid w:val="003240A5"/>
    <w:rsid w:val="0032529D"/>
    <w:rsid w:val="00325E41"/>
    <w:rsid w:val="0033014A"/>
    <w:rsid w:val="00331862"/>
    <w:rsid w:val="00331E7E"/>
    <w:rsid w:val="003330E3"/>
    <w:rsid w:val="0033347E"/>
    <w:rsid w:val="00333BE5"/>
    <w:rsid w:val="003345BD"/>
    <w:rsid w:val="003348C3"/>
    <w:rsid w:val="00337DC4"/>
    <w:rsid w:val="00340EE6"/>
    <w:rsid w:val="00342838"/>
    <w:rsid w:val="0034345B"/>
    <w:rsid w:val="00345F94"/>
    <w:rsid w:val="003469AF"/>
    <w:rsid w:val="00350882"/>
    <w:rsid w:val="003515E7"/>
    <w:rsid w:val="003668E6"/>
    <w:rsid w:val="00370826"/>
    <w:rsid w:val="00371364"/>
    <w:rsid w:val="00371BF0"/>
    <w:rsid w:val="00372777"/>
    <w:rsid w:val="00372BCE"/>
    <w:rsid w:val="00372D5E"/>
    <w:rsid w:val="00374A51"/>
    <w:rsid w:val="00376640"/>
    <w:rsid w:val="00376941"/>
    <w:rsid w:val="003820F7"/>
    <w:rsid w:val="00383818"/>
    <w:rsid w:val="00386FC9"/>
    <w:rsid w:val="003901D0"/>
    <w:rsid w:val="003927A3"/>
    <w:rsid w:val="00392DC2"/>
    <w:rsid w:val="00393FB3"/>
    <w:rsid w:val="00397714"/>
    <w:rsid w:val="003A3457"/>
    <w:rsid w:val="003A40FB"/>
    <w:rsid w:val="003B1662"/>
    <w:rsid w:val="003B2B78"/>
    <w:rsid w:val="003B39D4"/>
    <w:rsid w:val="003B6880"/>
    <w:rsid w:val="003B74A2"/>
    <w:rsid w:val="003C0E35"/>
    <w:rsid w:val="003C1394"/>
    <w:rsid w:val="003C2F5B"/>
    <w:rsid w:val="003C3B60"/>
    <w:rsid w:val="003C48AC"/>
    <w:rsid w:val="003C4F72"/>
    <w:rsid w:val="003C506D"/>
    <w:rsid w:val="003C5126"/>
    <w:rsid w:val="003C5D6C"/>
    <w:rsid w:val="003C5E04"/>
    <w:rsid w:val="003C6C13"/>
    <w:rsid w:val="003D0BBC"/>
    <w:rsid w:val="003D199C"/>
    <w:rsid w:val="003D56F2"/>
    <w:rsid w:val="003D7676"/>
    <w:rsid w:val="003D7F49"/>
    <w:rsid w:val="003E0181"/>
    <w:rsid w:val="003E030C"/>
    <w:rsid w:val="003E4B21"/>
    <w:rsid w:val="003E5E80"/>
    <w:rsid w:val="003F05A6"/>
    <w:rsid w:val="003F3ED5"/>
    <w:rsid w:val="003F40D9"/>
    <w:rsid w:val="003F5F2E"/>
    <w:rsid w:val="004003DD"/>
    <w:rsid w:val="00400579"/>
    <w:rsid w:val="004027D2"/>
    <w:rsid w:val="00402FDF"/>
    <w:rsid w:val="00403DE3"/>
    <w:rsid w:val="00403DE5"/>
    <w:rsid w:val="004141B2"/>
    <w:rsid w:val="004153A0"/>
    <w:rsid w:val="00420A39"/>
    <w:rsid w:val="004250A8"/>
    <w:rsid w:val="004263DC"/>
    <w:rsid w:val="004307B9"/>
    <w:rsid w:val="00431B58"/>
    <w:rsid w:val="00432115"/>
    <w:rsid w:val="0043467C"/>
    <w:rsid w:val="00434AC7"/>
    <w:rsid w:val="004352D7"/>
    <w:rsid w:val="0043537F"/>
    <w:rsid w:val="004354B2"/>
    <w:rsid w:val="004361BA"/>
    <w:rsid w:val="00437603"/>
    <w:rsid w:val="00443146"/>
    <w:rsid w:val="004446BB"/>
    <w:rsid w:val="00445229"/>
    <w:rsid w:val="00445465"/>
    <w:rsid w:val="00450D67"/>
    <w:rsid w:val="00451CDE"/>
    <w:rsid w:val="004531D0"/>
    <w:rsid w:val="00454DBE"/>
    <w:rsid w:val="00455B17"/>
    <w:rsid w:val="00466597"/>
    <w:rsid w:val="00466BE3"/>
    <w:rsid w:val="00467649"/>
    <w:rsid w:val="00467FAE"/>
    <w:rsid w:val="00471249"/>
    <w:rsid w:val="00472F15"/>
    <w:rsid w:val="0047664D"/>
    <w:rsid w:val="00480CFF"/>
    <w:rsid w:val="00482874"/>
    <w:rsid w:val="00483308"/>
    <w:rsid w:val="00483AF7"/>
    <w:rsid w:val="004845FF"/>
    <w:rsid w:val="00484612"/>
    <w:rsid w:val="004877F5"/>
    <w:rsid w:val="004903F7"/>
    <w:rsid w:val="00490A48"/>
    <w:rsid w:val="004939C3"/>
    <w:rsid w:val="004942FD"/>
    <w:rsid w:val="004967FE"/>
    <w:rsid w:val="00496D11"/>
    <w:rsid w:val="004972E4"/>
    <w:rsid w:val="00497CEC"/>
    <w:rsid w:val="004A3702"/>
    <w:rsid w:val="004A6D3C"/>
    <w:rsid w:val="004B2499"/>
    <w:rsid w:val="004B31CE"/>
    <w:rsid w:val="004B35F2"/>
    <w:rsid w:val="004B3796"/>
    <w:rsid w:val="004B37E8"/>
    <w:rsid w:val="004B4F5C"/>
    <w:rsid w:val="004B58A7"/>
    <w:rsid w:val="004B74C7"/>
    <w:rsid w:val="004B7654"/>
    <w:rsid w:val="004C0FA8"/>
    <w:rsid w:val="004C162A"/>
    <w:rsid w:val="004C40C1"/>
    <w:rsid w:val="004C463E"/>
    <w:rsid w:val="004C4E75"/>
    <w:rsid w:val="004C51D4"/>
    <w:rsid w:val="004C522F"/>
    <w:rsid w:val="004D652C"/>
    <w:rsid w:val="004D6763"/>
    <w:rsid w:val="004E0289"/>
    <w:rsid w:val="004E1B5C"/>
    <w:rsid w:val="004E2400"/>
    <w:rsid w:val="004E42B3"/>
    <w:rsid w:val="004E43A8"/>
    <w:rsid w:val="004E518A"/>
    <w:rsid w:val="004F3342"/>
    <w:rsid w:val="004F42F5"/>
    <w:rsid w:val="004F5C58"/>
    <w:rsid w:val="0050047D"/>
    <w:rsid w:val="00500F97"/>
    <w:rsid w:val="00501F9C"/>
    <w:rsid w:val="00502ACF"/>
    <w:rsid w:val="00502B2F"/>
    <w:rsid w:val="005048E8"/>
    <w:rsid w:val="00505481"/>
    <w:rsid w:val="005067C3"/>
    <w:rsid w:val="00507302"/>
    <w:rsid w:val="005138CE"/>
    <w:rsid w:val="005145CA"/>
    <w:rsid w:val="00516470"/>
    <w:rsid w:val="00516CCE"/>
    <w:rsid w:val="00517B8A"/>
    <w:rsid w:val="00520BCF"/>
    <w:rsid w:val="0052283B"/>
    <w:rsid w:val="0052300E"/>
    <w:rsid w:val="00523950"/>
    <w:rsid w:val="00531641"/>
    <w:rsid w:val="0053214A"/>
    <w:rsid w:val="00534CEB"/>
    <w:rsid w:val="005368A5"/>
    <w:rsid w:val="00553835"/>
    <w:rsid w:val="00553DE9"/>
    <w:rsid w:val="00554CC3"/>
    <w:rsid w:val="005562BA"/>
    <w:rsid w:val="005617DE"/>
    <w:rsid w:val="00561B93"/>
    <w:rsid w:val="0056265F"/>
    <w:rsid w:val="00565117"/>
    <w:rsid w:val="00566B09"/>
    <w:rsid w:val="0058194A"/>
    <w:rsid w:val="00582839"/>
    <w:rsid w:val="00583FC9"/>
    <w:rsid w:val="0058431D"/>
    <w:rsid w:val="005859CC"/>
    <w:rsid w:val="005863F0"/>
    <w:rsid w:val="00586583"/>
    <w:rsid w:val="00592305"/>
    <w:rsid w:val="00593920"/>
    <w:rsid w:val="00595466"/>
    <w:rsid w:val="00595FC6"/>
    <w:rsid w:val="00596559"/>
    <w:rsid w:val="005A068E"/>
    <w:rsid w:val="005A06FF"/>
    <w:rsid w:val="005A197F"/>
    <w:rsid w:val="005A2451"/>
    <w:rsid w:val="005A522E"/>
    <w:rsid w:val="005A59EE"/>
    <w:rsid w:val="005A5A48"/>
    <w:rsid w:val="005B0009"/>
    <w:rsid w:val="005B219E"/>
    <w:rsid w:val="005B3FC3"/>
    <w:rsid w:val="005B402C"/>
    <w:rsid w:val="005B6FB4"/>
    <w:rsid w:val="005C1EB3"/>
    <w:rsid w:val="005C30AD"/>
    <w:rsid w:val="005C54A7"/>
    <w:rsid w:val="005C5F13"/>
    <w:rsid w:val="005C70A0"/>
    <w:rsid w:val="005D0320"/>
    <w:rsid w:val="005D094A"/>
    <w:rsid w:val="005D0FD9"/>
    <w:rsid w:val="005D1ACC"/>
    <w:rsid w:val="005D54EC"/>
    <w:rsid w:val="005D7750"/>
    <w:rsid w:val="005E18DF"/>
    <w:rsid w:val="005E2807"/>
    <w:rsid w:val="005E5E4D"/>
    <w:rsid w:val="005E7405"/>
    <w:rsid w:val="005F1D60"/>
    <w:rsid w:val="005F2D69"/>
    <w:rsid w:val="005F431E"/>
    <w:rsid w:val="005F6336"/>
    <w:rsid w:val="005F697B"/>
    <w:rsid w:val="0060150B"/>
    <w:rsid w:val="006019D3"/>
    <w:rsid w:val="00604DA3"/>
    <w:rsid w:val="006053B1"/>
    <w:rsid w:val="00605921"/>
    <w:rsid w:val="00616E10"/>
    <w:rsid w:val="00616F40"/>
    <w:rsid w:val="00620618"/>
    <w:rsid w:val="00621DF5"/>
    <w:rsid w:val="00625227"/>
    <w:rsid w:val="00630E5A"/>
    <w:rsid w:val="0063189F"/>
    <w:rsid w:val="0063628D"/>
    <w:rsid w:val="00642D95"/>
    <w:rsid w:val="006435DC"/>
    <w:rsid w:val="006500FE"/>
    <w:rsid w:val="00650B3B"/>
    <w:rsid w:val="00652555"/>
    <w:rsid w:val="00652942"/>
    <w:rsid w:val="006536E3"/>
    <w:rsid w:val="00655858"/>
    <w:rsid w:val="00664AFC"/>
    <w:rsid w:val="00674F83"/>
    <w:rsid w:val="00675A8F"/>
    <w:rsid w:val="00676CAF"/>
    <w:rsid w:val="006839D9"/>
    <w:rsid w:val="00690015"/>
    <w:rsid w:val="00690126"/>
    <w:rsid w:val="0069489F"/>
    <w:rsid w:val="00694F27"/>
    <w:rsid w:val="0069715B"/>
    <w:rsid w:val="006A036B"/>
    <w:rsid w:val="006A050E"/>
    <w:rsid w:val="006A0747"/>
    <w:rsid w:val="006A0AC5"/>
    <w:rsid w:val="006A23F8"/>
    <w:rsid w:val="006A2938"/>
    <w:rsid w:val="006A7505"/>
    <w:rsid w:val="006B0CD4"/>
    <w:rsid w:val="006B1D1C"/>
    <w:rsid w:val="006B3ACA"/>
    <w:rsid w:val="006B640D"/>
    <w:rsid w:val="006B656E"/>
    <w:rsid w:val="006C0289"/>
    <w:rsid w:val="006C0C57"/>
    <w:rsid w:val="006C2409"/>
    <w:rsid w:val="006C6CAF"/>
    <w:rsid w:val="006D0281"/>
    <w:rsid w:val="006D07BB"/>
    <w:rsid w:val="006D332F"/>
    <w:rsid w:val="006D4AFE"/>
    <w:rsid w:val="006D5A04"/>
    <w:rsid w:val="006D5EF0"/>
    <w:rsid w:val="006D7191"/>
    <w:rsid w:val="006D7AD7"/>
    <w:rsid w:val="006E0A73"/>
    <w:rsid w:val="006E163E"/>
    <w:rsid w:val="006E5126"/>
    <w:rsid w:val="006E650F"/>
    <w:rsid w:val="006E757A"/>
    <w:rsid w:val="006F09C1"/>
    <w:rsid w:val="006F154E"/>
    <w:rsid w:val="006F2A34"/>
    <w:rsid w:val="006F36C2"/>
    <w:rsid w:val="006F47A2"/>
    <w:rsid w:val="006F610D"/>
    <w:rsid w:val="006F6C7A"/>
    <w:rsid w:val="006F774E"/>
    <w:rsid w:val="0070272B"/>
    <w:rsid w:val="00702D64"/>
    <w:rsid w:val="00702E8E"/>
    <w:rsid w:val="00702F6B"/>
    <w:rsid w:val="007050FC"/>
    <w:rsid w:val="007109FB"/>
    <w:rsid w:val="00715441"/>
    <w:rsid w:val="007179BB"/>
    <w:rsid w:val="00720555"/>
    <w:rsid w:val="00723693"/>
    <w:rsid w:val="007242B1"/>
    <w:rsid w:val="007250E2"/>
    <w:rsid w:val="007254BA"/>
    <w:rsid w:val="007307F3"/>
    <w:rsid w:val="007312D5"/>
    <w:rsid w:val="007314D8"/>
    <w:rsid w:val="0073235D"/>
    <w:rsid w:val="007325B4"/>
    <w:rsid w:val="00732F98"/>
    <w:rsid w:val="00733F5C"/>
    <w:rsid w:val="007353E0"/>
    <w:rsid w:val="007355A4"/>
    <w:rsid w:val="00736E21"/>
    <w:rsid w:val="007370C4"/>
    <w:rsid w:val="00737EA9"/>
    <w:rsid w:val="007408CA"/>
    <w:rsid w:val="007419C2"/>
    <w:rsid w:val="007451C1"/>
    <w:rsid w:val="007464A3"/>
    <w:rsid w:val="007476B3"/>
    <w:rsid w:val="00750B98"/>
    <w:rsid w:val="00750F42"/>
    <w:rsid w:val="0075111E"/>
    <w:rsid w:val="00752858"/>
    <w:rsid w:val="00753B63"/>
    <w:rsid w:val="00756FCA"/>
    <w:rsid w:val="007570A7"/>
    <w:rsid w:val="00761023"/>
    <w:rsid w:val="00762080"/>
    <w:rsid w:val="00763E28"/>
    <w:rsid w:val="007649F1"/>
    <w:rsid w:val="0076514E"/>
    <w:rsid w:val="00770BAD"/>
    <w:rsid w:val="00772B2B"/>
    <w:rsid w:val="0077309A"/>
    <w:rsid w:val="00774578"/>
    <w:rsid w:val="00775C0B"/>
    <w:rsid w:val="007766F9"/>
    <w:rsid w:val="007769B3"/>
    <w:rsid w:val="007770DB"/>
    <w:rsid w:val="0078021F"/>
    <w:rsid w:val="00780D9E"/>
    <w:rsid w:val="00780DDB"/>
    <w:rsid w:val="00782F71"/>
    <w:rsid w:val="00783D0D"/>
    <w:rsid w:val="00784B31"/>
    <w:rsid w:val="007856A7"/>
    <w:rsid w:val="00795CE6"/>
    <w:rsid w:val="00795D61"/>
    <w:rsid w:val="00796555"/>
    <w:rsid w:val="00797202"/>
    <w:rsid w:val="007977F6"/>
    <w:rsid w:val="007A1B87"/>
    <w:rsid w:val="007A2D4B"/>
    <w:rsid w:val="007A47F2"/>
    <w:rsid w:val="007A5078"/>
    <w:rsid w:val="007A7410"/>
    <w:rsid w:val="007A7540"/>
    <w:rsid w:val="007B0D0E"/>
    <w:rsid w:val="007B2EDB"/>
    <w:rsid w:val="007B3C84"/>
    <w:rsid w:val="007B76C1"/>
    <w:rsid w:val="007B7F8E"/>
    <w:rsid w:val="007C18FC"/>
    <w:rsid w:val="007C516E"/>
    <w:rsid w:val="007C615B"/>
    <w:rsid w:val="007C70B6"/>
    <w:rsid w:val="007D0C4C"/>
    <w:rsid w:val="007D0E6D"/>
    <w:rsid w:val="007D100C"/>
    <w:rsid w:val="007D10FE"/>
    <w:rsid w:val="007D4A2A"/>
    <w:rsid w:val="007D716F"/>
    <w:rsid w:val="007D7632"/>
    <w:rsid w:val="007D7A15"/>
    <w:rsid w:val="007E184D"/>
    <w:rsid w:val="007E2055"/>
    <w:rsid w:val="007E2449"/>
    <w:rsid w:val="007E38D2"/>
    <w:rsid w:val="007E475E"/>
    <w:rsid w:val="007E4E0F"/>
    <w:rsid w:val="007E789C"/>
    <w:rsid w:val="007F0667"/>
    <w:rsid w:val="007F11FF"/>
    <w:rsid w:val="007F1A90"/>
    <w:rsid w:val="007F1C80"/>
    <w:rsid w:val="007F235A"/>
    <w:rsid w:val="007F2864"/>
    <w:rsid w:val="007F2B2B"/>
    <w:rsid w:val="007F2D7D"/>
    <w:rsid w:val="007F4814"/>
    <w:rsid w:val="007F4E95"/>
    <w:rsid w:val="00800A28"/>
    <w:rsid w:val="00804A80"/>
    <w:rsid w:val="00805C3E"/>
    <w:rsid w:val="00806032"/>
    <w:rsid w:val="00810696"/>
    <w:rsid w:val="008129A7"/>
    <w:rsid w:val="00813469"/>
    <w:rsid w:val="00815128"/>
    <w:rsid w:val="00815789"/>
    <w:rsid w:val="008167EB"/>
    <w:rsid w:val="00817C97"/>
    <w:rsid w:val="00820828"/>
    <w:rsid w:val="00823D10"/>
    <w:rsid w:val="0082416B"/>
    <w:rsid w:val="00831580"/>
    <w:rsid w:val="00833D32"/>
    <w:rsid w:val="00833FCC"/>
    <w:rsid w:val="008355A0"/>
    <w:rsid w:val="00837767"/>
    <w:rsid w:val="008408C5"/>
    <w:rsid w:val="008418AD"/>
    <w:rsid w:val="0084242E"/>
    <w:rsid w:val="00846830"/>
    <w:rsid w:val="00846EBA"/>
    <w:rsid w:val="0084726B"/>
    <w:rsid w:val="00851BEC"/>
    <w:rsid w:val="00852192"/>
    <w:rsid w:val="00852ABE"/>
    <w:rsid w:val="00854B51"/>
    <w:rsid w:val="00857F3E"/>
    <w:rsid w:val="00860706"/>
    <w:rsid w:val="00862D1E"/>
    <w:rsid w:val="008632FB"/>
    <w:rsid w:val="00866602"/>
    <w:rsid w:val="00867057"/>
    <w:rsid w:val="008706C1"/>
    <w:rsid w:val="008729A4"/>
    <w:rsid w:val="0087371A"/>
    <w:rsid w:val="00875220"/>
    <w:rsid w:val="008755FD"/>
    <w:rsid w:val="00875F97"/>
    <w:rsid w:val="0087767C"/>
    <w:rsid w:val="00881CBB"/>
    <w:rsid w:val="00882821"/>
    <w:rsid w:val="00885D60"/>
    <w:rsid w:val="008916FE"/>
    <w:rsid w:val="00894E01"/>
    <w:rsid w:val="00894FE1"/>
    <w:rsid w:val="008973E2"/>
    <w:rsid w:val="008A18E3"/>
    <w:rsid w:val="008A4B4B"/>
    <w:rsid w:val="008A6534"/>
    <w:rsid w:val="008B2CB4"/>
    <w:rsid w:val="008B3B88"/>
    <w:rsid w:val="008B4F46"/>
    <w:rsid w:val="008B5BDD"/>
    <w:rsid w:val="008B7F57"/>
    <w:rsid w:val="008C15F8"/>
    <w:rsid w:val="008C1614"/>
    <w:rsid w:val="008C4DA8"/>
    <w:rsid w:val="008C4DFE"/>
    <w:rsid w:val="008C5E9E"/>
    <w:rsid w:val="008C62B0"/>
    <w:rsid w:val="008D0297"/>
    <w:rsid w:val="008D0FC1"/>
    <w:rsid w:val="008D1476"/>
    <w:rsid w:val="008D25A2"/>
    <w:rsid w:val="008D3E30"/>
    <w:rsid w:val="008D4522"/>
    <w:rsid w:val="008D50A2"/>
    <w:rsid w:val="008E010B"/>
    <w:rsid w:val="008E5595"/>
    <w:rsid w:val="008E672D"/>
    <w:rsid w:val="008F1F3D"/>
    <w:rsid w:val="008F2702"/>
    <w:rsid w:val="008F296B"/>
    <w:rsid w:val="008F2C2B"/>
    <w:rsid w:val="008F5B9F"/>
    <w:rsid w:val="009005E0"/>
    <w:rsid w:val="00901CAA"/>
    <w:rsid w:val="00903E77"/>
    <w:rsid w:val="00904B0B"/>
    <w:rsid w:val="00906D4F"/>
    <w:rsid w:val="009075A1"/>
    <w:rsid w:val="00912308"/>
    <w:rsid w:val="00913143"/>
    <w:rsid w:val="00916CA7"/>
    <w:rsid w:val="009203DE"/>
    <w:rsid w:val="00920F5D"/>
    <w:rsid w:val="00922571"/>
    <w:rsid w:val="00923C55"/>
    <w:rsid w:val="00924EC2"/>
    <w:rsid w:val="00926734"/>
    <w:rsid w:val="00926F74"/>
    <w:rsid w:val="00931456"/>
    <w:rsid w:val="00934B61"/>
    <w:rsid w:val="0093503F"/>
    <w:rsid w:val="00940746"/>
    <w:rsid w:val="009434E2"/>
    <w:rsid w:val="00943A93"/>
    <w:rsid w:val="00943C75"/>
    <w:rsid w:val="00943EB6"/>
    <w:rsid w:val="00944817"/>
    <w:rsid w:val="00944AE1"/>
    <w:rsid w:val="00946DC4"/>
    <w:rsid w:val="00950AAF"/>
    <w:rsid w:val="00951204"/>
    <w:rsid w:val="00954914"/>
    <w:rsid w:val="0095706F"/>
    <w:rsid w:val="009604F0"/>
    <w:rsid w:val="009630B6"/>
    <w:rsid w:val="00964F3D"/>
    <w:rsid w:val="00967DB9"/>
    <w:rsid w:val="00973259"/>
    <w:rsid w:val="00973357"/>
    <w:rsid w:val="009739C9"/>
    <w:rsid w:val="00984205"/>
    <w:rsid w:val="00984BFF"/>
    <w:rsid w:val="009866D5"/>
    <w:rsid w:val="00990508"/>
    <w:rsid w:val="00990728"/>
    <w:rsid w:val="00996C3D"/>
    <w:rsid w:val="00997013"/>
    <w:rsid w:val="009974E9"/>
    <w:rsid w:val="009A19E4"/>
    <w:rsid w:val="009A23FF"/>
    <w:rsid w:val="009A31C7"/>
    <w:rsid w:val="009A556A"/>
    <w:rsid w:val="009A6823"/>
    <w:rsid w:val="009B0CCD"/>
    <w:rsid w:val="009B11A5"/>
    <w:rsid w:val="009B18BD"/>
    <w:rsid w:val="009B227A"/>
    <w:rsid w:val="009B3198"/>
    <w:rsid w:val="009B391B"/>
    <w:rsid w:val="009B3B2F"/>
    <w:rsid w:val="009B41AC"/>
    <w:rsid w:val="009B4570"/>
    <w:rsid w:val="009B5808"/>
    <w:rsid w:val="009B5AE3"/>
    <w:rsid w:val="009C1113"/>
    <w:rsid w:val="009C1C8A"/>
    <w:rsid w:val="009C3B11"/>
    <w:rsid w:val="009C3E18"/>
    <w:rsid w:val="009C4B8B"/>
    <w:rsid w:val="009C531E"/>
    <w:rsid w:val="009D2291"/>
    <w:rsid w:val="009D2A2C"/>
    <w:rsid w:val="009D3BDB"/>
    <w:rsid w:val="009D4295"/>
    <w:rsid w:val="009D4450"/>
    <w:rsid w:val="009D71B8"/>
    <w:rsid w:val="009E1A6A"/>
    <w:rsid w:val="009E1FD0"/>
    <w:rsid w:val="009E2F54"/>
    <w:rsid w:val="009E4527"/>
    <w:rsid w:val="009E6327"/>
    <w:rsid w:val="009F1055"/>
    <w:rsid w:val="009F2D1E"/>
    <w:rsid w:val="009F3A71"/>
    <w:rsid w:val="009F41F6"/>
    <w:rsid w:val="009F6032"/>
    <w:rsid w:val="009F6256"/>
    <w:rsid w:val="00A00E0F"/>
    <w:rsid w:val="00A00F45"/>
    <w:rsid w:val="00A02901"/>
    <w:rsid w:val="00A039D6"/>
    <w:rsid w:val="00A03DCB"/>
    <w:rsid w:val="00A07D08"/>
    <w:rsid w:val="00A122B7"/>
    <w:rsid w:val="00A15A4E"/>
    <w:rsid w:val="00A26FEA"/>
    <w:rsid w:val="00A33128"/>
    <w:rsid w:val="00A33172"/>
    <w:rsid w:val="00A3336A"/>
    <w:rsid w:val="00A337D5"/>
    <w:rsid w:val="00A3511F"/>
    <w:rsid w:val="00A36864"/>
    <w:rsid w:val="00A3753D"/>
    <w:rsid w:val="00A4031A"/>
    <w:rsid w:val="00A42429"/>
    <w:rsid w:val="00A43C00"/>
    <w:rsid w:val="00A451F7"/>
    <w:rsid w:val="00A54E6B"/>
    <w:rsid w:val="00A57918"/>
    <w:rsid w:val="00A600A3"/>
    <w:rsid w:val="00A600AA"/>
    <w:rsid w:val="00A63550"/>
    <w:rsid w:val="00A720E7"/>
    <w:rsid w:val="00A7341F"/>
    <w:rsid w:val="00A73C75"/>
    <w:rsid w:val="00A7652B"/>
    <w:rsid w:val="00A76BB0"/>
    <w:rsid w:val="00A80592"/>
    <w:rsid w:val="00A806B2"/>
    <w:rsid w:val="00A812C8"/>
    <w:rsid w:val="00A8187C"/>
    <w:rsid w:val="00A81BF5"/>
    <w:rsid w:val="00A82C96"/>
    <w:rsid w:val="00A854B2"/>
    <w:rsid w:val="00A909DC"/>
    <w:rsid w:val="00A936E7"/>
    <w:rsid w:val="00A9617B"/>
    <w:rsid w:val="00A97B06"/>
    <w:rsid w:val="00AA1702"/>
    <w:rsid w:val="00AA199A"/>
    <w:rsid w:val="00AA4E9E"/>
    <w:rsid w:val="00AB000E"/>
    <w:rsid w:val="00AB028C"/>
    <w:rsid w:val="00AB0AF1"/>
    <w:rsid w:val="00AB0D86"/>
    <w:rsid w:val="00AB140A"/>
    <w:rsid w:val="00AB29E0"/>
    <w:rsid w:val="00AB3CD6"/>
    <w:rsid w:val="00AB416B"/>
    <w:rsid w:val="00AB441D"/>
    <w:rsid w:val="00AC3967"/>
    <w:rsid w:val="00AC419C"/>
    <w:rsid w:val="00AC5CFF"/>
    <w:rsid w:val="00AC5EBB"/>
    <w:rsid w:val="00AC711C"/>
    <w:rsid w:val="00AC7D60"/>
    <w:rsid w:val="00AD06AB"/>
    <w:rsid w:val="00AD2235"/>
    <w:rsid w:val="00AD2418"/>
    <w:rsid w:val="00AD262E"/>
    <w:rsid w:val="00AD3D0A"/>
    <w:rsid w:val="00AD54DA"/>
    <w:rsid w:val="00AD5570"/>
    <w:rsid w:val="00AD77DB"/>
    <w:rsid w:val="00AE0DF1"/>
    <w:rsid w:val="00AE1638"/>
    <w:rsid w:val="00AE6C6C"/>
    <w:rsid w:val="00AE7E4F"/>
    <w:rsid w:val="00AF0DDC"/>
    <w:rsid w:val="00AF0DE2"/>
    <w:rsid w:val="00AF447E"/>
    <w:rsid w:val="00AF5467"/>
    <w:rsid w:val="00AF5562"/>
    <w:rsid w:val="00B0133B"/>
    <w:rsid w:val="00B0589E"/>
    <w:rsid w:val="00B05A44"/>
    <w:rsid w:val="00B061A8"/>
    <w:rsid w:val="00B06D04"/>
    <w:rsid w:val="00B07A51"/>
    <w:rsid w:val="00B13083"/>
    <w:rsid w:val="00B13C4A"/>
    <w:rsid w:val="00B16E95"/>
    <w:rsid w:val="00B170F3"/>
    <w:rsid w:val="00B179B8"/>
    <w:rsid w:val="00B17E33"/>
    <w:rsid w:val="00B21D18"/>
    <w:rsid w:val="00B224AD"/>
    <w:rsid w:val="00B25859"/>
    <w:rsid w:val="00B260FD"/>
    <w:rsid w:val="00B267DC"/>
    <w:rsid w:val="00B30AF9"/>
    <w:rsid w:val="00B310F7"/>
    <w:rsid w:val="00B361A9"/>
    <w:rsid w:val="00B366B4"/>
    <w:rsid w:val="00B36C82"/>
    <w:rsid w:val="00B37224"/>
    <w:rsid w:val="00B4038F"/>
    <w:rsid w:val="00B41DB5"/>
    <w:rsid w:val="00B45A44"/>
    <w:rsid w:val="00B5086A"/>
    <w:rsid w:val="00B52F76"/>
    <w:rsid w:val="00B608D7"/>
    <w:rsid w:val="00B62D93"/>
    <w:rsid w:val="00B649E7"/>
    <w:rsid w:val="00B65CFA"/>
    <w:rsid w:val="00B66903"/>
    <w:rsid w:val="00B72B07"/>
    <w:rsid w:val="00B72FD8"/>
    <w:rsid w:val="00B77773"/>
    <w:rsid w:val="00B80F20"/>
    <w:rsid w:val="00B831C0"/>
    <w:rsid w:val="00B8537C"/>
    <w:rsid w:val="00B8575B"/>
    <w:rsid w:val="00B86CFA"/>
    <w:rsid w:val="00B86E58"/>
    <w:rsid w:val="00B875BB"/>
    <w:rsid w:val="00B90E5B"/>
    <w:rsid w:val="00B914FD"/>
    <w:rsid w:val="00B93713"/>
    <w:rsid w:val="00B9649E"/>
    <w:rsid w:val="00B96F49"/>
    <w:rsid w:val="00BA02FC"/>
    <w:rsid w:val="00BA355B"/>
    <w:rsid w:val="00BA399C"/>
    <w:rsid w:val="00BA3AB7"/>
    <w:rsid w:val="00BA44E1"/>
    <w:rsid w:val="00BA58A4"/>
    <w:rsid w:val="00BA629B"/>
    <w:rsid w:val="00BA63F4"/>
    <w:rsid w:val="00BB006B"/>
    <w:rsid w:val="00BB013B"/>
    <w:rsid w:val="00BB03F7"/>
    <w:rsid w:val="00BB2BB7"/>
    <w:rsid w:val="00BB303D"/>
    <w:rsid w:val="00BB3C6E"/>
    <w:rsid w:val="00BB4C8F"/>
    <w:rsid w:val="00BB5F26"/>
    <w:rsid w:val="00BB6CC9"/>
    <w:rsid w:val="00BB7F26"/>
    <w:rsid w:val="00BC4391"/>
    <w:rsid w:val="00BC56C2"/>
    <w:rsid w:val="00BD06B2"/>
    <w:rsid w:val="00BD3833"/>
    <w:rsid w:val="00BD5E25"/>
    <w:rsid w:val="00BD6BA1"/>
    <w:rsid w:val="00BD7BDB"/>
    <w:rsid w:val="00BD7D8E"/>
    <w:rsid w:val="00BE04C9"/>
    <w:rsid w:val="00BE65AC"/>
    <w:rsid w:val="00BE665B"/>
    <w:rsid w:val="00BE768C"/>
    <w:rsid w:val="00BF0085"/>
    <w:rsid w:val="00BF385A"/>
    <w:rsid w:val="00BF6DF6"/>
    <w:rsid w:val="00C01FB3"/>
    <w:rsid w:val="00C03397"/>
    <w:rsid w:val="00C13DFC"/>
    <w:rsid w:val="00C148CC"/>
    <w:rsid w:val="00C157E5"/>
    <w:rsid w:val="00C23686"/>
    <w:rsid w:val="00C245D3"/>
    <w:rsid w:val="00C277AE"/>
    <w:rsid w:val="00C30241"/>
    <w:rsid w:val="00C32188"/>
    <w:rsid w:val="00C32956"/>
    <w:rsid w:val="00C3740F"/>
    <w:rsid w:val="00C37534"/>
    <w:rsid w:val="00C45F1E"/>
    <w:rsid w:val="00C462DE"/>
    <w:rsid w:val="00C47001"/>
    <w:rsid w:val="00C51DBC"/>
    <w:rsid w:val="00C55A50"/>
    <w:rsid w:val="00C565D1"/>
    <w:rsid w:val="00C56DCE"/>
    <w:rsid w:val="00C618E9"/>
    <w:rsid w:val="00C6291F"/>
    <w:rsid w:val="00C635BB"/>
    <w:rsid w:val="00C64BDD"/>
    <w:rsid w:val="00C65C4B"/>
    <w:rsid w:val="00C6691F"/>
    <w:rsid w:val="00C67DF1"/>
    <w:rsid w:val="00C73224"/>
    <w:rsid w:val="00C75962"/>
    <w:rsid w:val="00C76915"/>
    <w:rsid w:val="00C82E70"/>
    <w:rsid w:val="00C903FA"/>
    <w:rsid w:val="00C908A1"/>
    <w:rsid w:val="00C90E23"/>
    <w:rsid w:val="00C926C0"/>
    <w:rsid w:val="00C92C1A"/>
    <w:rsid w:val="00C92CBF"/>
    <w:rsid w:val="00C962C9"/>
    <w:rsid w:val="00CA1225"/>
    <w:rsid w:val="00CA1EBD"/>
    <w:rsid w:val="00CA28F3"/>
    <w:rsid w:val="00CA2B28"/>
    <w:rsid w:val="00CA42DE"/>
    <w:rsid w:val="00CA6EEA"/>
    <w:rsid w:val="00CA7CDC"/>
    <w:rsid w:val="00CB08A9"/>
    <w:rsid w:val="00CB0C9A"/>
    <w:rsid w:val="00CB61AB"/>
    <w:rsid w:val="00CB79B9"/>
    <w:rsid w:val="00CC0DCD"/>
    <w:rsid w:val="00CC31EB"/>
    <w:rsid w:val="00CC4EEE"/>
    <w:rsid w:val="00CC61F6"/>
    <w:rsid w:val="00CC71A8"/>
    <w:rsid w:val="00CD0218"/>
    <w:rsid w:val="00CD2990"/>
    <w:rsid w:val="00CD39D8"/>
    <w:rsid w:val="00CD4C28"/>
    <w:rsid w:val="00CD6565"/>
    <w:rsid w:val="00CD6870"/>
    <w:rsid w:val="00CD6BC3"/>
    <w:rsid w:val="00CD7BBD"/>
    <w:rsid w:val="00CD7F46"/>
    <w:rsid w:val="00CE0556"/>
    <w:rsid w:val="00CE752C"/>
    <w:rsid w:val="00CF23B9"/>
    <w:rsid w:val="00CF24BC"/>
    <w:rsid w:val="00CF554A"/>
    <w:rsid w:val="00CF5C9A"/>
    <w:rsid w:val="00CF7956"/>
    <w:rsid w:val="00D032F0"/>
    <w:rsid w:val="00D05556"/>
    <w:rsid w:val="00D102C9"/>
    <w:rsid w:val="00D112DF"/>
    <w:rsid w:val="00D13259"/>
    <w:rsid w:val="00D1587F"/>
    <w:rsid w:val="00D15917"/>
    <w:rsid w:val="00D1628C"/>
    <w:rsid w:val="00D17093"/>
    <w:rsid w:val="00D17985"/>
    <w:rsid w:val="00D17B1E"/>
    <w:rsid w:val="00D21162"/>
    <w:rsid w:val="00D215AE"/>
    <w:rsid w:val="00D217BB"/>
    <w:rsid w:val="00D22E6D"/>
    <w:rsid w:val="00D23556"/>
    <w:rsid w:val="00D2407F"/>
    <w:rsid w:val="00D24FE8"/>
    <w:rsid w:val="00D25668"/>
    <w:rsid w:val="00D25805"/>
    <w:rsid w:val="00D25FC0"/>
    <w:rsid w:val="00D319D1"/>
    <w:rsid w:val="00D324B7"/>
    <w:rsid w:val="00D326CF"/>
    <w:rsid w:val="00D32CFD"/>
    <w:rsid w:val="00D41DF5"/>
    <w:rsid w:val="00D435D4"/>
    <w:rsid w:val="00D46247"/>
    <w:rsid w:val="00D469EE"/>
    <w:rsid w:val="00D46A79"/>
    <w:rsid w:val="00D46C8F"/>
    <w:rsid w:val="00D47102"/>
    <w:rsid w:val="00D47342"/>
    <w:rsid w:val="00D5058D"/>
    <w:rsid w:val="00D50DFF"/>
    <w:rsid w:val="00D51CEE"/>
    <w:rsid w:val="00D52AFC"/>
    <w:rsid w:val="00D53DFF"/>
    <w:rsid w:val="00D543FF"/>
    <w:rsid w:val="00D54603"/>
    <w:rsid w:val="00D5576B"/>
    <w:rsid w:val="00D56761"/>
    <w:rsid w:val="00D56B8B"/>
    <w:rsid w:val="00D57689"/>
    <w:rsid w:val="00D6075E"/>
    <w:rsid w:val="00D61F67"/>
    <w:rsid w:val="00D63CDC"/>
    <w:rsid w:val="00D64BC4"/>
    <w:rsid w:val="00D6656F"/>
    <w:rsid w:val="00D6725C"/>
    <w:rsid w:val="00D7079E"/>
    <w:rsid w:val="00D70C21"/>
    <w:rsid w:val="00D71F04"/>
    <w:rsid w:val="00D73840"/>
    <w:rsid w:val="00D748EF"/>
    <w:rsid w:val="00D74C4B"/>
    <w:rsid w:val="00D83660"/>
    <w:rsid w:val="00D85803"/>
    <w:rsid w:val="00D86DAA"/>
    <w:rsid w:val="00D86EEC"/>
    <w:rsid w:val="00D90590"/>
    <w:rsid w:val="00D92370"/>
    <w:rsid w:val="00D92DDE"/>
    <w:rsid w:val="00D94304"/>
    <w:rsid w:val="00D96593"/>
    <w:rsid w:val="00D965F9"/>
    <w:rsid w:val="00DA1288"/>
    <w:rsid w:val="00DA4BEC"/>
    <w:rsid w:val="00DA53A2"/>
    <w:rsid w:val="00DA5515"/>
    <w:rsid w:val="00DA6DA1"/>
    <w:rsid w:val="00DB0EFF"/>
    <w:rsid w:val="00DB22F7"/>
    <w:rsid w:val="00DB2B5E"/>
    <w:rsid w:val="00DB3558"/>
    <w:rsid w:val="00DB3AA4"/>
    <w:rsid w:val="00DB47AF"/>
    <w:rsid w:val="00DB4FA6"/>
    <w:rsid w:val="00DB77E0"/>
    <w:rsid w:val="00DB7E43"/>
    <w:rsid w:val="00DC277B"/>
    <w:rsid w:val="00DC4FA4"/>
    <w:rsid w:val="00DC6565"/>
    <w:rsid w:val="00DC707E"/>
    <w:rsid w:val="00DC7372"/>
    <w:rsid w:val="00DD07F5"/>
    <w:rsid w:val="00DD17DF"/>
    <w:rsid w:val="00DD3612"/>
    <w:rsid w:val="00DD483F"/>
    <w:rsid w:val="00DD619B"/>
    <w:rsid w:val="00DD7245"/>
    <w:rsid w:val="00DE21FF"/>
    <w:rsid w:val="00DE4BA0"/>
    <w:rsid w:val="00DE7568"/>
    <w:rsid w:val="00DE7760"/>
    <w:rsid w:val="00DF497D"/>
    <w:rsid w:val="00DF50C6"/>
    <w:rsid w:val="00DF5258"/>
    <w:rsid w:val="00DF5297"/>
    <w:rsid w:val="00DF56E4"/>
    <w:rsid w:val="00DF5951"/>
    <w:rsid w:val="00DF6932"/>
    <w:rsid w:val="00DF6D6E"/>
    <w:rsid w:val="00DF716B"/>
    <w:rsid w:val="00DF71E6"/>
    <w:rsid w:val="00E00C7C"/>
    <w:rsid w:val="00E03437"/>
    <w:rsid w:val="00E067E5"/>
    <w:rsid w:val="00E10EB9"/>
    <w:rsid w:val="00E12506"/>
    <w:rsid w:val="00E12918"/>
    <w:rsid w:val="00E12FDE"/>
    <w:rsid w:val="00E14CA5"/>
    <w:rsid w:val="00E1540F"/>
    <w:rsid w:val="00E24888"/>
    <w:rsid w:val="00E272D6"/>
    <w:rsid w:val="00E278EB"/>
    <w:rsid w:val="00E311EB"/>
    <w:rsid w:val="00E31513"/>
    <w:rsid w:val="00E3177A"/>
    <w:rsid w:val="00E319E3"/>
    <w:rsid w:val="00E32DE6"/>
    <w:rsid w:val="00E340E6"/>
    <w:rsid w:val="00E3456B"/>
    <w:rsid w:val="00E345C9"/>
    <w:rsid w:val="00E40087"/>
    <w:rsid w:val="00E40B9A"/>
    <w:rsid w:val="00E40DC4"/>
    <w:rsid w:val="00E414FD"/>
    <w:rsid w:val="00E429B7"/>
    <w:rsid w:val="00E44E1D"/>
    <w:rsid w:val="00E45A7F"/>
    <w:rsid w:val="00E46942"/>
    <w:rsid w:val="00E50157"/>
    <w:rsid w:val="00E50D5F"/>
    <w:rsid w:val="00E51566"/>
    <w:rsid w:val="00E54725"/>
    <w:rsid w:val="00E549F2"/>
    <w:rsid w:val="00E54D74"/>
    <w:rsid w:val="00E551E8"/>
    <w:rsid w:val="00E5527D"/>
    <w:rsid w:val="00E56232"/>
    <w:rsid w:val="00E57BC4"/>
    <w:rsid w:val="00E6535F"/>
    <w:rsid w:val="00E71CA5"/>
    <w:rsid w:val="00E738FC"/>
    <w:rsid w:val="00E73D92"/>
    <w:rsid w:val="00E763FF"/>
    <w:rsid w:val="00E77D70"/>
    <w:rsid w:val="00E801C0"/>
    <w:rsid w:val="00E81ED5"/>
    <w:rsid w:val="00E87918"/>
    <w:rsid w:val="00E87CAA"/>
    <w:rsid w:val="00E904DE"/>
    <w:rsid w:val="00E91138"/>
    <w:rsid w:val="00E92661"/>
    <w:rsid w:val="00E93B14"/>
    <w:rsid w:val="00E96428"/>
    <w:rsid w:val="00E96D6C"/>
    <w:rsid w:val="00EA4A2F"/>
    <w:rsid w:val="00EA5F13"/>
    <w:rsid w:val="00EB1124"/>
    <w:rsid w:val="00EB2C00"/>
    <w:rsid w:val="00EB37DD"/>
    <w:rsid w:val="00EB6497"/>
    <w:rsid w:val="00EC0114"/>
    <w:rsid w:val="00EC0375"/>
    <w:rsid w:val="00EC2B51"/>
    <w:rsid w:val="00EC3F5C"/>
    <w:rsid w:val="00EC6A24"/>
    <w:rsid w:val="00EC7CA3"/>
    <w:rsid w:val="00ED0DA3"/>
    <w:rsid w:val="00ED10B4"/>
    <w:rsid w:val="00ED2F2D"/>
    <w:rsid w:val="00ED317C"/>
    <w:rsid w:val="00ED3F40"/>
    <w:rsid w:val="00ED5CBE"/>
    <w:rsid w:val="00ED712D"/>
    <w:rsid w:val="00ED774E"/>
    <w:rsid w:val="00EE0386"/>
    <w:rsid w:val="00EE17C3"/>
    <w:rsid w:val="00EE1A30"/>
    <w:rsid w:val="00EE2BA1"/>
    <w:rsid w:val="00EE7340"/>
    <w:rsid w:val="00EF06F6"/>
    <w:rsid w:val="00EF2666"/>
    <w:rsid w:val="00EF3755"/>
    <w:rsid w:val="00EF3C62"/>
    <w:rsid w:val="00EF759C"/>
    <w:rsid w:val="00F0271C"/>
    <w:rsid w:val="00F056F0"/>
    <w:rsid w:val="00F0681D"/>
    <w:rsid w:val="00F070E1"/>
    <w:rsid w:val="00F0758C"/>
    <w:rsid w:val="00F110A4"/>
    <w:rsid w:val="00F11766"/>
    <w:rsid w:val="00F142DE"/>
    <w:rsid w:val="00F14763"/>
    <w:rsid w:val="00F234CB"/>
    <w:rsid w:val="00F23A6F"/>
    <w:rsid w:val="00F2519B"/>
    <w:rsid w:val="00F27316"/>
    <w:rsid w:val="00F34560"/>
    <w:rsid w:val="00F34BA2"/>
    <w:rsid w:val="00F34CE4"/>
    <w:rsid w:val="00F3743C"/>
    <w:rsid w:val="00F37B17"/>
    <w:rsid w:val="00F40E08"/>
    <w:rsid w:val="00F415A9"/>
    <w:rsid w:val="00F41633"/>
    <w:rsid w:val="00F4472E"/>
    <w:rsid w:val="00F44DB1"/>
    <w:rsid w:val="00F47B95"/>
    <w:rsid w:val="00F54484"/>
    <w:rsid w:val="00F54AE6"/>
    <w:rsid w:val="00F54EA5"/>
    <w:rsid w:val="00F56643"/>
    <w:rsid w:val="00F56B8F"/>
    <w:rsid w:val="00F56C60"/>
    <w:rsid w:val="00F57C4B"/>
    <w:rsid w:val="00F57E1B"/>
    <w:rsid w:val="00F6136F"/>
    <w:rsid w:val="00F62EFA"/>
    <w:rsid w:val="00F644B4"/>
    <w:rsid w:val="00F64B39"/>
    <w:rsid w:val="00F64E6A"/>
    <w:rsid w:val="00F66277"/>
    <w:rsid w:val="00F67801"/>
    <w:rsid w:val="00F708E6"/>
    <w:rsid w:val="00F71CA6"/>
    <w:rsid w:val="00F71D52"/>
    <w:rsid w:val="00F74A75"/>
    <w:rsid w:val="00F74F9E"/>
    <w:rsid w:val="00F7672F"/>
    <w:rsid w:val="00F84835"/>
    <w:rsid w:val="00F8499C"/>
    <w:rsid w:val="00F900F3"/>
    <w:rsid w:val="00F929FD"/>
    <w:rsid w:val="00F94797"/>
    <w:rsid w:val="00F95D7E"/>
    <w:rsid w:val="00F96705"/>
    <w:rsid w:val="00FA1A19"/>
    <w:rsid w:val="00FA4353"/>
    <w:rsid w:val="00FA5DE4"/>
    <w:rsid w:val="00FA7C32"/>
    <w:rsid w:val="00FB0947"/>
    <w:rsid w:val="00FB1227"/>
    <w:rsid w:val="00FB1A3A"/>
    <w:rsid w:val="00FB2462"/>
    <w:rsid w:val="00FB2838"/>
    <w:rsid w:val="00FB34BD"/>
    <w:rsid w:val="00FB37A5"/>
    <w:rsid w:val="00FB4341"/>
    <w:rsid w:val="00FB4E80"/>
    <w:rsid w:val="00FB5D89"/>
    <w:rsid w:val="00FB5F25"/>
    <w:rsid w:val="00FB6099"/>
    <w:rsid w:val="00FC02E3"/>
    <w:rsid w:val="00FC16F4"/>
    <w:rsid w:val="00FC3123"/>
    <w:rsid w:val="00FC3255"/>
    <w:rsid w:val="00FC3D4B"/>
    <w:rsid w:val="00FC4675"/>
    <w:rsid w:val="00FC7562"/>
    <w:rsid w:val="00FD048A"/>
    <w:rsid w:val="00FD121E"/>
    <w:rsid w:val="00FD7FDF"/>
    <w:rsid w:val="00FE0238"/>
    <w:rsid w:val="00FE19D2"/>
    <w:rsid w:val="00FE3604"/>
    <w:rsid w:val="00FE3648"/>
    <w:rsid w:val="00FE43C8"/>
    <w:rsid w:val="00FE43D2"/>
    <w:rsid w:val="00FF15AF"/>
    <w:rsid w:val="00FF4283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Char"/>
    <w:autoRedefine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Char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F8483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F84835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1"/>
    <w:link w:val="a6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7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8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a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Document Map"/>
    <w:basedOn w:val="a"/>
    <w:link w:val="Char2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1"/>
    <w:link w:val="ab"/>
    <w:uiPriority w:val="99"/>
    <w:semiHidden/>
    <w:rsid w:val="008916FE"/>
    <w:rPr>
      <w:rFonts w:ascii="SimSun" w:eastAsia="SimSun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Char">
    <w:name w:val="标题 6 Char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Char">
    <w:name w:val="标题 7 Char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Microsoft_Office_Word_97_-_2003___1.doc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8F304-7DD0-4491-AC29-804D7A167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12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155</cp:revision>
  <dcterms:created xsi:type="dcterms:W3CDTF">2011-09-09T09:38:00Z</dcterms:created>
  <dcterms:modified xsi:type="dcterms:W3CDTF">2012-06-12T02:46:00Z</dcterms:modified>
</cp:coreProperties>
</file>