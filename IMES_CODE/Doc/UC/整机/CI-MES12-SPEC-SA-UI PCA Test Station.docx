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E8280C" w:rsidRPr="006A148E" w:rsidRDefault="00DB6B88" w:rsidP="00897D6B">
      <w:pPr>
        <w:wordWrap w:val="0"/>
        <w:jc w:val="right"/>
        <w:rPr>
          <w:rFonts w:ascii="Times New Roman" w:hAnsi="Times New Roman" w:cs="Times New Roman"/>
          <w:b/>
          <w:sz w:val="52"/>
          <w:szCs w:val="52"/>
        </w:rPr>
      </w:pPr>
      <w:r>
        <w:rPr>
          <w:rFonts w:ascii="Times New Roman" w:hAnsi="Times New Roman" w:cs="Times New Roman" w:hint="eastAsia"/>
          <w:b/>
          <w:sz w:val="52"/>
          <w:szCs w:val="52"/>
        </w:rPr>
        <w:t>PCA Test Station</w:t>
      </w:r>
    </w:p>
    <w:p w:rsidR="006612ED" w:rsidRPr="006612ED" w:rsidRDefault="006612ED" w:rsidP="000D5725">
      <w:pPr>
        <w:wordWrap w:val="0"/>
        <w:ind w:firstLineChars="200" w:firstLine="883"/>
        <w:jc w:val="right"/>
        <w:rPr>
          <w:rFonts w:ascii="Times New Roman" w:eastAsia="宋体" w:hAnsi="Times New Roman" w:cs="Times New Roman"/>
          <w:b/>
          <w:sz w:val="44"/>
          <w:szCs w:val="44"/>
        </w:rPr>
      </w:pPr>
      <w:r w:rsidRPr="006612ED">
        <w:rPr>
          <w:rFonts w:ascii="Times New Roman" w:eastAsia="宋体" w:hAnsi="Times New Roman" w:cs="Times New Roman"/>
          <w:b/>
          <w:sz w:val="44"/>
          <w:szCs w:val="44"/>
        </w:rPr>
        <w:t>U</w:t>
      </w:r>
      <w:r w:rsidR="000D5725">
        <w:rPr>
          <w:rFonts w:ascii="Times New Roman" w:eastAsia="宋体" w:hAnsi="Times New Roman" w:cs="Times New Roman" w:hint="eastAsia"/>
          <w:b/>
          <w:sz w:val="44"/>
          <w:szCs w:val="44"/>
        </w:rPr>
        <w:t>ser Interface</w:t>
      </w:r>
    </w:p>
    <w:p w:rsidR="006612ED" w:rsidRDefault="006612ED" w:rsidP="006612ED">
      <w:pPr>
        <w:ind w:firstLineChars="200" w:firstLine="420"/>
        <w:rPr>
          <w:rFonts w:ascii="Courier New" w:eastAsia="宋体" w:hAnsi="Courier New"/>
        </w:rPr>
      </w:pPr>
    </w:p>
    <w:p w:rsidR="006612ED" w:rsidRDefault="006612ED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宋体" w:eastAsia="宋体" w:hAnsi="宋体" w:cs="宋体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043"/>
        <w:gridCol w:w="1516"/>
        <w:gridCol w:w="944"/>
      </w:tblGrid>
      <w:tr w:rsidR="006612ED" w:rsidRPr="006612ED" w:rsidTr="00897D6B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043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516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036E2">
            <w:pPr>
              <w:jc w:val="left"/>
              <w:rPr>
                <w:rFonts w:ascii="Courier New" w:eastAsia="宋体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宋体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897D6B">
        <w:trPr>
          <w:jc w:val="center"/>
        </w:trPr>
        <w:tc>
          <w:tcPr>
            <w:tcW w:w="987" w:type="dxa"/>
          </w:tcPr>
          <w:p w:rsidR="006612ED" w:rsidRPr="006612ED" w:rsidRDefault="00C027B9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ins w:id="0" w:author="Gao, Guan-Wei (高貫偉 ITC)" w:date="2012-04-05T12:46:00Z">
              <w:r>
                <w:rPr>
                  <w:rFonts w:ascii="Courier New" w:eastAsia="宋体" w:hAnsi="Courier New" w:cs="Times New Roman" w:hint="eastAsia"/>
                  <w:szCs w:val="18"/>
                </w:rPr>
                <w:t>2.1</w:t>
              </w:r>
            </w:ins>
          </w:p>
        </w:tc>
        <w:tc>
          <w:tcPr>
            <w:tcW w:w="1687" w:type="dxa"/>
          </w:tcPr>
          <w:p w:rsidR="006612ED" w:rsidRPr="006612ED" w:rsidRDefault="00C027B9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ins w:id="1" w:author="Gao, Guan-Wei (高貫偉 ITC)" w:date="2012-04-05T12:47:00Z">
              <w:r>
                <w:rPr>
                  <w:rFonts w:ascii="Courier New" w:eastAsia="宋体" w:hAnsi="Courier New" w:cs="Times New Roman" w:hint="eastAsia"/>
                  <w:szCs w:val="18"/>
                </w:rPr>
                <w:t>示意图</w:t>
              </w:r>
              <w:r>
                <w:rPr>
                  <w:rFonts w:ascii="Courier New" w:eastAsia="宋体" w:hAnsi="Courier New" w:cs="Times New Roman" w:hint="eastAsia"/>
                  <w:szCs w:val="18"/>
                </w:rPr>
                <w:t>/</w:t>
              </w:r>
              <w:r>
                <w:rPr>
                  <w:rFonts w:ascii="Courier New" w:eastAsia="宋体" w:hAnsi="Courier New" w:cs="Times New Roman" w:hint="eastAsia"/>
                  <w:szCs w:val="18"/>
                </w:rPr>
                <w:t>控件说明</w:t>
              </w:r>
            </w:ins>
          </w:p>
        </w:tc>
        <w:tc>
          <w:tcPr>
            <w:tcW w:w="1345" w:type="dxa"/>
          </w:tcPr>
          <w:p w:rsidR="006612ED" w:rsidRPr="006612ED" w:rsidRDefault="00C027B9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ins w:id="2" w:author="Gao, Guan-Wei (高貫偉 ITC)" w:date="2012-04-05T12:47:00Z">
              <w:r>
                <w:rPr>
                  <w:rFonts w:ascii="Courier New" w:eastAsia="宋体" w:hAnsi="Courier New" w:cs="Times New Roman" w:hint="eastAsia"/>
                  <w:szCs w:val="18"/>
                </w:rPr>
                <w:t>客户要求修改</w:t>
              </w:r>
            </w:ins>
          </w:p>
        </w:tc>
        <w:tc>
          <w:tcPr>
            <w:tcW w:w="2043" w:type="dxa"/>
          </w:tcPr>
          <w:p w:rsidR="006612ED" w:rsidRPr="006612ED" w:rsidRDefault="00C027B9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ins w:id="3" w:author="Gao, Guan-Wei (高貫偉 ITC)" w:date="2012-04-05T12:47:00Z">
              <w:r>
                <w:rPr>
                  <w:rFonts w:ascii="Courier New" w:eastAsia="宋体" w:hAnsi="Courier New" w:cs="Times New Roman" w:hint="eastAsia"/>
                  <w:szCs w:val="18"/>
                </w:rPr>
                <w:t>增加按</w:t>
              </w:r>
              <w:proofErr w:type="spellStart"/>
              <w:r>
                <w:rPr>
                  <w:rFonts w:ascii="Courier New" w:eastAsia="宋体" w:hAnsi="Courier New" w:cs="Times New Roman" w:hint="eastAsia"/>
                  <w:szCs w:val="18"/>
                </w:rPr>
                <w:t>MBCode</w:t>
              </w:r>
              <w:proofErr w:type="spellEnd"/>
              <w:r>
                <w:rPr>
                  <w:rFonts w:ascii="Courier New" w:eastAsia="宋体" w:hAnsi="Courier New" w:cs="Times New Roman" w:hint="eastAsia"/>
                  <w:szCs w:val="18"/>
                </w:rPr>
                <w:t>分类计数</w:t>
              </w:r>
            </w:ins>
          </w:p>
        </w:tc>
        <w:tc>
          <w:tcPr>
            <w:tcW w:w="1516" w:type="dxa"/>
          </w:tcPr>
          <w:p w:rsidR="006612ED" w:rsidRPr="00C027B9" w:rsidRDefault="00C027B9" w:rsidP="00F612CF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ins w:id="4" w:author="Gao, Guan-Wei (高貫偉 ITC)" w:date="2012-04-05T12:47:00Z">
              <w:r>
                <w:rPr>
                  <w:rFonts w:ascii="Courier New" w:eastAsia="宋体" w:hAnsi="Courier New" w:cs="Times New Roman" w:hint="eastAsia"/>
                  <w:szCs w:val="18"/>
                </w:rPr>
                <w:t>2012-3-5</w:t>
              </w:r>
            </w:ins>
          </w:p>
        </w:tc>
        <w:tc>
          <w:tcPr>
            <w:tcW w:w="944" w:type="dxa"/>
          </w:tcPr>
          <w:p w:rsidR="006612ED" w:rsidRPr="006612ED" w:rsidRDefault="00C027B9" w:rsidP="00F206C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ins w:id="5" w:author="Gao, Guan-Wei (高貫偉 ITC)" w:date="2012-04-05T12:47:00Z">
              <w:r>
                <w:rPr>
                  <w:rFonts w:ascii="Courier New" w:eastAsia="宋体" w:hAnsi="Courier New" w:cs="Times New Roman" w:hint="eastAsia"/>
                  <w:szCs w:val="18"/>
                </w:rPr>
                <w:t>0.01a</w:t>
              </w:r>
            </w:ins>
          </w:p>
        </w:tc>
      </w:tr>
      <w:tr w:rsidR="008F1EEC" w:rsidRPr="006612ED" w:rsidTr="00897D6B">
        <w:trPr>
          <w:jc w:val="center"/>
        </w:trPr>
        <w:tc>
          <w:tcPr>
            <w:tcW w:w="987" w:type="dxa"/>
          </w:tcPr>
          <w:p w:rsidR="008F1EEC" w:rsidRPr="006612ED" w:rsidRDefault="008F1EEC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ins w:id="6" w:author="Gao, Guan-Wei (高貫偉 ITC)" w:date="2012-05-18T08:58:00Z">
              <w:r>
                <w:rPr>
                  <w:rFonts w:ascii="Arial" w:eastAsia="宋体" w:hAnsi="Arial" w:cs="Times New Roman"/>
                  <w:szCs w:val="18"/>
                </w:rPr>
                <w:t>ALL</w:t>
              </w:r>
            </w:ins>
          </w:p>
        </w:tc>
        <w:tc>
          <w:tcPr>
            <w:tcW w:w="1687" w:type="dxa"/>
          </w:tcPr>
          <w:p w:rsidR="008F1EEC" w:rsidRPr="006612ED" w:rsidRDefault="008F1EEC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ins w:id="7" w:author="Gao, Guan-Wei (高貫偉 ITC)" w:date="2012-05-18T08:58:00Z">
              <w:r>
                <w:rPr>
                  <w:rFonts w:ascii="Arial" w:eastAsia="宋体" w:hAnsi="Arial" w:cs="Times New Roman"/>
                  <w:szCs w:val="18"/>
                </w:rPr>
                <w:t>ALL</w:t>
              </w:r>
            </w:ins>
          </w:p>
        </w:tc>
        <w:tc>
          <w:tcPr>
            <w:tcW w:w="1345" w:type="dxa"/>
          </w:tcPr>
          <w:p w:rsidR="008F1EEC" w:rsidRPr="006612ED" w:rsidRDefault="008F1EEC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ins w:id="8" w:author="Gao, Guan-Wei (高貫偉 ITC)" w:date="2012-05-18T08:58:00Z">
              <w:r>
                <w:rPr>
                  <w:rFonts w:ascii="Arial" w:eastAsia="宋体" w:hAnsi="Arial" w:cs="Times New Roman" w:hint="eastAsia"/>
                  <w:szCs w:val="18"/>
                </w:rPr>
                <w:t>新需求</w:t>
              </w:r>
            </w:ins>
          </w:p>
        </w:tc>
        <w:tc>
          <w:tcPr>
            <w:tcW w:w="2043" w:type="dxa"/>
          </w:tcPr>
          <w:p w:rsidR="008F1EEC" w:rsidRPr="006612ED" w:rsidRDefault="008F1EEC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  <w:proofErr w:type="spellStart"/>
            <w:ins w:id="9" w:author="Gao, Guan-Wei (高貫偉 ITC)" w:date="2012-05-18T08:58:00Z">
              <w:r>
                <w:rPr>
                  <w:rFonts w:ascii="Arial" w:eastAsia="宋体" w:hAnsi="Arial" w:cs="Times New Roman"/>
                  <w:sz w:val="20"/>
                  <w:szCs w:val="18"/>
                </w:rPr>
                <w:t>MBCode</w:t>
              </w:r>
              <w:proofErr w:type="spellEnd"/>
              <w:r>
                <w:rPr>
                  <w:rFonts w:ascii="Arial" w:eastAsia="宋体" w:hAnsi="Arial" w:cs="Times New Roman" w:hint="eastAsia"/>
                  <w:sz w:val="20"/>
                  <w:szCs w:val="18"/>
                </w:rPr>
                <w:t>升级，统一修改</w:t>
              </w:r>
            </w:ins>
          </w:p>
        </w:tc>
        <w:tc>
          <w:tcPr>
            <w:tcW w:w="1516" w:type="dxa"/>
          </w:tcPr>
          <w:p w:rsidR="008F1EEC" w:rsidRPr="006612ED" w:rsidRDefault="008F1EEC" w:rsidP="003036E2">
            <w:pPr>
              <w:jc w:val="left"/>
              <w:rPr>
                <w:rFonts w:ascii="Courier New" w:eastAsia="宋体" w:hAnsi="Courier New"/>
                <w:szCs w:val="18"/>
              </w:rPr>
            </w:pPr>
            <w:ins w:id="10" w:author="Gao, Guan-Wei (高貫偉 ITC)" w:date="2012-05-18T08:58:00Z">
              <w:r>
                <w:rPr>
                  <w:rFonts w:ascii="Arial" w:eastAsia="宋体" w:hAnsi="Arial"/>
                  <w:szCs w:val="18"/>
                </w:rPr>
                <w:t>2012-5-18</w:t>
              </w:r>
            </w:ins>
          </w:p>
        </w:tc>
        <w:tc>
          <w:tcPr>
            <w:tcW w:w="944" w:type="dxa"/>
          </w:tcPr>
          <w:p w:rsidR="008F1EEC" w:rsidRPr="006612ED" w:rsidRDefault="008F1EEC" w:rsidP="003036E2">
            <w:pPr>
              <w:jc w:val="left"/>
              <w:rPr>
                <w:rFonts w:ascii="Courier New" w:eastAsia="宋体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宋体" w:hAnsi="Courier New"/>
        </w:rPr>
      </w:pPr>
    </w:p>
    <w:p w:rsidR="00F2370C" w:rsidRDefault="00F2370C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895D10" w:rsidRDefault="0019016E">
      <w:pPr>
        <w:pStyle w:val="10"/>
        <w:tabs>
          <w:tab w:val="left" w:pos="420"/>
          <w:tab w:val="right" w:leader="dot" w:pos="8296"/>
        </w:tabs>
        <w:rPr>
          <w:noProof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09644913" w:history="1">
        <w:r w:rsidR="00895D10" w:rsidRPr="00543AE8">
          <w:rPr>
            <w:rStyle w:val="a5"/>
            <w:rFonts w:ascii="Times New Roman" w:eastAsia="黑体" w:hAnsi="Times New Roman"/>
            <w:noProof/>
          </w:rPr>
          <w:t>1.</w:t>
        </w:r>
        <w:r w:rsidR="00895D10">
          <w:rPr>
            <w:noProof/>
          </w:rPr>
          <w:tab/>
        </w:r>
        <w:r w:rsidR="00895D10" w:rsidRPr="00543AE8">
          <w:rPr>
            <w:rStyle w:val="a5"/>
            <w:rFonts w:ascii="Times New Roman" w:eastAsia="黑体" w:hAnsi="Times New Roman" w:hint="eastAsia"/>
            <w:noProof/>
          </w:rPr>
          <w:t>前言</w:t>
        </w:r>
        <w:r w:rsidR="00895D1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95D10">
          <w:rPr>
            <w:noProof/>
            <w:webHidden/>
          </w:rPr>
          <w:instrText xml:space="preserve"> PAGEREF _Toc309644913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5D1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95D10" w:rsidRDefault="0019016E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9644914" w:history="1">
        <w:r w:rsidR="00895D10" w:rsidRPr="00543AE8">
          <w:rPr>
            <w:rStyle w:val="a5"/>
            <w:rFonts w:ascii="Times New Roman" w:eastAsia="宋体" w:hAnsi="Times New Roman"/>
            <w:noProof/>
          </w:rPr>
          <w:t>1.1.</w:t>
        </w:r>
        <w:r w:rsidR="00895D10">
          <w:rPr>
            <w:noProof/>
          </w:rPr>
          <w:tab/>
        </w:r>
        <w:r w:rsidR="00895D10" w:rsidRPr="00543AE8">
          <w:rPr>
            <w:rStyle w:val="a5"/>
            <w:rFonts w:ascii="Times New Roman" w:eastAsia="宋体" w:hAnsi="Times New Roman"/>
            <w:noProof/>
          </w:rPr>
          <w:t>Introduce</w:t>
        </w:r>
        <w:r w:rsidR="00895D1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95D10">
          <w:rPr>
            <w:noProof/>
            <w:webHidden/>
          </w:rPr>
          <w:instrText xml:space="preserve"> PAGEREF _Toc309644914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5D1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95D10" w:rsidRDefault="0019016E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9644915" w:history="1">
        <w:r w:rsidR="00895D10" w:rsidRPr="00543AE8">
          <w:rPr>
            <w:rStyle w:val="a5"/>
            <w:rFonts w:ascii="Times New Roman" w:eastAsia="宋体" w:hAnsi="Times New Roman"/>
            <w:noProof/>
          </w:rPr>
          <w:t>1.2.</w:t>
        </w:r>
        <w:r w:rsidR="00895D10">
          <w:rPr>
            <w:noProof/>
          </w:rPr>
          <w:tab/>
        </w:r>
        <w:r w:rsidR="00895D10" w:rsidRPr="00543AE8">
          <w:rPr>
            <w:rStyle w:val="a5"/>
            <w:rFonts w:ascii="Times New Roman" w:eastAsia="宋体" w:hAnsi="Times New Roman"/>
            <w:noProof/>
          </w:rPr>
          <w:t>References</w:t>
        </w:r>
        <w:r w:rsidR="00895D1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95D10">
          <w:rPr>
            <w:noProof/>
            <w:webHidden/>
          </w:rPr>
          <w:instrText xml:space="preserve"> PAGEREF _Toc309644915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5D10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895D10" w:rsidRDefault="0019016E">
      <w:pPr>
        <w:pStyle w:val="10"/>
        <w:tabs>
          <w:tab w:val="left" w:pos="420"/>
          <w:tab w:val="right" w:leader="dot" w:pos="8296"/>
        </w:tabs>
        <w:rPr>
          <w:noProof/>
        </w:rPr>
      </w:pPr>
      <w:hyperlink w:anchor="_Toc309644916" w:history="1">
        <w:r w:rsidR="00895D10" w:rsidRPr="00543AE8">
          <w:rPr>
            <w:rStyle w:val="a5"/>
            <w:rFonts w:ascii="Times New Roman" w:eastAsia="黑体" w:hAnsi="Times New Roman"/>
            <w:noProof/>
          </w:rPr>
          <w:t>2.</w:t>
        </w:r>
        <w:r w:rsidR="00895D10">
          <w:rPr>
            <w:noProof/>
          </w:rPr>
          <w:tab/>
        </w:r>
        <w:r w:rsidR="00895D10" w:rsidRPr="00543AE8">
          <w:rPr>
            <w:rStyle w:val="a5"/>
            <w:rFonts w:ascii="Times New Roman" w:eastAsia="黑体" w:hAnsi="Times New Roman"/>
            <w:noProof/>
          </w:rPr>
          <w:t>User Interfaces</w:t>
        </w:r>
        <w:r w:rsidR="00895D1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95D10">
          <w:rPr>
            <w:noProof/>
            <w:webHidden/>
          </w:rPr>
          <w:instrText xml:space="preserve"> PAGEREF _Toc309644916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5D1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95D10" w:rsidRDefault="0019016E">
      <w:pPr>
        <w:pStyle w:val="20"/>
        <w:tabs>
          <w:tab w:val="left" w:pos="1260"/>
          <w:tab w:val="right" w:leader="dot" w:pos="8296"/>
        </w:tabs>
        <w:rPr>
          <w:noProof/>
        </w:rPr>
      </w:pPr>
      <w:hyperlink w:anchor="_Toc309644917" w:history="1">
        <w:r w:rsidR="00895D10" w:rsidRPr="00543AE8">
          <w:rPr>
            <w:rStyle w:val="a5"/>
            <w:rFonts w:ascii="Times New Roman" w:eastAsia="宋体" w:hAnsi="Times New Roman"/>
            <w:noProof/>
          </w:rPr>
          <w:t>2.1.</w:t>
        </w:r>
        <w:r w:rsidR="00895D10">
          <w:rPr>
            <w:noProof/>
          </w:rPr>
          <w:tab/>
        </w:r>
        <w:r w:rsidR="00895D10" w:rsidRPr="00543AE8">
          <w:rPr>
            <w:rStyle w:val="a5"/>
            <w:rFonts w:ascii="Times New Roman" w:eastAsia="宋体" w:hAnsi="Times New Roman"/>
            <w:noProof/>
          </w:rPr>
          <w:t>UI- PCA Test Station</w:t>
        </w:r>
        <w:r w:rsidR="00895D1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95D10">
          <w:rPr>
            <w:noProof/>
            <w:webHidden/>
          </w:rPr>
          <w:instrText xml:space="preserve"> PAGEREF _Toc309644917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5D1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95D10" w:rsidRDefault="0019016E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644918" w:history="1">
        <w:r w:rsidR="00895D10" w:rsidRPr="00543AE8">
          <w:rPr>
            <w:rStyle w:val="a5"/>
            <w:rFonts w:ascii="Times New Roman" w:eastAsia="黑体" w:hAnsi="Times New Roman"/>
            <w:noProof/>
          </w:rPr>
          <w:t>2.1.1.</w:t>
        </w:r>
        <w:r w:rsidR="00895D10">
          <w:rPr>
            <w:noProof/>
          </w:rPr>
          <w:tab/>
        </w:r>
        <w:r w:rsidR="00895D10" w:rsidRPr="00543AE8">
          <w:rPr>
            <w:rStyle w:val="a5"/>
            <w:rFonts w:ascii="Times New Roman" w:eastAsia="黑体" w:hint="eastAsia"/>
            <w:noProof/>
          </w:rPr>
          <w:t>示意图</w:t>
        </w:r>
        <w:r w:rsidR="00895D1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95D10">
          <w:rPr>
            <w:noProof/>
            <w:webHidden/>
          </w:rPr>
          <w:instrText xml:space="preserve"> PAGEREF _Toc309644918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5D1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95D10" w:rsidRDefault="0019016E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644919" w:history="1">
        <w:r w:rsidR="00895D10" w:rsidRPr="00543AE8">
          <w:rPr>
            <w:rStyle w:val="a5"/>
            <w:rFonts w:ascii="Times New Roman" w:eastAsia="黑体"/>
            <w:noProof/>
          </w:rPr>
          <w:t>2.1.2.</w:t>
        </w:r>
        <w:r w:rsidR="00895D10">
          <w:rPr>
            <w:noProof/>
          </w:rPr>
          <w:tab/>
        </w:r>
        <w:r w:rsidR="00895D10" w:rsidRPr="00543AE8">
          <w:rPr>
            <w:rStyle w:val="a5"/>
            <w:rFonts w:ascii="Times New Roman" w:eastAsia="黑体" w:hint="eastAsia"/>
            <w:noProof/>
          </w:rPr>
          <w:t>界面说明</w:t>
        </w:r>
        <w:r w:rsidR="00895D1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95D10">
          <w:rPr>
            <w:noProof/>
            <w:webHidden/>
          </w:rPr>
          <w:instrText xml:space="preserve"> PAGEREF _Toc309644919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5D1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95D10" w:rsidRDefault="0019016E">
      <w:pPr>
        <w:pStyle w:val="30"/>
        <w:tabs>
          <w:tab w:val="left" w:pos="1680"/>
          <w:tab w:val="right" w:leader="dot" w:pos="8296"/>
        </w:tabs>
        <w:rPr>
          <w:noProof/>
        </w:rPr>
      </w:pPr>
      <w:hyperlink w:anchor="_Toc309644920" w:history="1">
        <w:r w:rsidR="00895D10" w:rsidRPr="00543AE8">
          <w:rPr>
            <w:rStyle w:val="a5"/>
            <w:rFonts w:ascii="Times New Roman" w:eastAsia="黑体"/>
            <w:noProof/>
          </w:rPr>
          <w:t>2.1.3.</w:t>
        </w:r>
        <w:r w:rsidR="00895D10">
          <w:rPr>
            <w:noProof/>
          </w:rPr>
          <w:tab/>
        </w:r>
        <w:r w:rsidR="00895D10" w:rsidRPr="00543AE8">
          <w:rPr>
            <w:rStyle w:val="a5"/>
            <w:rFonts w:ascii="Times New Roman" w:eastAsia="黑体" w:hint="eastAsia"/>
            <w:noProof/>
          </w:rPr>
          <w:t>控件说明</w:t>
        </w:r>
        <w:r w:rsidR="00895D1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95D10">
          <w:rPr>
            <w:noProof/>
            <w:webHidden/>
          </w:rPr>
          <w:instrText xml:space="preserve"> PAGEREF _Toc309644920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5D10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895D10" w:rsidRDefault="0019016E">
      <w:pPr>
        <w:pStyle w:val="10"/>
        <w:tabs>
          <w:tab w:val="right" w:leader="dot" w:pos="8296"/>
        </w:tabs>
        <w:rPr>
          <w:noProof/>
        </w:rPr>
      </w:pPr>
      <w:hyperlink w:anchor="_Toc309644921" w:history="1">
        <w:r w:rsidR="00895D10" w:rsidRPr="00543AE8">
          <w:rPr>
            <w:rStyle w:val="a5"/>
            <w:rFonts w:ascii="Times New Roman" w:eastAsia="黑体" w:hAnsi="Times New Roman"/>
            <w:noProof/>
          </w:rPr>
          <w:t>Appendix</w:t>
        </w:r>
        <w:r w:rsidR="00895D10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895D10">
          <w:rPr>
            <w:noProof/>
            <w:webHidden/>
          </w:rPr>
          <w:instrText xml:space="preserve"> PAGEREF _Toc309644921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895D10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F2370C" w:rsidRDefault="0019016E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11" w:name="_Toc309644913"/>
      <w:r w:rsidRPr="00A722CC">
        <w:rPr>
          <w:rFonts w:ascii="Times New Roman" w:eastAsia="黑体" w:hAnsi="Times New Roman" w:hint="eastAsia"/>
          <w:sz w:val="32"/>
        </w:rPr>
        <w:lastRenderedPageBreak/>
        <w:t>前言</w:t>
      </w:r>
      <w:bookmarkEnd w:id="11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2" w:name="_Toc309644914"/>
      <w:r w:rsidRPr="00A722CC">
        <w:rPr>
          <w:rFonts w:ascii="Times New Roman" w:eastAsia="宋体" w:hAnsi="Times New Roman" w:hint="eastAsia"/>
        </w:rPr>
        <w:t>Introduce</w:t>
      </w:r>
      <w:bookmarkEnd w:id="12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  <w:r w:rsidRPr="00F2370C">
        <w:rPr>
          <w:rFonts w:ascii="Courier New" w:eastAsia="宋体" w:hAnsi="Courier New" w:hint="eastAsia"/>
        </w:rPr>
        <w:t>本文档用于定义</w:t>
      </w:r>
      <w:r w:rsidRPr="00F2370C">
        <w:rPr>
          <w:rFonts w:ascii="Courier New" w:eastAsia="宋体" w:hAnsi="Courier New" w:hint="eastAsia"/>
        </w:rPr>
        <w:t>[</w:t>
      </w:r>
      <w:r w:rsidR="00F16C2D">
        <w:rPr>
          <w:rFonts w:ascii="Courier New" w:eastAsia="宋体" w:hAnsi="Courier New" w:hint="eastAsia"/>
        </w:rPr>
        <w:t xml:space="preserve">SA </w:t>
      </w:r>
      <w:r w:rsidR="00DB6B88">
        <w:rPr>
          <w:rFonts w:ascii="Courier New" w:eastAsia="宋体" w:hAnsi="Courier New" w:hint="eastAsia"/>
        </w:rPr>
        <w:t>PCA Test Station</w:t>
      </w:r>
      <w:r w:rsidRPr="00F2370C">
        <w:rPr>
          <w:rFonts w:ascii="Courier New" w:eastAsia="宋体" w:hAnsi="Courier New" w:hint="eastAsia"/>
        </w:rPr>
        <w:t xml:space="preserve">] </w:t>
      </w:r>
      <w:r w:rsidRPr="00F2370C">
        <w:rPr>
          <w:rFonts w:ascii="Courier New" w:eastAsia="宋体" w:hAnsi="Courier New" w:hint="eastAsia"/>
        </w:rPr>
        <w:t>部分的业务需求，作为规格设计与程序设计的依据；读者为</w:t>
      </w:r>
      <w:proofErr w:type="spellStart"/>
      <w:r w:rsidR="00DB6B88">
        <w:rPr>
          <w:rFonts w:ascii="Courier New" w:eastAsia="宋体" w:hAnsi="Courier New" w:hint="eastAsia"/>
        </w:rPr>
        <w:t>i</w:t>
      </w:r>
      <w:r w:rsidR="00F276C1">
        <w:rPr>
          <w:rFonts w:ascii="Courier New" w:eastAsia="宋体" w:hAnsi="Courier New" w:hint="eastAsia"/>
        </w:rPr>
        <w:t>MES</w:t>
      </w:r>
      <w:proofErr w:type="spellEnd"/>
      <w:r w:rsidR="00BB1339">
        <w:rPr>
          <w:rFonts w:ascii="Courier New" w:eastAsia="宋体" w:hAnsi="Courier New" w:hint="eastAsia"/>
        </w:rPr>
        <w:t xml:space="preserve"> </w:t>
      </w:r>
      <w:r w:rsidR="00D63A1F">
        <w:rPr>
          <w:rFonts w:ascii="Courier New" w:eastAsia="宋体" w:hAnsi="Courier New" w:hint="eastAsia"/>
        </w:rPr>
        <w:t>2012</w:t>
      </w:r>
      <w:r w:rsidRPr="00F2370C">
        <w:rPr>
          <w:rFonts w:ascii="Courier New" w:eastAsia="宋体" w:hAnsi="Courier New" w:hint="eastAsia"/>
        </w:rPr>
        <w:t>项目的用户，设计人员，开发人员和质检人员。</w:t>
      </w:r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3" w:name="_Toc309644915"/>
      <w:r w:rsidRPr="00A722CC">
        <w:rPr>
          <w:rFonts w:ascii="Times New Roman" w:eastAsia="宋体" w:hAnsi="Times New Roman"/>
        </w:rPr>
        <w:t>References</w:t>
      </w:r>
      <w:bookmarkEnd w:id="13"/>
    </w:p>
    <w:p w:rsidR="00485C0B" w:rsidRDefault="00485C0B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黑体" w:hAnsi="Times New Roman"/>
          <w:sz w:val="32"/>
        </w:rPr>
      </w:pPr>
      <w:bookmarkStart w:id="14" w:name="_Toc309644916"/>
      <w:r w:rsidRPr="00A722CC">
        <w:rPr>
          <w:rFonts w:ascii="Times New Roman" w:eastAsia="黑体" w:hAnsi="Times New Roman" w:hint="eastAsia"/>
          <w:sz w:val="32"/>
        </w:rPr>
        <w:lastRenderedPageBreak/>
        <w:t>U</w:t>
      </w:r>
      <w:r w:rsidR="000D5725">
        <w:rPr>
          <w:rFonts w:ascii="Times New Roman" w:eastAsia="黑体" w:hAnsi="Times New Roman" w:hint="eastAsia"/>
          <w:sz w:val="32"/>
        </w:rPr>
        <w:t>ser Interfaces</w:t>
      </w:r>
      <w:bookmarkEnd w:id="14"/>
    </w:p>
    <w:p w:rsidR="00F2370C" w:rsidRDefault="00F2370C" w:rsidP="00F2370C">
      <w:pPr>
        <w:ind w:firstLineChars="200" w:firstLine="420"/>
        <w:rPr>
          <w:rFonts w:ascii="Courier New" w:eastAsia="宋体" w:hAnsi="Courier New"/>
        </w:rPr>
      </w:pPr>
    </w:p>
    <w:p w:rsidR="00095E4F" w:rsidRPr="00C43B53" w:rsidRDefault="006F1606" w:rsidP="00095E4F">
      <w:pPr>
        <w:pStyle w:val="2"/>
        <w:numPr>
          <w:ilvl w:val="1"/>
          <w:numId w:val="1"/>
        </w:numPr>
        <w:rPr>
          <w:rFonts w:ascii="Times New Roman" w:eastAsia="宋体" w:hAnsi="Times New Roman"/>
        </w:rPr>
      </w:pPr>
      <w:bookmarkStart w:id="15" w:name="_Toc309644917"/>
      <w:r>
        <w:rPr>
          <w:rFonts w:ascii="Times New Roman" w:eastAsia="宋体" w:hAnsi="Times New Roman" w:hint="eastAsia"/>
        </w:rPr>
        <w:t>U</w:t>
      </w:r>
      <w:r w:rsidR="00095E4F">
        <w:rPr>
          <w:rFonts w:ascii="Times New Roman" w:eastAsia="宋体" w:hAnsi="Times New Roman" w:hint="eastAsia"/>
        </w:rPr>
        <w:t>I</w:t>
      </w:r>
      <w:r w:rsidR="00095E4F" w:rsidRPr="00C43B53">
        <w:rPr>
          <w:rFonts w:ascii="Times New Roman" w:eastAsia="宋体" w:hAnsi="Times New Roman" w:hint="eastAsia"/>
        </w:rPr>
        <w:t>-</w:t>
      </w:r>
      <w:r w:rsidR="00DF1CAC" w:rsidRPr="00DF1CAC">
        <w:rPr>
          <w:rFonts w:ascii="Times New Roman" w:eastAsia="宋体" w:hAnsi="Times New Roman"/>
        </w:rPr>
        <w:t xml:space="preserve"> </w:t>
      </w:r>
      <w:r w:rsidR="00DB6B88">
        <w:rPr>
          <w:rFonts w:ascii="Times New Roman" w:eastAsia="宋体" w:hAnsi="Times New Roman" w:hint="eastAsia"/>
        </w:rPr>
        <w:t>PCA Test Station</w:t>
      </w:r>
      <w:bookmarkEnd w:id="15"/>
    </w:p>
    <w:p w:rsidR="00095E4F" w:rsidRPr="00A722CC" w:rsidRDefault="00095E4F" w:rsidP="00095E4F">
      <w:pPr>
        <w:pStyle w:val="3"/>
        <w:numPr>
          <w:ilvl w:val="2"/>
          <w:numId w:val="1"/>
        </w:numPr>
        <w:rPr>
          <w:rFonts w:ascii="Times New Roman" w:eastAsia="黑体" w:hAnsi="Times New Roman"/>
          <w:sz w:val="28"/>
        </w:rPr>
      </w:pPr>
      <w:bookmarkStart w:id="16" w:name="_Toc309644918"/>
      <w:r>
        <w:rPr>
          <w:rFonts w:ascii="Times New Roman" w:eastAsia="黑体" w:hint="eastAsia"/>
          <w:sz w:val="28"/>
        </w:rPr>
        <w:t>示意图</w:t>
      </w:r>
      <w:bookmarkEnd w:id="16"/>
    </w:p>
    <w:p w:rsidR="00095E4F" w:rsidRDefault="0019016E" w:rsidP="00095E4F">
      <w:pPr>
        <w:jc w:val="center"/>
        <w:rPr>
          <w:rFonts w:ascii="Courier New" w:eastAsia="宋体" w:hAnsi="Courier New"/>
        </w:rPr>
      </w:pPr>
      <w:r w:rsidRPr="0019016E">
        <w:rPr>
          <w:noProof/>
        </w:rPr>
        <w:pict>
          <v:oval id="_x0000_s2158" style="position:absolute;left:0;text-align:left;margin-left:245.15pt;margin-top:139.9pt;width:119.35pt;height:18pt;z-index:251695104;mso-position-horizontal-relative:text;mso-position-vertical-relative:text" fillcolor="yellow" strokecolor="red" strokeweight="1pt">
            <v:textbox style="mso-next-textbox:#_x0000_s2158" inset="0,0,0,0">
              <w:txbxContent>
                <w:p w:rsidR="00FB1FBB" w:rsidRPr="008721B4" w:rsidRDefault="00FB1FBB" w:rsidP="00FB1FBB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10</w:t>
                  </w:r>
                </w:p>
              </w:txbxContent>
            </v:textbox>
          </v:oval>
        </w:pict>
      </w:r>
      <w:r w:rsidRPr="0019016E">
        <w:rPr>
          <w:noProof/>
        </w:rPr>
        <w:pict>
          <v:oval id="_x0000_s2146" style="position:absolute;left:0;text-align:left;margin-left:364.5pt;margin-top:57.6pt;width:19.45pt;height:23.05pt;z-index:251689984;mso-position-horizontal-relative:text;mso-position-vertical-relative:text" fillcolor="yellow" strokecolor="red" strokeweight="1pt">
            <v:textbox style="mso-next-textbox:#_x0000_s2146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6</w:t>
                  </w:r>
                </w:p>
              </w:txbxContent>
            </v:textbox>
          </v:oval>
        </w:pict>
      </w:r>
      <w:r w:rsidRPr="0019016E">
        <w:rPr>
          <w:noProof/>
        </w:rPr>
        <w:pict>
          <v:oval id="_x0000_s2144" style="position:absolute;left:0;text-align:left;margin-left:276.7pt;margin-top:57.6pt;width:19.45pt;height:23.05pt;z-index:251688960;mso-position-horizontal-relative:text;mso-position-vertical-relative:text" fillcolor="yellow" strokecolor="red" strokeweight="1pt">
            <v:textbox style="mso-next-textbox:#_x0000_s2144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5</w:t>
                  </w:r>
                </w:p>
              </w:txbxContent>
            </v:textbox>
          </v:oval>
        </w:pict>
      </w:r>
      <w:r w:rsidRPr="0019016E">
        <w:rPr>
          <w:noProof/>
        </w:rPr>
        <w:pict>
          <v:oval id="_x0000_s2148" style="position:absolute;left:0;text-align:left;margin-left:25.4pt;margin-top:134.65pt;width:119.35pt;height:18pt;z-index:251691008;mso-position-horizontal-relative:text;mso-position-vertical-relative:text" fillcolor="yellow" strokecolor="red" strokeweight="1pt">
            <v:textbox style="mso-next-textbox:#_x0000_s2148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7</w:t>
                  </w:r>
                </w:p>
              </w:txbxContent>
            </v:textbox>
          </v:oval>
        </w:pict>
      </w:r>
      <w:r w:rsidRPr="0019016E">
        <w:rPr>
          <w:noProof/>
        </w:rPr>
        <w:pict>
          <v:oval id="_x0000_s2143" style="position:absolute;left:0;text-align:left;margin-left:215.25pt;margin-top:46.75pt;width:19.45pt;height:23.05pt;z-index:251687936;mso-position-horizontal-relative:text;mso-position-vertical-relative:text" fillcolor="yellow" strokecolor="red" strokeweight="1pt">
            <v:textbox style="mso-next-textbox:#_x0000_s2143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4</w:t>
                  </w:r>
                </w:p>
              </w:txbxContent>
            </v:textbox>
          </v:oval>
        </w:pict>
      </w:r>
      <w:r w:rsidRPr="0019016E">
        <w:rPr>
          <w:rFonts w:ascii="Times New Roman" w:eastAsia="宋体" w:hAnsi="Times New Roman"/>
          <w:noProof/>
        </w:rPr>
        <w:pict>
          <v:oval id="_x0000_s2154" style="position:absolute;left:0;text-align:left;margin-left:391.55pt;margin-top:213.4pt;width:19.45pt;height:23.05pt;z-index:251694080" fillcolor="yellow" strokecolor="red" strokeweight="1pt">
            <v:textbox style="mso-next-textbox:#_x0000_s2154;mso-fit-shape-to-text:t" inset="0,0,0,0">
              <w:txbxContent>
                <w:p w:rsidR="00610A4E" w:rsidRPr="008721B4" w:rsidRDefault="00610A4E" w:rsidP="00610A4E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9</w:t>
                  </w:r>
                </w:p>
              </w:txbxContent>
            </v:textbox>
          </v:oval>
        </w:pict>
      </w:r>
      <w:r w:rsidR="00FB1FBB">
        <w:rPr>
          <w:rFonts w:ascii="Times New Roman" w:eastAsia="宋体" w:hAnsi="Times New Roman"/>
          <w:noProof/>
        </w:rPr>
        <w:drawing>
          <wp:inline distT="0" distB="0" distL="0" distR="0">
            <wp:extent cx="5274310" cy="3089910"/>
            <wp:effectExtent l="19050" t="0" r="2540" b="0"/>
            <wp:docPr id="2" name="图片 1" descr="PCA Test Station(New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CA Test Station(New).jp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9016E">
        <w:rPr>
          <w:rFonts w:ascii="Times New Roman" w:eastAsia="宋体" w:hAnsi="Times New Roman"/>
          <w:noProof/>
        </w:rPr>
        <w:pict>
          <v:oval id="_x0000_s2150" style="position:absolute;left:0;text-align:left;margin-left:173.3pt;margin-top:213.4pt;width:19.45pt;height:23.05pt;z-index:251693056;mso-position-horizontal-relative:text;mso-position-vertical-relative:text" fillcolor="yellow" strokecolor="red" strokeweight="1pt">
            <v:textbox style="mso-next-textbox:#_x0000_s2150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8</w:t>
                  </w:r>
                </w:p>
              </w:txbxContent>
            </v:textbox>
          </v:oval>
        </w:pict>
      </w:r>
      <w:r w:rsidRPr="0019016E">
        <w:rPr>
          <w:noProof/>
        </w:rPr>
        <w:pict>
          <v:oval id="_x0000_s2142" style="position:absolute;left:0;text-align:left;margin-left:100.4pt;margin-top:46.75pt;width:19.45pt;height:23.05pt;z-index:251686912;mso-position-horizontal-relative:text;mso-position-vertical-relative:text" fillcolor="yellow" strokecolor="red" strokeweight="1pt">
            <v:textbox style="mso-next-textbox:#_x0000_s2142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3</w:t>
                  </w:r>
                </w:p>
              </w:txbxContent>
            </v:textbox>
          </v:oval>
        </w:pict>
      </w:r>
      <w:r w:rsidRPr="0019016E">
        <w:rPr>
          <w:noProof/>
        </w:rPr>
        <w:pict>
          <v:oval id="_x0000_s2139" style="position:absolute;left:0;text-align:left;margin-left:173.3pt;margin-top:23.7pt;width:19.45pt;height:23.05pt;z-index:251685888;mso-position-horizontal-relative:text;mso-position-vertical-relative:text" fillcolor="yellow" strokecolor="red" strokeweight="1pt">
            <v:textbox style="mso-next-textbox:#_x0000_s2139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2</w:t>
                  </w:r>
                </w:p>
              </w:txbxContent>
            </v:textbox>
          </v:oval>
        </w:pict>
      </w:r>
      <w:r w:rsidRPr="0019016E">
        <w:rPr>
          <w:noProof/>
        </w:rPr>
        <w:pict>
          <v:oval id="_x0000_s2138" style="position:absolute;left:0;text-align:left;margin-left:132.05pt;margin-top:5.7pt;width:19.45pt;height:23.05pt;z-index:251684864;mso-position-horizontal-relative:text;mso-position-vertical-relative:text" fillcolor="yellow" strokecolor="red" strokeweight="1pt">
            <v:textbox style="mso-next-textbox:#_x0000_s2138;mso-fit-shape-to-text:t" inset="0,0,0,0">
              <w:txbxContent>
                <w:p w:rsidR="00A77FB6" w:rsidRPr="008721B4" w:rsidRDefault="00A77FB6" w:rsidP="00A77FB6">
                  <w:pPr>
                    <w:jc w:val="center"/>
                    <w:rPr>
                      <w:b/>
                      <w:szCs w:val="20"/>
                    </w:rPr>
                  </w:pPr>
                  <w:r>
                    <w:rPr>
                      <w:rFonts w:hint="eastAsia"/>
                      <w:b/>
                      <w:szCs w:val="20"/>
                    </w:rPr>
                    <w:t>1</w:t>
                  </w:r>
                </w:p>
              </w:txbxContent>
            </v:textbox>
          </v:oval>
        </w:pict>
      </w: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17" w:name="_Toc309644919"/>
      <w:r w:rsidRPr="00095E4F">
        <w:rPr>
          <w:rFonts w:ascii="Times New Roman" w:eastAsia="黑体" w:hint="eastAsia"/>
          <w:sz w:val="28"/>
        </w:rPr>
        <w:t>界面说明</w:t>
      </w:r>
      <w:bookmarkEnd w:id="17"/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界面名称：</w:t>
      </w:r>
      <w:r w:rsidR="00DB6B88">
        <w:rPr>
          <w:rFonts w:ascii="Courier New" w:eastAsia="宋体" w:hAnsi="Courier New" w:hint="eastAsia"/>
        </w:rPr>
        <w:t>PCA Test Station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界面类型：</w:t>
      </w:r>
      <w:r w:rsidRPr="00A3458D">
        <w:rPr>
          <w:rFonts w:ascii="Courier New" w:eastAsia="宋体" w:hAnsi="Courier New" w:hint="eastAsia"/>
        </w:rPr>
        <w:t>新开界面，去掉</w:t>
      </w:r>
      <w:r>
        <w:rPr>
          <w:rFonts w:ascii="Courier New" w:eastAsia="宋体" w:hAnsi="Courier New" w:hint="eastAsia"/>
        </w:rPr>
        <w:t>B</w:t>
      </w:r>
      <w:r w:rsidRPr="00A3458D">
        <w:rPr>
          <w:rFonts w:ascii="Courier New" w:eastAsia="宋体" w:hAnsi="Courier New" w:hint="eastAsia"/>
        </w:rPr>
        <w:t>rowser</w:t>
      </w:r>
      <w:r w:rsidRPr="00A3458D">
        <w:rPr>
          <w:rFonts w:ascii="Courier New" w:eastAsia="宋体" w:hAnsi="Courier New" w:hint="eastAsia"/>
        </w:rPr>
        <w:t>的任何</w:t>
      </w:r>
      <w:r w:rsidRPr="00A3458D">
        <w:rPr>
          <w:rFonts w:ascii="Courier New" w:eastAsia="宋体" w:hAnsi="Courier New" w:hint="eastAsia"/>
        </w:rPr>
        <w:t>bar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进入途径：</w:t>
      </w:r>
      <w:r w:rsidRPr="00A3458D">
        <w:rPr>
          <w:rFonts w:ascii="Courier New" w:eastAsia="宋体" w:hAnsi="Courier New" w:hint="eastAsia"/>
        </w:rPr>
        <w:t>主界面上的</w:t>
      </w:r>
      <w:r>
        <w:rPr>
          <w:rFonts w:ascii="Courier New" w:eastAsia="宋体" w:hAnsi="Courier New" w:hint="eastAsia"/>
        </w:rPr>
        <w:t>[</w:t>
      </w:r>
      <w:r w:rsidR="0075451C">
        <w:rPr>
          <w:rFonts w:ascii="Courier New" w:eastAsia="宋体" w:hAnsi="Courier New" w:hint="eastAsia"/>
        </w:rPr>
        <w:t xml:space="preserve">SA </w:t>
      </w:r>
      <w:r w:rsidR="00DB6B88">
        <w:rPr>
          <w:rFonts w:ascii="Courier New" w:eastAsia="宋体" w:hAnsi="Courier New" w:hint="eastAsia"/>
        </w:rPr>
        <w:t>PCA Test Station</w:t>
      </w:r>
      <w:r>
        <w:rPr>
          <w:rFonts w:ascii="Courier New" w:eastAsia="宋体" w:hAnsi="Courier New" w:hint="eastAsia"/>
        </w:rPr>
        <w:t>]</w:t>
      </w:r>
      <w:r w:rsidRPr="00A3458D">
        <w:rPr>
          <w:rFonts w:ascii="Courier New" w:eastAsia="宋体" w:hAnsi="Courier New" w:hint="eastAsia"/>
        </w:rPr>
        <w:t xml:space="preserve"> Hyperlink</w:t>
      </w:r>
      <w:r w:rsidRPr="00A3458D">
        <w:rPr>
          <w:rFonts w:ascii="Courier New" w:eastAsia="宋体" w:hAnsi="Courier New" w:hint="eastAsia"/>
        </w:rPr>
        <w:t>接进入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特殊考虑：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所有示意图仅为示例</w:t>
      </w:r>
    </w:p>
    <w:p w:rsidR="00095E4F" w:rsidRPr="00AF5686" w:rsidRDefault="00095E4F" w:rsidP="00095E4F">
      <w:pPr>
        <w:pStyle w:val="a7"/>
        <w:numPr>
          <w:ilvl w:val="0"/>
          <w:numId w:val="4"/>
        </w:numPr>
        <w:ind w:firstLineChars="0"/>
        <w:rPr>
          <w:rFonts w:ascii="Courier New" w:eastAsia="宋体" w:hAnsi="Courier New"/>
        </w:rPr>
      </w:pPr>
      <w:r w:rsidRPr="00AF5686">
        <w:rPr>
          <w:rFonts w:ascii="Courier New" w:eastAsia="宋体" w:hAnsi="Courier New" w:hint="eastAsia"/>
        </w:rPr>
        <w:t>所有标题，在下文的控件说明中不做特别说明，请参考示意图</w:t>
      </w:r>
    </w:p>
    <w:p w:rsidR="00095E4F" w:rsidRDefault="00095E4F" w:rsidP="00095E4F">
      <w:pPr>
        <w:ind w:firstLineChars="200" w:firstLine="420"/>
        <w:rPr>
          <w:rFonts w:ascii="Courier New" w:eastAsia="宋体" w:hAnsi="Courier New"/>
        </w:rPr>
      </w:pPr>
    </w:p>
    <w:p w:rsidR="00095E4F" w:rsidRPr="00095E4F" w:rsidRDefault="00095E4F" w:rsidP="00095E4F">
      <w:pPr>
        <w:pStyle w:val="3"/>
        <w:numPr>
          <w:ilvl w:val="2"/>
          <w:numId w:val="1"/>
        </w:numPr>
        <w:rPr>
          <w:rFonts w:ascii="Times New Roman" w:eastAsia="黑体"/>
          <w:sz w:val="28"/>
        </w:rPr>
      </w:pPr>
      <w:bookmarkStart w:id="18" w:name="_Toc309644920"/>
      <w:r w:rsidRPr="00095E4F">
        <w:rPr>
          <w:rFonts w:ascii="Times New Roman" w:eastAsia="黑体" w:hint="eastAsia"/>
          <w:sz w:val="28"/>
        </w:rPr>
        <w:t>控件说明</w:t>
      </w:r>
      <w:bookmarkEnd w:id="18"/>
    </w:p>
    <w:p w:rsidR="00095E4F" w:rsidRPr="000407A2" w:rsidRDefault="00095E4F" w:rsidP="00095E4F">
      <w:pPr>
        <w:ind w:firstLineChars="200" w:firstLine="420"/>
        <w:rPr>
          <w:rFonts w:ascii="Courier New" w:eastAsia="宋体" w:hAnsi="Courier New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468"/>
        <w:gridCol w:w="1273"/>
        <w:gridCol w:w="919"/>
        <w:gridCol w:w="850"/>
        <w:gridCol w:w="993"/>
        <w:gridCol w:w="1136"/>
        <w:gridCol w:w="1444"/>
        <w:gridCol w:w="1439"/>
      </w:tblGrid>
      <w:tr w:rsidR="00FE09CE" w:rsidTr="00320F79">
        <w:trPr>
          <w:tblHeader/>
        </w:trPr>
        <w:tc>
          <w:tcPr>
            <w:tcW w:w="468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No</w:t>
            </w:r>
          </w:p>
        </w:tc>
        <w:tc>
          <w:tcPr>
            <w:tcW w:w="1273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Name</w:t>
            </w:r>
          </w:p>
        </w:tc>
        <w:tc>
          <w:tcPr>
            <w:tcW w:w="919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Type</w:t>
            </w:r>
          </w:p>
        </w:tc>
        <w:tc>
          <w:tcPr>
            <w:tcW w:w="850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Format</w:t>
            </w:r>
          </w:p>
        </w:tc>
        <w:tc>
          <w:tcPr>
            <w:tcW w:w="993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Default</w:t>
            </w:r>
          </w:p>
        </w:tc>
        <w:tc>
          <w:tcPr>
            <w:tcW w:w="1136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 w:rsidRPr="001C3831">
              <w:rPr>
                <w:rFonts w:hint="eastAsia"/>
                <w:b/>
              </w:rPr>
              <w:t>必填</w:t>
            </w:r>
          </w:p>
        </w:tc>
        <w:tc>
          <w:tcPr>
            <w:tcW w:w="1444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Event</w:t>
            </w:r>
          </w:p>
        </w:tc>
        <w:tc>
          <w:tcPr>
            <w:tcW w:w="1439" w:type="dxa"/>
            <w:shd w:val="clear" w:color="auto" w:fill="CCCCCC"/>
          </w:tcPr>
          <w:p w:rsidR="00FE09CE" w:rsidRPr="001C3831" w:rsidRDefault="00FE09CE" w:rsidP="002C1D37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Remark</w:t>
            </w:r>
          </w:p>
        </w:tc>
      </w:tr>
      <w:tr w:rsidR="00C72AE4" w:rsidTr="00320F79">
        <w:tc>
          <w:tcPr>
            <w:tcW w:w="468" w:type="dxa"/>
          </w:tcPr>
          <w:p w:rsidR="00C72AE4" w:rsidRDefault="005B06F7" w:rsidP="00682F49">
            <w:r>
              <w:rPr>
                <w:rFonts w:hint="eastAsia"/>
              </w:rPr>
              <w:t>1</w:t>
            </w:r>
          </w:p>
        </w:tc>
        <w:tc>
          <w:tcPr>
            <w:tcW w:w="1273" w:type="dxa"/>
          </w:tcPr>
          <w:p w:rsidR="00C72AE4" w:rsidRDefault="00C72AE4" w:rsidP="00682F49">
            <w:r>
              <w:rPr>
                <w:rFonts w:hint="eastAsia"/>
              </w:rPr>
              <w:t xml:space="preserve"> Test </w:t>
            </w:r>
            <w:r>
              <w:rPr>
                <w:rFonts w:hint="eastAsia"/>
              </w:rPr>
              <w:lastRenderedPageBreak/>
              <w:t>Station</w:t>
            </w:r>
          </w:p>
        </w:tc>
        <w:tc>
          <w:tcPr>
            <w:tcW w:w="919" w:type="dxa"/>
          </w:tcPr>
          <w:p w:rsidR="00C72AE4" w:rsidRDefault="00C72AE4" w:rsidP="00682F49">
            <w:proofErr w:type="spellStart"/>
            <w:r>
              <w:rPr>
                <w:rFonts w:hint="eastAsia"/>
              </w:rPr>
              <w:lastRenderedPageBreak/>
              <w:t>Dropdo</w:t>
            </w:r>
            <w:r>
              <w:rPr>
                <w:rFonts w:hint="eastAsia"/>
              </w:rPr>
              <w:lastRenderedPageBreak/>
              <w:t>wnlist</w:t>
            </w:r>
            <w:proofErr w:type="spellEnd"/>
          </w:p>
        </w:tc>
        <w:tc>
          <w:tcPr>
            <w:tcW w:w="850" w:type="dxa"/>
          </w:tcPr>
          <w:p w:rsidR="00C72AE4" w:rsidRDefault="00C72AE4" w:rsidP="00682F49"/>
        </w:tc>
        <w:tc>
          <w:tcPr>
            <w:tcW w:w="993" w:type="dxa"/>
          </w:tcPr>
          <w:p w:rsidR="00C72AE4" w:rsidRDefault="00C72AE4" w:rsidP="00682F49">
            <w:r>
              <w:rPr>
                <w:rFonts w:hint="eastAsia"/>
              </w:rPr>
              <w:t>空</w:t>
            </w:r>
          </w:p>
        </w:tc>
        <w:tc>
          <w:tcPr>
            <w:tcW w:w="1136" w:type="dxa"/>
          </w:tcPr>
          <w:p w:rsidR="00C72AE4" w:rsidRDefault="00C72AE4" w:rsidP="00682F49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C72AE4" w:rsidRDefault="00C72AE4" w:rsidP="00682F49"/>
        </w:tc>
        <w:tc>
          <w:tcPr>
            <w:tcW w:w="1439" w:type="dxa"/>
          </w:tcPr>
          <w:p w:rsidR="00C72AE4" w:rsidRDefault="00C72AE4" w:rsidP="00682F49">
            <w:r>
              <w:rPr>
                <w:rFonts w:hint="eastAsia"/>
              </w:rPr>
              <w:t>参见</w:t>
            </w:r>
            <w:r>
              <w:rPr>
                <w:rFonts w:hint="eastAsia"/>
              </w:rPr>
              <w:t>UC</w:t>
            </w:r>
          </w:p>
        </w:tc>
      </w:tr>
      <w:tr w:rsidR="005B06F7" w:rsidTr="00320F79">
        <w:tc>
          <w:tcPr>
            <w:tcW w:w="468" w:type="dxa"/>
          </w:tcPr>
          <w:p w:rsidR="005B06F7" w:rsidRDefault="005B06F7" w:rsidP="00A43D62">
            <w:r>
              <w:rPr>
                <w:rFonts w:hint="eastAsia"/>
              </w:rPr>
              <w:lastRenderedPageBreak/>
              <w:t>2</w:t>
            </w:r>
          </w:p>
        </w:tc>
        <w:tc>
          <w:tcPr>
            <w:tcW w:w="1273" w:type="dxa"/>
          </w:tcPr>
          <w:p w:rsidR="005B06F7" w:rsidRDefault="005B06F7" w:rsidP="00A43D62">
            <w:r>
              <w:rPr>
                <w:rFonts w:hint="eastAsia"/>
              </w:rPr>
              <w:t>PD Line</w:t>
            </w:r>
          </w:p>
        </w:tc>
        <w:tc>
          <w:tcPr>
            <w:tcW w:w="919" w:type="dxa"/>
          </w:tcPr>
          <w:p w:rsidR="005B06F7" w:rsidRDefault="005B06F7" w:rsidP="00A43D62">
            <w:proofErr w:type="spellStart"/>
            <w:r>
              <w:rPr>
                <w:rFonts w:hint="eastAsia"/>
              </w:rPr>
              <w:t>Dropdownlist</w:t>
            </w:r>
            <w:proofErr w:type="spellEnd"/>
          </w:p>
        </w:tc>
        <w:tc>
          <w:tcPr>
            <w:tcW w:w="850" w:type="dxa"/>
          </w:tcPr>
          <w:p w:rsidR="005B06F7" w:rsidRDefault="005B06F7" w:rsidP="00A43D62"/>
        </w:tc>
        <w:tc>
          <w:tcPr>
            <w:tcW w:w="993" w:type="dxa"/>
          </w:tcPr>
          <w:p w:rsidR="005B06F7" w:rsidRDefault="005B06F7" w:rsidP="00A43D62">
            <w:r>
              <w:rPr>
                <w:rFonts w:hint="eastAsia"/>
              </w:rPr>
              <w:t>空</w:t>
            </w:r>
          </w:p>
        </w:tc>
        <w:tc>
          <w:tcPr>
            <w:tcW w:w="1136" w:type="dxa"/>
          </w:tcPr>
          <w:p w:rsidR="005B06F7" w:rsidRDefault="005B06F7" w:rsidP="00A43D62">
            <w:r>
              <w:rPr>
                <w:rFonts w:hint="eastAsia"/>
              </w:rPr>
              <w:t>是</w:t>
            </w:r>
          </w:p>
        </w:tc>
        <w:tc>
          <w:tcPr>
            <w:tcW w:w="1444" w:type="dxa"/>
          </w:tcPr>
          <w:p w:rsidR="005B06F7" w:rsidRDefault="005B06F7" w:rsidP="00A43D62"/>
        </w:tc>
        <w:tc>
          <w:tcPr>
            <w:tcW w:w="1439" w:type="dxa"/>
          </w:tcPr>
          <w:p w:rsidR="005B06F7" w:rsidRDefault="005B06F7" w:rsidP="00A43D62">
            <w:r>
              <w:rPr>
                <w:rFonts w:hint="eastAsia"/>
              </w:rPr>
              <w:t>参见</w:t>
            </w:r>
            <w:r>
              <w:rPr>
                <w:rFonts w:hint="eastAsia"/>
              </w:rPr>
              <w:t>UC</w:t>
            </w:r>
          </w:p>
        </w:tc>
      </w:tr>
      <w:tr w:rsidR="005B06F7" w:rsidTr="00320F79">
        <w:tc>
          <w:tcPr>
            <w:tcW w:w="468" w:type="dxa"/>
          </w:tcPr>
          <w:p w:rsidR="005B06F7" w:rsidRDefault="00FB1FBB" w:rsidP="00E317EF">
            <w:r>
              <w:rPr>
                <w:rFonts w:hint="eastAsia"/>
              </w:rPr>
              <w:t>3</w:t>
            </w:r>
          </w:p>
        </w:tc>
        <w:tc>
          <w:tcPr>
            <w:tcW w:w="1273" w:type="dxa"/>
          </w:tcPr>
          <w:p w:rsidR="005B06F7" w:rsidRDefault="005B06F7" w:rsidP="00E317EF">
            <w:r>
              <w:rPr>
                <w:rFonts w:hint="eastAsia"/>
              </w:rPr>
              <w:t xml:space="preserve">MB </w:t>
            </w:r>
            <w:proofErr w:type="spellStart"/>
            <w:r>
              <w:rPr>
                <w:rFonts w:hint="eastAsia"/>
              </w:rPr>
              <w:t>Sno</w:t>
            </w:r>
            <w:proofErr w:type="spellEnd"/>
          </w:p>
        </w:tc>
        <w:tc>
          <w:tcPr>
            <w:tcW w:w="919" w:type="dxa"/>
          </w:tcPr>
          <w:p w:rsidR="005B06F7" w:rsidRDefault="005B06F7" w:rsidP="00E317EF"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5B06F7" w:rsidRDefault="005B06F7" w:rsidP="00E317EF"/>
        </w:tc>
        <w:tc>
          <w:tcPr>
            <w:tcW w:w="993" w:type="dxa"/>
          </w:tcPr>
          <w:p w:rsidR="005B06F7" w:rsidRDefault="005B06F7" w:rsidP="00E317EF"/>
        </w:tc>
        <w:tc>
          <w:tcPr>
            <w:tcW w:w="1136" w:type="dxa"/>
          </w:tcPr>
          <w:p w:rsidR="005B06F7" w:rsidRDefault="005B06F7" w:rsidP="00E317EF"/>
        </w:tc>
        <w:tc>
          <w:tcPr>
            <w:tcW w:w="1444" w:type="dxa"/>
          </w:tcPr>
          <w:p w:rsidR="005B06F7" w:rsidRDefault="005B06F7" w:rsidP="00E317EF"/>
        </w:tc>
        <w:tc>
          <w:tcPr>
            <w:tcW w:w="1439" w:type="dxa"/>
          </w:tcPr>
          <w:p w:rsidR="005B06F7" w:rsidRPr="0056325D" w:rsidRDefault="005B06F7" w:rsidP="00E317EF">
            <w:r>
              <w:rPr>
                <w:rFonts w:hint="eastAsia"/>
              </w:rPr>
              <w:t>显示刷入的</w:t>
            </w:r>
            <w:r>
              <w:rPr>
                <w:rFonts w:hint="eastAsia"/>
              </w:rPr>
              <w:t xml:space="preserve">MB </w:t>
            </w:r>
            <w:proofErr w:type="spellStart"/>
            <w:r>
              <w:rPr>
                <w:rFonts w:hint="eastAsia"/>
              </w:rPr>
              <w:t>Sno</w:t>
            </w:r>
            <w:proofErr w:type="spellEnd"/>
          </w:p>
        </w:tc>
      </w:tr>
      <w:tr w:rsidR="005B06F7" w:rsidTr="00320F79">
        <w:tc>
          <w:tcPr>
            <w:tcW w:w="468" w:type="dxa"/>
          </w:tcPr>
          <w:p w:rsidR="005B06F7" w:rsidRDefault="00FB1FBB" w:rsidP="00E317EF">
            <w:r>
              <w:rPr>
                <w:rFonts w:hint="eastAsia"/>
              </w:rPr>
              <w:t>4</w:t>
            </w:r>
          </w:p>
        </w:tc>
        <w:tc>
          <w:tcPr>
            <w:tcW w:w="1273" w:type="dxa"/>
          </w:tcPr>
          <w:p w:rsidR="005B06F7" w:rsidRDefault="005B06F7" w:rsidP="00E317EF">
            <w:r>
              <w:rPr>
                <w:rFonts w:hint="eastAsia"/>
              </w:rPr>
              <w:t>Model</w:t>
            </w:r>
          </w:p>
        </w:tc>
        <w:tc>
          <w:tcPr>
            <w:tcW w:w="919" w:type="dxa"/>
          </w:tcPr>
          <w:p w:rsidR="005B06F7" w:rsidRDefault="005B06F7" w:rsidP="00E317EF"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5B06F7" w:rsidRDefault="005B06F7" w:rsidP="00E317EF"/>
        </w:tc>
        <w:tc>
          <w:tcPr>
            <w:tcW w:w="993" w:type="dxa"/>
          </w:tcPr>
          <w:p w:rsidR="005B06F7" w:rsidRDefault="005B06F7" w:rsidP="00E317EF"/>
        </w:tc>
        <w:tc>
          <w:tcPr>
            <w:tcW w:w="1136" w:type="dxa"/>
          </w:tcPr>
          <w:p w:rsidR="005B06F7" w:rsidRDefault="005B06F7" w:rsidP="00E317EF"/>
        </w:tc>
        <w:tc>
          <w:tcPr>
            <w:tcW w:w="1444" w:type="dxa"/>
          </w:tcPr>
          <w:p w:rsidR="005B06F7" w:rsidRDefault="005B06F7" w:rsidP="00E317EF"/>
        </w:tc>
        <w:tc>
          <w:tcPr>
            <w:tcW w:w="1439" w:type="dxa"/>
          </w:tcPr>
          <w:p w:rsidR="005B06F7" w:rsidRPr="00424181" w:rsidRDefault="005B06F7" w:rsidP="001B298D">
            <w:r>
              <w:rPr>
                <w:rFonts w:hint="eastAsia"/>
              </w:rPr>
              <w:t>显示刷入</w:t>
            </w:r>
            <w:proofErr w:type="spellStart"/>
            <w:r>
              <w:rPr>
                <w:rFonts w:hint="eastAsia"/>
              </w:rPr>
              <w:t>MBSno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Model</w:t>
            </w:r>
            <w:r>
              <w:rPr>
                <w:rFonts w:hint="eastAsia"/>
              </w:rPr>
              <w:t>。</w:t>
            </w:r>
          </w:p>
        </w:tc>
      </w:tr>
      <w:tr w:rsidR="00FB1FBB" w:rsidTr="00320F79">
        <w:tc>
          <w:tcPr>
            <w:tcW w:w="468" w:type="dxa"/>
          </w:tcPr>
          <w:p w:rsidR="00FB1FBB" w:rsidRDefault="00FB1FBB" w:rsidP="00CB5EF6">
            <w:r>
              <w:rPr>
                <w:rFonts w:hint="eastAsia"/>
              </w:rPr>
              <w:t>5</w:t>
            </w:r>
          </w:p>
        </w:tc>
        <w:tc>
          <w:tcPr>
            <w:tcW w:w="1273" w:type="dxa"/>
          </w:tcPr>
          <w:p w:rsidR="00FB1FBB" w:rsidRDefault="00FB1FBB" w:rsidP="00CB5EF6">
            <w:r>
              <w:rPr>
                <w:rFonts w:hint="eastAsia"/>
              </w:rPr>
              <w:t>Pass Qty</w:t>
            </w:r>
          </w:p>
        </w:tc>
        <w:tc>
          <w:tcPr>
            <w:tcW w:w="919" w:type="dxa"/>
          </w:tcPr>
          <w:p w:rsidR="00FB1FBB" w:rsidRDefault="00FB1FBB" w:rsidP="00CB5EF6"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FB1FBB" w:rsidRDefault="00FB1FBB" w:rsidP="00CB5EF6"/>
        </w:tc>
        <w:tc>
          <w:tcPr>
            <w:tcW w:w="993" w:type="dxa"/>
          </w:tcPr>
          <w:p w:rsidR="00FB1FBB" w:rsidRDefault="00FB1FBB" w:rsidP="00CB5EF6">
            <w:r>
              <w:rPr>
                <w:rFonts w:hint="eastAsia"/>
              </w:rPr>
              <w:t>0</w:t>
            </w:r>
          </w:p>
        </w:tc>
        <w:tc>
          <w:tcPr>
            <w:tcW w:w="1136" w:type="dxa"/>
          </w:tcPr>
          <w:p w:rsidR="00FB1FBB" w:rsidRDefault="00FB1FBB" w:rsidP="00CB5EF6"/>
        </w:tc>
        <w:tc>
          <w:tcPr>
            <w:tcW w:w="1444" w:type="dxa"/>
          </w:tcPr>
          <w:p w:rsidR="00FB1FBB" w:rsidRDefault="00FB1FBB" w:rsidP="00CB5EF6"/>
        </w:tc>
        <w:tc>
          <w:tcPr>
            <w:tcW w:w="1439" w:type="dxa"/>
          </w:tcPr>
          <w:p w:rsidR="00FB1FBB" w:rsidRDefault="00FB1FBB" w:rsidP="00CB5EF6">
            <w:r>
              <w:rPr>
                <w:rFonts w:hint="eastAsia"/>
              </w:rPr>
              <w:t>显示本次登录后</w:t>
            </w:r>
            <w:r>
              <w:rPr>
                <w:rFonts w:hint="eastAsia"/>
              </w:rPr>
              <w:t>Pass</w:t>
            </w:r>
            <w:r>
              <w:rPr>
                <w:rFonts w:hint="eastAsia"/>
              </w:rPr>
              <w:t>数量。</w:t>
            </w:r>
          </w:p>
        </w:tc>
      </w:tr>
      <w:tr w:rsidR="00FB1FBB" w:rsidTr="00320F79">
        <w:tc>
          <w:tcPr>
            <w:tcW w:w="468" w:type="dxa"/>
          </w:tcPr>
          <w:p w:rsidR="00FB1FBB" w:rsidRDefault="00FB1FBB" w:rsidP="00CB5EF6">
            <w:r>
              <w:rPr>
                <w:rFonts w:hint="eastAsia"/>
              </w:rPr>
              <w:t>6</w:t>
            </w:r>
          </w:p>
        </w:tc>
        <w:tc>
          <w:tcPr>
            <w:tcW w:w="1273" w:type="dxa"/>
          </w:tcPr>
          <w:p w:rsidR="00FB1FBB" w:rsidRDefault="00FB1FBB" w:rsidP="00CB5EF6">
            <w:r>
              <w:rPr>
                <w:rFonts w:hint="eastAsia"/>
              </w:rPr>
              <w:t>Fail Qty</w:t>
            </w:r>
          </w:p>
        </w:tc>
        <w:tc>
          <w:tcPr>
            <w:tcW w:w="919" w:type="dxa"/>
          </w:tcPr>
          <w:p w:rsidR="00FB1FBB" w:rsidRDefault="00FB1FBB" w:rsidP="00CB5EF6">
            <w:r>
              <w:rPr>
                <w:rFonts w:hint="eastAsia"/>
              </w:rPr>
              <w:t>Label</w:t>
            </w:r>
          </w:p>
        </w:tc>
        <w:tc>
          <w:tcPr>
            <w:tcW w:w="850" w:type="dxa"/>
          </w:tcPr>
          <w:p w:rsidR="00FB1FBB" w:rsidRDefault="00FB1FBB" w:rsidP="00CB5EF6"/>
        </w:tc>
        <w:tc>
          <w:tcPr>
            <w:tcW w:w="993" w:type="dxa"/>
          </w:tcPr>
          <w:p w:rsidR="00FB1FBB" w:rsidRDefault="00FB1FBB" w:rsidP="00CB5EF6">
            <w:r>
              <w:rPr>
                <w:rFonts w:hint="eastAsia"/>
              </w:rPr>
              <w:t>0</w:t>
            </w:r>
          </w:p>
        </w:tc>
        <w:tc>
          <w:tcPr>
            <w:tcW w:w="1136" w:type="dxa"/>
          </w:tcPr>
          <w:p w:rsidR="00FB1FBB" w:rsidRDefault="00FB1FBB" w:rsidP="00CB5EF6"/>
        </w:tc>
        <w:tc>
          <w:tcPr>
            <w:tcW w:w="1444" w:type="dxa"/>
          </w:tcPr>
          <w:p w:rsidR="00FB1FBB" w:rsidRDefault="00FB1FBB" w:rsidP="00CB5EF6"/>
        </w:tc>
        <w:tc>
          <w:tcPr>
            <w:tcW w:w="1439" w:type="dxa"/>
          </w:tcPr>
          <w:p w:rsidR="00FB1FBB" w:rsidRPr="0056325D" w:rsidRDefault="00FB1FBB" w:rsidP="00CB5EF6">
            <w:r>
              <w:rPr>
                <w:rFonts w:hint="eastAsia"/>
              </w:rPr>
              <w:t>显示本次登录后</w:t>
            </w:r>
            <w:r>
              <w:rPr>
                <w:rFonts w:hint="eastAsia"/>
              </w:rPr>
              <w:t>Fail</w:t>
            </w:r>
            <w:r>
              <w:rPr>
                <w:rFonts w:hint="eastAsia"/>
              </w:rPr>
              <w:t>数量。</w:t>
            </w:r>
          </w:p>
        </w:tc>
      </w:tr>
      <w:tr w:rsidR="00FB1FBB" w:rsidTr="00320F79">
        <w:tc>
          <w:tcPr>
            <w:tcW w:w="468" w:type="dxa"/>
          </w:tcPr>
          <w:p w:rsidR="00FB1FBB" w:rsidRDefault="00FB1FBB" w:rsidP="00E317EF">
            <w:r>
              <w:rPr>
                <w:rFonts w:hint="eastAsia"/>
              </w:rPr>
              <w:t>7</w:t>
            </w:r>
          </w:p>
        </w:tc>
        <w:tc>
          <w:tcPr>
            <w:tcW w:w="1273" w:type="dxa"/>
          </w:tcPr>
          <w:p w:rsidR="00FB1FBB" w:rsidRDefault="00FB1FBB" w:rsidP="00E317EF">
            <w:r>
              <w:rPr>
                <w:rFonts w:hint="eastAsia"/>
              </w:rPr>
              <w:t xml:space="preserve">Defect List </w:t>
            </w:r>
          </w:p>
        </w:tc>
        <w:tc>
          <w:tcPr>
            <w:tcW w:w="919" w:type="dxa"/>
          </w:tcPr>
          <w:p w:rsidR="00FB1FBB" w:rsidRDefault="00FB1FBB" w:rsidP="00E317EF">
            <w:r>
              <w:t>T</w:t>
            </w:r>
            <w:r>
              <w:rPr>
                <w:rFonts w:hint="eastAsia"/>
              </w:rPr>
              <w:t>able</w:t>
            </w:r>
          </w:p>
        </w:tc>
        <w:tc>
          <w:tcPr>
            <w:tcW w:w="850" w:type="dxa"/>
          </w:tcPr>
          <w:p w:rsidR="00FB1FBB" w:rsidRDefault="00FB1FBB" w:rsidP="00E317EF"/>
        </w:tc>
        <w:tc>
          <w:tcPr>
            <w:tcW w:w="993" w:type="dxa"/>
          </w:tcPr>
          <w:p w:rsidR="00FB1FBB" w:rsidRDefault="00FB1FBB" w:rsidP="00E317EF">
            <w:r>
              <w:rPr>
                <w:rFonts w:hint="eastAsia"/>
              </w:rPr>
              <w:t>空</w:t>
            </w:r>
          </w:p>
        </w:tc>
        <w:tc>
          <w:tcPr>
            <w:tcW w:w="1136" w:type="dxa"/>
          </w:tcPr>
          <w:p w:rsidR="00FB1FBB" w:rsidRDefault="00FB1FBB" w:rsidP="00E317EF"/>
        </w:tc>
        <w:tc>
          <w:tcPr>
            <w:tcW w:w="1444" w:type="dxa"/>
          </w:tcPr>
          <w:p w:rsidR="00FB1FBB" w:rsidRDefault="00FB1FBB" w:rsidP="00E317EF"/>
        </w:tc>
        <w:tc>
          <w:tcPr>
            <w:tcW w:w="1439" w:type="dxa"/>
          </w:tcPr>
          <w:p w:rsidR="00FB1FBB" w:rsidRDefault="00FB1FBB" w:rsidP="00E317EF">
            <w:r>
              <w:rPr>
                <w:rFonts w:hint="eastAsia"/>
              </w:rPr>
              <w:t>显示当前</w:t>
            </w:r>
            <w:r>
              <w:rPr>
                <w:rFonts w:hint="eastAsia"/>
              </w:rPr>
              <w:t>MB SN</w:t>
            </w:r>
            <w:r>
              <w:rPr>
                <w:rFonts w:hint="eastAsia"/>
              </w:rPr>
              <w:t>下刷入的不良。</w:t>
            </w:r>
          </w:p>
        </w:tc>
      </w:tr>
      <w:tr w:rsidR="00FB1FBB" w:rsidTr="00320F79">
        <w:tc>
          <w:tcPr>
            <w:tcW w:w="468" w:type="dxa"/>
          </w:tcPr>
          <w:p w:rsidR="00FB1FBB" w:rsidRDefault="00FB1FBB" w:rsidP="00E317EF">
            <w:r>
              <w:rPr>
                <w:rFonts w:hint="eastAsia"/>
              </w:rPr>
              <w:t>8</w:t>
            </w:r>
          </w:p>
        </w:tc>
        <w:tc>
          <w:tcPr>
            <w:tcW w:w="1273" w:type="dxa"/>
          </w:tcPr>
          <w:p w:rsidR="00FB1FBB" w:rsidRDefault="00FB1FBB" w:rsidP="00E317EF">
            <w:proofErr w:type="spellStart"/>
            <w:r>
              <w:rPr>
                <w:rFonts w:hint="eastAsia"/>
              </w:rPr>
              <w:t>DataEntry</w:t>
            </w:r>
            <w:proofErr w:type="spellEnd"/>
          </w:p>
        </w:tc>
        <w:tc>
          <w:tcPr>
            <w:tcW w:w="919" w:type="dxa"/>
          </w:tcPr>
          <w:p w:rsidR="00FB1FBB" w:rsidRDefault="00FB1FBB" w:rsidP="00E317EF">
            <w:r>
              <w:rPr>
                <w:rFonts w:hint="eastAsia"/>
              </w:rPr>
              <w:t>Textbox</w:t>
            </w:r>
          </w:p>
        </w:tc>
        <w:tc>
          <w:tcPr>
            <w:tcW w:w="850" w:type="dxa"/>
          </w:tcPr>
          <w:p w:rsidR="00FB1FBB" w:rsidRDefault="00FB1FBB" w:rsidP="00E317EF"/>
        </w:tc>
        <w:tc>
          <w:tcPr>
            <w:tcW w:w="993" w:type="dxa"/>
          </w:tcPr>
          <w:p w:rsidR="00FB1FBB" w:rsidRDefault="00FB1FBB" w:rsidP="00E317EF">
            <w:r>
              <w:rPr>
                <w:rFonts w:hint="eastAsia"/>
              </w:rPr>
              <w:t>空</w:t>
            </w:r>
          </w:p>
        </w:tc>
        <w:tc>
          <w:tcPr>
            <w:tcW w:w="1136" w:type="dxa"/>
          </w:tcPr>
          <w:p w:rsidR="00FB1FBB" w:rsidRDefault="00FB1FBB" w:rsidP="00E317EF"/>
        </w:tc>
        <w:tc>
          <w:tcPr>
            <w:tcW w:w="1444" w:type="dxa"/>
          </w:tcPr>
          <w:p w:rsidR="00FB1FBB" w:rsidRDefault="00FB1FBB" w:rsidP="001B298D">
            <w:r>
              <w:rPr>
                <w:rFonts w:eastAsia="SimSun" w:hint="eastAsia"/>
              </w:rPr>
              <w:t xml:space="preserve">[MB </w:t>
            </w:r>
            <w:proofErr w:type="spellStart"/>
            <w:r>
              <w:rPr>
                <w:rFonts w:hint="eastAsia"/>
              </w:rPr>
              <w:t>Sno</w:t>
            </w:r>
            <w:proofErr w:type="spellEnd"/>
            <w:r>
              <w:rPr>
                <w:rFonts w:eastAsia="SimSun" w:hint="eastAsia"/>
              </w:rPr>
              <w:t>], [Defect], [7777],</w:t>
            </w:r>
            <w:r>
              <w:rPr>
                <w:rFonts w:hint="eastAsia"/>
              </w:rPr>
              <w:t xml:space="preserve"> </w:t>
            </w:r>
            <w:r>
              <w:rPr>
                <w:rFonts w:eastAsia="SimSun" w:hint="eastAsia"/>
              </w:rPr>
              <w:t>[9999]</w:t>
            </w:r>
            <w:r>
              <w:rPr>
                <w:rFonts w:eastAsia="SimSun" w:hint="eastAsia"/>
              </w:rPr>
              <w:t>由统一的</w:t>
            </w:r>
            <w:r>
              <w:rPr>
                <w:rFonts w:eastAsia="SimSun" w:hint="eastAsia"/>
              </w:rPr>
              <w:t xml:space="preserve">[Data Entry] </w:t>
            </w:r>
            <w:r>
              <w:rPr>
                <w:rFonts w:eastAsia="SimSun" w:hint="eastAsia"/>
              </w:rPr>
              <w:t>刷入</w:t>
            </w:r>
            <w:r>
              <w:rPr>
                <w:rFonts w:hint="eastAsia"/>
              </w:rPr>
              <w:t>。事件细节参见</w:t>
            </w:r>
            <w:r>
              <w:rPr>
                <w:rFonts w:hint="eastAsia"/>
              </w:rPr>
              <w:t>UC</w:t>
            </w:r>
            <w:r>
              <w:rPr>
                <w:rFonts w:hint="eastAsia"/>
              </w:rPr>
              <w:t>。</w:t>
            </w:r>
          </w:p>
        </w:tc>
        <w:tc>
          <w:tcPr>
            <w:tcW w:w="1439" w:type="dxa"/>
          </w:tcPr>
          <w:p w:rsidR="00FB1FBB" w:rsidDel="003A0DC3" w:rsidRDefault="00FB1FBB" w:rsidP="00AD3412">
            <w:pPr>
              <w:rPr>
                <w:del w:id="19" w:author="Gao, Guan-Wei (高貫偉 ITC)" w:date="2012-05-18T08:00:00Z"/>
              </w:rPr>
            </w:pPr>
            <w:del w:id="20" w:author="Gao, Guan-Wei (高貫偉 ITC)" w:date="2012-05-18T08:00:00Z">
              <w:r w:rsidDel="003A0DC3">
                <w:rPr>
                  <w:rFonts w:hint="eastAsia"/>
                </w:rPr>
                <w:delText>MBSno</w:delText>
              </w:r>
              <w:r w:rsidDel="003A0DC3">
                <w:rPr>
                  <w:rFonts w:hint="eastAsia"/>
                </w:rPr>
                <w:delText>：</w:delText>
              </w:r>
              <w:r w:rsidDel="003A0DC3">
                <w:rPr>
                  <w:rFonts w:hint="eastAsia"/>
                </w:rPr>
                <w:delText>10/11</w:delText>
              </w:r>
              <w:r w:rsidDel="003A0DC3">
                <w:rPr>
                  <w:rFonts w:hint="eastAsia"/>
                </w:rPr>
                <w:delText>位，第</w:delText>
              </w:r>
              <w:r w:rsidDel="003A0DC3">
                <w:rPr>
                  <w:rFonts w:hint="eastAsia"/>
                </w:rPr>
                <w:delText>5</w:delText>
              </w:r>
              <w:r w:rsidDel="003A0DC3">
                <w:rPr>
                  <w:rFonts w:hint="eastAsia"/>
                </w:rPr>
                <w:delText>位为</w:delText>
              </w:r>
              <w:r w:rsidDel="003A0DC3">
                <w:rPr>
                  <w:rFonts w:hint="eastAsia"/>
                </w:rPr>
                <w:delText>M</w:delText>
              </w:r>
            </w:del>
          </w:p>
          <w:p w:rsidR="00FB1FBB" w:rsidDel="003A0DC3" w:rsidRDefault="00FB1FBB" w:rsidP="00AD3412">
            <w:pPr>
              <w:rPr>
                <w:del w:id="21" w:author="Gao, Guan-Wei (高貫偉 ITC)" w:date="2012-05-18T08:00:00Z"/>
              </w:rPr>
            </w:pPr>
            <w:del w:id="22" w:author="Gao, Guan-Wei (高貫偉 ITC)" w:date="2012-05-18T08:00:00Z">
              <w:r w:rsidDel="003A0DC3">
                <w:rPr>
                  <w:rFonts w:hint="eastAsia"/>
                </w:rPr>
                <w:delText>7777:4</w:delText>
              </w:r>
              <w:r w:rsidDel="003A0DC3">
                <w:rPr>
                  <w:rFonts w:hint="eastAsia"/>
                </w:rPr>
                <w:delText>位</w:delText>
              </w:r>
            </w:del>
          </w:p>
          <w:p w:rsidR="00FB1FBB" w:rsidDel="003A0DC3" w:rsidRDefault="00FB1FBB" w:rsidP="00AD3412">
            <w:pPr>
              <w:rPr>
                <w:del w:id="23" w:author="Gao, Guan-Wei (高貫偉 ITC)" w:date="2012-05-18T08:00:00Z"/>
              </w:rPr>
            </w:pPr>
            <w:del w:id="24" w:author="Gao, Guan-Wei (高貫偉 ITC)" w:date="2012-05-18T08:00:00Z">
              <w:r w:rsidDel="003A0DC3">
                <w:rPr>
                  <w:rFonts w:hint="eastAsia"/>
                </w:rPr>
                <w:delText>9999:4</w:delText>
              </w:r>
              <w:r w:rsidDel="003A0DC3">
                <w:rPr>
                  <w:rFonts w:hint="eastAsia"/>
                </w:rPr>
                <w:delText>位</w:delText>
              </w:r>
            </w:del>
          </w:p>
          <w:p w:rsidR="00FB1FBB" w:rsidRDefault="00FB1FBB" w:rsidP="00AD3412">
            <w:del w:id="25" w:author="Gao, Guan-Wei (高貫偉 ITC)" w:date="2012-05-18T08:00:00Z">
              <w:r w:rsidDel="003A0DC3">
                <w:rPr>
                  <w:rFonts w:hint="eastAsia"/>
                </w:rPr>
                <w:delText>Defect</w:delText>
              </w:r>
              <w:r w:rsidDel="003A0DC3">
                <w:rPr>
                  <w:rFonts w:hint="eastAsia"/>
                </w:rPr>
                <w:delText>：</w:delText>
              </w:r>
              <w:r w:rsidDel="003A0DC3">
                <w:rPr>
                  <w:rFonts w:hint="eastAsia"/>
                </w:rPr>
                <w:delText>4</w:delText>
              </w:r>
              <w:r w:rsidDel="003A0DC3">
                <w:rPr>
                  <w:rFonts w:hint="eastAsia"/>
                </w:rPr>
                <w:delText>位，在</w:delText>
              </w:r>
              <w:r w:rsidDel="003A0DC3">
                <w:rPr>
                  <w:rFonts w:hint="eastAsia"/>
                </w:rPr>
                <w:delText>DefectCode</w:delText>
              </w:r>
              <w:r w:rsidDel="003A0DC3">
                <w:rPr>
                  <w:rFonts w:hint="eastAsia"/>
                </w:rPr>
                <w:delText>表存在</w:delText>
              </w:r>
            </w:del>
          </w:p>
        </w:tc>
      </w:tr>
      <w:tr w:rsidR="00FB1FBB" w:rsidTr="00320F79">
        <w:tc>
          <w:tcPr>
            <w:tcW w:w="468" w:type="dxa"/>
          </w:tcPr>
          <w:p w:rsidR="00FB1FBB" w:rsidRDefault="00FB1FBB" w:rsidP="002C1D37">
            <w:r>
              <w:rPr>
                <w:rFonts w:hint="eastAsia"/>
              </w:rPr>
              <w:t>9</w:t>
            </w:r>
          </w:p>
        </w:tc>
        <w:tc>
          <w:tcPr>
            <w:tcW w:w="1273" w:type="dxa"/>
          </w:tcPr>
          <w:p w:rsidR="00FB1FBB" w:rsidRDefault="00FB1FBB" w:rsidP="002C1D37">
            <w:r>
              <w:rPr>
                <w:rFonts w:hint="eastAsia"/>
              </w:rPr>
              <w:t>Check9999</w:t>
            </w:r>
          </w:p>
        </w:tc>
        <w:tc>
          <w:tcPr>
            <w:tcW w:w="919" w:type="dxa"/>
          </w:tcPr>
          <w:p w:rsidR="00FB1FBB" w:rsidRPr="007B4F36" w:rsidRDefault="00FB1FBB" w:rsidP="002C1D37">
            <w:proofErr w:type="spellStart"/>
            <w:r>
              <w:rPr>
                <w:rFonts w:hint="eastAsia"/>
              </w:rPr>
              <w:t>CheckBox</w:t>
            </w:r>
            <w:proofErr w:type="spellEnd"/>
          </w:p>
        </w:tc>
        <w:tc>
          <w:tcPr>
            <w:tcW w:w="850" w:type="dxa"/>
          </w:tcPr>
          <w:p w:rsidR="00FB1FBB" w:rsidRDefault="00FB1FBB" w:rsidP="002C1D37"/>
        </w:tc>
        <w:tc>
          <w:tcPr>
            <w:tcW w:w="993" w:type="dxa"/>
          </w:tcPr>
          <w:p w:rsidR="00FB1FBB" w:rsidRDefault="00FB1FBB" w:rsidP="002C1D37"/>
        </w:tc>
        <w:tc>
          <w:tcPr>
            <w:tcW w:w="1136" w:type="dxa"/>
          </w:tcPr>
          <w:p w:rsidR="00FB1FBB" w:rsidRDefault="00FB1FBB" w:rsidP="002C1D37"/>
        </w:tc>
        <w:tc>
          <w:tcPr>
            <w:tcW w:w="1444" w:type="dxa"/>
          </w:tcPr>
          <w:p w:rsidR="00FB1FBB" w:rsidRDefault="00FB1FBB" w:rsidP="002C1D37"/>
        </w:tc>
        <w:tc>
          <w:tcPr>
            <w:tcW w:w="1439" w:type="dxa"/>
          </w:tcPr>
          <w:p w:rsidR="00FB1FBB" w:rsidRDefault="00FB1FBB" w:rsidP="002C1D37"/>
        </w:tc>
      </w:tr>
      <w:tr w:rsidR="00FB1FBB" w:rsidTr="00320F79">
        <w:tc>
          <w:tcPr>
            <w:tcW w:w="468" w:type="dxa"/>
          </w:tcPr>
          <w:p w:rsidR="00FB1FBB" w:rsidRDefault="00FB1FBB" w:rsidP="002C1D37">
            <w:r>
              <w:rPr>
                <w:rFonts w:hint="eastAsia"/>
              </w:rPr>
              <w:t>10</w:t>
            </w:r>
          </w:p>
        </w:tc>
        <w:tc>
          <w:tcPr>
            <w:tcW w:w="1273" w:type="dxa"/>
          </w:tcPr>
          <w:p w:rsidR="00FB1FBB" w:rsidRDefault="00FB1FBB" w:rsidP="002C1D37">
            <w:proofErr w:type="spellStart"/>
            <w:r>
              <w:rPr>
                <w:rFonts w:hint="eastAsia"/>
              </w:rPr>
              <w:t>MBCodePassQty</w:t>
            </w:r>
            <w:proofErr w:type="spellEnd"/>
          </w:p>
        </w:tc>
        <w:tc>
          <w:tcPr>
            <w:tcW w:w="919" w:type="dxa"/>
          </w:tcPr>
          <w:p w:rsidR="00FB1FBB" w:rsidRPr="007B4F36" w:rsidRDefault="00FB1FBB" w:rsidP="002C1D37">
            <w:proofErr w:type="spellStart"/>
            <w:r>
              <w:rPr>
                <w:rFonts w:hint="eastAsia"/>
              </w:rPr>
              <w:t>Tabel</w:t>
            </w:r>
            <w:proofErr w:type="spellEnd"/>
          </w:p>
        </w:tc>
        <w:tc>
          <w:tcPr>
            <w:tcW w:w="850" w:type="dxa"/>
          </w:tcPr>
          <w:p w:rsidR="00FB1FBB" w:rsidRDefault="00FB1FBB" w:rsidP="002C1D37"/>
        </w:tc>
        <w:tc>
          <w:tcPr>
            <w:tcW w:w="993" w:type="dxa"/>
          </w:tcPr>
          <w:p w:rsidR="00FB1FBB" w:rsidRDefault="00FB1FBB" w:rsidP="002C1D37">
            <w:r>
              <w:rPr>
                <w:rFonts w:hint="eastAsia"/>
              </w:rPr>
              <w:t>空</w:t>
            </w:r>
          </w:p>
        </w:tc>
        <w:tc>
          <w:tcPr>
            <w:tcW w:w="1136" w:type="dxa"/>
          </w:tcPr>
          <w:p w:rsidR="00FB1FBB" w:rsidRDefault="00FB1FBB" w:rsidP="002C1D37"/>
        </w:tc>
        <w:tc>
          <w:tcPr>
            <w:tcW w:w="1444" w:type="dxa"/>
          </w:tcPr>
          <w:p w:rsidR="00FB1FBB" w:rsidRDefault="00FB1FBB" w:rsidP="002C1D37"/>
        </w:tc>
        <w:tc>
          <w:tcPr>
            <w:tcW w:w="1439" w:type="dxa"/>
          </w:tcPr>
          <w:p w:rsidR="00FB1FBB" w:rsidRPr="00FB1FBB" w:rsidRDefault="00FB1FBB" w:rsidP="002C1D37">
            <w:r>
              <w:rPr>
                <w:rFonts w:hint="eastAsia"/>
              </w:rPr>
              <w:t>根据刷入的</w:t>
            </w:r>
            <w:r w:rsidR="00D50DD4">
              <w:rPr>
                <w:rFonts w:hint="eastAsia"/>
              </w:rPr>
              <w:t>良品主板</w:t>
            </w:r>
            <w:r>
              <w:rPr>
                <w:rFonts w:hint="eastAsia"/>
              </w:rPr>
              <w:t>，自动在相应的</w:t>
            </w:r>
            <w:proofErr w:type="spellStart"/>
            <w:r>
              <w:rPr>
                <w:rFonts w:hint="eastAsia"/>
              </w:rPr>
              <w:t>MBCode</w:t>
            </w:r>
            <w:proofErr w:type="spellEnd"/>
            <w:r>
              <w:rPr>
                <w:rFonts w:hint="eastAsia"/>
              </w:rPr>
              <w:t>自动加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，若</w:t>
            </w:r>
            <w:proofErr w:type="spellStart"/>
            <w:r>
              <w:rPr>
                <w:rFonts w:hint="eastAsia"/>
              </w:rPr>
              <w:t>MBCode</w:t>
            </w:r>
            <w:proofErr w:type="spellEnd"/>
            <w:r>
              <w:rPr>
                <w:rFonts w:hint="eastAsia"/>
              </w:rPr>
              <w:t>不存在，则添加一条记录</w:t>
            </w:r>
          </w:p>
        </w:tc>
      </w:tr>
      <w:tr w:rsidR="00FB1FBB" w:rsidTr="00320F79">
        <w:tc>
          <w:tcPr>
            <w:tcW w:w="468" w:type="dxa"/>
          </w:tcPr>
          <w:p w:rsidR="00FB1FBB" w:rsidRDefault="00FB1FBB" w:rsidP="002C1D37"/>
        </w:tc>
        <w:tc>
          <w:tcPr>
            <w:tcW w:w="1273" w:type="dxa"/>
          </w:tcPr>
          <w:p w:rsidR="00FB1FBB" w:rsidRDefault="00FB1FBB" w:rsidP="002C1D37"/>
        </w:tc>
        <w:tc>
          <w:tcPr>
            <w:tcW w:w="919" w:type="dxa"/>
          </w:tcPr>
          <w:p w:rsidR="00FB1FBB" w:rsidRPr="007B4F36" w:rsidRDefault="00FB1FBB" w:rsidP="002C1D37"/>
        </w:tc>
        <w:tc>
          <w:tcPr>
            <w:tcW w:w="850" w:type="dxa"/>
          </w:tcPr>
          <w:p w:rsidR="00FB1FBB" w:rsidRDefault="00FB1FBB" w:rsidP="002C1D37"/>
        </w:tc>
        <w:tc>
          <w:tcPr>
            <w:tcW w:w="993" w:type="dxa"/>
          </w:tcPr>
          <w:p w:rsidR="00FB1FBB" w:rsidRDefault="00FB1FBB" w:rsidP="002C1D37"/>
        </w:tc>
        <w:tc>
          <w:tcPr>
            <w:tcW w:w="1136" w:type="dxa"/>
          </w:tcPr>
          <w:p w:rsidR="00FB1FBB" w:rsidRDefault="00FB1FBB" w:rsidP="002C1D37"/>
        </w:tc>
        <w:tc>
          <w:tcPr>
            <w:tcW w:w="1444" w:type="dxa"/>
          </w:tcPr>
          <w:p w:rsidR="00FB1FBB" w:rsidRDefault="00FB1FBB" w:rsidP="002C1D37"/>
        </w:tc>
        <w:tc>
          <w:tcPr>
            <w:tcW w:w="1439" w:type="dxa"/>
          </w:tcPr>
          <w:p w:rsidR="00FB1FBB" w:rsidRDefault="00FB1FBB" w:rsidP="002C1D37"/>
        </w:tc>
      </w:tr>
    </w:tbl>
    <w:p w:rsidR="000407A2" w:rsidRDefault="000407A2" w:rsidP="000D5725">
      <w:pPr>
        <w:ind w:firstLineChars="200" w:firstLine="420"/>
        <w:rPr>
          <w:rFonts w:ascii="Courier New" w:eastAsia="宋体" w:hAnsi="Courier New"/>
        </w:rPr>
      </w:pPr>
    </w:p>
    <w:p w:rsidR="00C8015F" w:rsidRDefault="00C8015F">
      <w:pPr>
        <w:widowControl/>
        <w:jc w:val="left"/>
        <w:rPr>
          <w:rFonts w:ascii="Courier New" w:eastAsia="宋体" w:hAnsi="Courier New"/>
        </w:rPr>
      </w:pPr>
      <w:r>
        <w:rPr>
          <w:rFonts w:ascii="Courier New" w:eastAsia="宋体" w:hAnsi="Courier New"/>
        </w:rPr>
        <w:br w:type="page"/>
      </w:r>
    </w:p>
    <w:p w:rsidR="00C8015F" w:rsidRPr="00A722CC" w:rsidRDefault="00C8015F" w:rsidP="00A722CC">
      <w:pPr>
        <w:pStyle w:val="1"/>
        <w:spacing w:line="240" w:lineRule="auto"/>
        <w:rPr>
          <w:rFonts w:ascii="Times New Roman" w:eastAsia="黑体" w:hAnsi="Times New Roman"/>
          <w:sz w:val="32"/>
        </w:rPr>
      </w:pPr>
      <w:bookmarkStart w:id="26" w:name="_Toc309644921"/>
      <w:r w:rsidRPr="00A722CC">
        <w:rPr>
          <w:rFonts w:ascii="Times New Roman" w:eastAsia="黑体" w:hAnsi="Times New Roman"/>
          <w:sz w:val="32"/>
        </w:rPr>
        <w:lastRenderedPageBreak/>
        <w:t>Appendix</w:t>
      </w:r>
      <w:bookmarkEnd w:id="26"/>
    </w:p>
    <w:sectPr w:rsidR="00C8015F" w:rsidRPr="00A722CC" w:rsidSect="00254B3F">
      <w:headerReference w:type="default" r:id="rId8"/>
      <w:footerReference w:type="default" r:id="rId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452D" w:rsidRDefault="00CB452D" w:rsidP="000127C3">
      <w:r>
        <w:separator/>
      </w:r>
    </w:p>
  </w:endnote>
  <w:endnote w:type="continuationSeparator" w:id="0">
    <w:p w:rsidR="00CB452D" w:rsidRDefault="00CB452D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imHei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SimSun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612ED" w:rsidRDefault="006612ED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8F1EEC">
            <w:rPr>
              <w:noProof/>
            </w:rPr>
            <w:t>2</w:t>
          </w:r>
        </w:fldSimple>
        <w:r>
          <w:rPr>
            <w:lang w:val="zh-CN"/>
          </w:rPr>
          <w:t xml:space="preserve"> / </w:t>
        </w:r>
        <w:fldSimple w:instr=" NUMPAGES  ">
          <w:r w:rsidR="008F1EEC">
            <w:rPr>
              <w:noProof/>
            </w:rPr>
            <w:t>7</w:t>
          </w:r>
        </w:fldSimple>
      </w:sdtContent>
    </w:sdt>
  </w:p>
  <w:p w:rsidR="006612ED" w:rsidRDefault="006612ED">
    <w:pPr>
      <w:pStyle w:val="a4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452D" w:rsidRDefault="00CB452D" w:rsidP="000127C3">
      <w:r>
        <w:separator/>
      </w:r>
    </w:p>
  </w:footnote>
  <w:footnote w:type="continuationSeparator" w:id="0">
    <w:p w:rsidR="00CB452D" w:rsidRDefault="00CB452D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27C3" w:rsidRPr="000127C3" w:rsidRDefault="000127C3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r w:rsidR="00C5332B"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r w:rsidR="00BB1339" w:rsidRPr="00BB1339">
      <w:rPr>
        <w:rFonts w:ascii="Times New Roman" w:hAnsi="Times New Roman" w:cs="Times New Roman"/>
        <w:b/>
        <w:sz w:val="28"/>
        <w:szCs w:val="28"/>
      </w:rPr>
      <w:t xml:space="preserve"> 201</w:t>
    </w:r>
    <w:r w:rsidR="000E0EC2"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0127C3" w:rsidRDefault="000127C3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8C366F" w:rsidRPr="008C366F">
      <w:t>CI-MES12-SPEC-</w:t>
    </w:r>
    <w:r w:rsidR="009E23EA">
      <w:rPr>
        <w:rFonts w:hint="eastAsia"/>
      </w:rPr>
      <w:t>SA</w:t>
    </w:r>
    <w:r w:rsidR="008C366F" w:rsidRPr="008C366F">
      <w:t>-U</w:t>
    </w:r>
    <w:r w:rsidR="008C366F">
      <w:rPr>
        <w:rFonts w:hint="eastAsia"/>
      </w:rPr>
      <w:t>I</w:t>
    </w:r>
    <w:r w:rsidR="008C366F" w:rsidRPr="008C366F">
      <w:t xml:space="preserve"> </w:t>
    </w:r>
    <w:r w:rsidR="00DB6B88">
      <w:rPr>
        <w:rFonts w:hint="eastAsia"/>
      </w:rPr>
      <w:t>PCA Test Station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1.25pt;height:11.25pt" o:bullet="t">
        <v:imagedata r:id="rId1" o:title="mso231"/>
      </v:shape>
    </w:pict>
  </w:numPicBullet>
  <w:numPicBullet w:numPicBulletId="1">
    <w:pict>
      <v:shape id="_x0000_i1027" type="#_x0000_t75" alt="MBLabelPrint.jpg" style="width:742.5pt;height:434.25pt;visibility:visible;mso-wrap-style:square" o:bullet="t">
        <v:imagedata r:id="rId2" o:title="MBLabelPrint"/>
      </v:shape>
    </w:pict>
  </w:numPicBullet>
  <w:abstractNum w:abstractNumId="0">
    <w:nsid w:val="01F41293"/>
    <w:multiLevelType w:val="hybridMultilevel"/>
    <w:tmpl w:val="ADB6B9DC"/>
    <w:lvl w:ilvl="0" w:tplc="A6A6B580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>
    <w:nsid w:val="3391790C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>
    <w:nsid w:val="3B056901"/>
    <w:multiLevelType w:val="hybridMultilevel"/>
    <w:tmpl w:val="4CF25514"/>
    <w:lvl w:ilvl="0" w:tplc="04090007">
      <w:start w:val="1"/>
      <w:numFmt w:val="bullet"/>
      <w:lvlText w:val=""/>
      <w:lvlPicBulletId w:val="0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51991322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73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7ACE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34FC"/>
    <w:rsid w:val="0002402E"/>
    <w:rsid w:val="000304FB"/>
    <w:rsid w:val="000306FF"/>
    <w:rsid w:val="00030D62"/>
    <w:rsid w:val="00031520"/>
    <w:rsid w:val="00031ED5"/>
    <w:rsid w:val="00033BCF"/>
    <w:rsid w:val="000343D8"/>
    <w:rsid w:val="00035779"/>
    <w:rsid w:val="0003761E"/>
    <w:rsid w:val="00040145"/>
    <w:rsid w:val="000407A2"/>
    <w:rsid w:val="00042BC5"/>
    <w:rsid w:val="00042E99"/>
    <w:rsid w:val="0004402F"/>
    <w:rsid w:val="00045110"/>
    <w:rsid w:val="000464D3"/>
    <w:rsid w:val="00047DD0"/>
    <w:rsid w:val="000510EB"/>
    <w:rsid w:val="00051EC6"/>
    <w:rsid w:val="00053539"/>
    <w:rsid w:val="000542C9"/>
    <w:rsid w:val="000559F4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709C2"/>
    <w:rsid w:val="00070BFE"/>
    <w:rsid w:val="000723EF"/>
    <w:rsid w:val="00072A50"/>
    <w:rsid w:val="00075188"/>
    <w:rsid w:val="00077B3E"/>
    <w:rsid w:val="000815C9"/>
    <w:rsid w:val="0008348A"/>
    <w:rsid w:val="00084424"/>
    <w:rsid w:val="000852AE"/>
    <w:rsid w:val="00087D83"/>
    <w:rsid w:val="00090BF1"/>
    <w:rsid w:val="00091A40"/>
    <w:rsid w:val="0009259F"/>
    <w:rsid w:val="00092932"/>
    <w:rsid w:val="00095726"/>
    <w:rsid w:val="00095E4F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835"/>
    <w:rsid w:val="000B2CFE"/>
    <w:rsid w:val="000B40D6"/>
    <w:rsid w:val="000B5BC2"/>
    <w:rsid w:val="000B6745"/>
    <w:rsid w:val="000B6886"/>
    <w:rsid w:val="000B7E68"/>
    <w:rsid w:val="000C025A"/>
    <w:rsid w:val="000C11E8"/>
    <w:rsid w:val="000C22DE"/>
    <w:rsid w:val="000C3125"/>
    <w:rsid w:val="000C4046"/>
    <w:rsid w:val="000C4424"/>
    <w:rsid w:val="000C4847"/>
    <w:rsid w:val="000D0988"/>
    <w:rsid w:val="000D1121"/>
    <w:rsid w:val="000D1927"/>
    <w:rsid w:val="000D1ACB"/>
    <w:rsid w:val="000D2836"/>
    <w:rsid w:val="000D3913"/>
    <w:rsid w:val="000D3AD0"/>
    <w:rsid w:val="000D4145"/>
    <w:rsid w:val="000D51AC"/>
    <w:rsid w:val="000D5725"/>
    <w:rsid w:val="000D5C2A"/>
    <w:rsid w:val="000D65E6"/>
    <w:rsid w:val="000E0EC2"/>
    <w:rsid w:val="000E113B"/>
    <w:rsid w:val="000E1F23"/>
    <w:rsid w:val="000E2517"/>
    <w:rsid w:val="000E2723"/>
    <w:rsid w:val="000E30A8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434C"/>
    <w:rsid w:val="000F56C7"/>
    <w:rsid w:val="000F7A41"/>
    <w:rsid w:val="000F7BBC"/>
    <w:rsid w:val="000F7FEF"/>
    <w:rsid w:val="001007F6"/>
    <w:rsid w:val="00102D88"/>
    <w:rsid w:val="001033D3"/>
    <w:rsid w:val="00106243"/>
    <w:rsid w:val="00106278"/>
    <w:rsid w:val="0010643F"/>
    <w:rsid w:val="00107BBD"/>
    <w:rsid w:val="00107FB7"/>
    <w:rsid w:val="00112340"/>
    <w:rsid w:val="00112C01"/>
    <w:rsid w:val="0011433E"/>
    <w:rsid w:val="001149AC"/>
    <w:rsid w:val="00117BF8"/>
    <w:rsid w:val="00120489"/>
    <w:rsid w:val="0012130E"/>
    <w:rsid w:val="00123CF2"/>
    <w:rsid w:val="0013059B"/>
    <w:rsid w:val="001308C9"/>
    <w:rsid w:val="00133394"/>
    <w:rsid w:val="0013475D"/>
    <w:rsid w:val="0013480E"/>
    <w:rsid w:val="00135707"/>
    <w:rsid w:val="00136E63"/>
    <w:rsid w:val="001404A7"/>
    <w:rsid w:val="0014180F"/>
    <w:rsid w:val="00141A20"/>
    <w:rsid w:val="00142E33"/>
    <w:rsid w:val="00143DDC"/>
    <w:rsid w:val="0014744B"/>
    <w:rsid w:val="00147921"/>
    <w:rsid w:val="00147A25"/>
    <w:rsid w:val="00147CDB"/>
    <w:rsid w:val="00150A2F"/>
    <w:rsid w:val="00150DF2"/>
    <w:rsid w:val="00151FF5"/>
    <w:rsid w:val="001547B6"/>
    <w:rsid w:val="00154FE2"/>
    <w:rsid w:val="00155CC0"/>
    <w:rsid w:val="00155CCB"/>
    <w:rsid w:val="0015673E"/>
    <w:rsid w:val="00156809"/>
    <w:rsid w:val="00156F09"/>
    <w:rsid w:val="001616B5"/>
    <w:rsid w:val="001640F7"/>
    <w:rsid w:val="0016446E"/>
    <w:rsid w:val="00164997"/>
    <w:rsid w:val="001664FD"/>
    <w:rsid w:val="001665AE"/>
    <w:rsid w:val="0016682F"/>
    <w:rsid w:val="001677BA"/>
    <w:rsid w:val="00167A98"/>
    <w:rsid w:val="00167D04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A3B"/>
    <w:rsid w:val="00182C89"/>
    <w:rsid w:val="00182EB2"/>
    <w:rsid w:val="001831F9"/>
    <w:rsid w:val="001841EB"/>
    <w:rsid w:val="001845AA"/>
    <w:rsid w:val="00184B9D"/>
    <w:rsid w:val="001865C9"/>
    <w:rsid w:val="0019016E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5A47"/>
    <w:rsid w:val="001A6551"/>
    <w:rsid w:val="001A70C2"/>
    <w:rsid w:val="001A7C47"/>
    <w:rsid w:val="001A7D69"/>
    <w:rsid w:val="001B08AF"/>
    <w:rsid w:val="001B1AAB"/>
    <w:rsid w:val="001B298D"/>
    <w:rsid w:val="001B40E1"/>
    <w:rsid w:val="001B41DC"/>
    <w:rsid w:val="001B4396"/>
    <w:rsid w:val="001B4C76"/>
    <w:rsid w:val="001B5E50"/>
    <w:rsid w:val="001B62F5"/>
    <w:rsid w:val="001B637A"/>
    <w:rsid w:val="001B6584"/>
    <w:rsid w:val="001C0BE5"/>
    <w:rsid w:val="001C17DC"/>
    <w:rsid w:val="001C187C"/>
    <w:rsid w:val="001C25CB"/>
    <w:rsid w:val="001C3F07"/>
    <w:rsid w:val="001C7AEF"/>
    <w:rsid w:val="001D1016"/>
    <w:rsid w:val="001D2CAF"/>
    <w:rsid w:val="001D70CD"/>
    <w:rsid w:val="001D76F8"/>
    <w:rsid w:val="001D7DB7"/>
    <w:rsid w:val="001E3FFE"/>
    <w:rsid w:val="001E4013"/>
    <w:rsid w:val="001E78EB"/>
    <w:rsid w:val="001E7A57"/>
    <w:rsid w:val="001F01E0"/>
    <w:rsid w:val="001F02EF"/>
    <w:rsid w:val="001F06FF"/>
    <w:rsid w:val="001F0CB0"/>
    <w:rsid w:val="001F256E"/>
    <w:rsid w:val="001F3092"/>
    <w:rsid w:val="001F32F2"/>
    <w:rsid w:val="001F3DA7"/>
    <w:rsid w:val="001F4076"/>
    <w:rsid w:val="001F7793"/>
    <w:rsid w:val="002006F6"/>
    <w:rsid w:val="00201272"/>
    <w:rsid w:val="00201B6C"/>
    <w:rsid w:val="00202EB7"/>
    <w:rsid w:val="0020335A"/>
    <w:rsid w:val="00204206"/>
    <w:rsid w:val="00205311"/>
    <w:rsid w:val="0020559C"/>
    <w:rsid w:val="0020695F"/>
    <w:rsid w:val="00211FEA"/>
    <w:rsid w:val="0021399E"/>
    <w:rsid w:val="0021468A"/>
    <w:rsid w:val="00214D20"/>
    <w:rsid w:val="00215F69"/>
    <w:rsid w:val="0021785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F05"/>
    <w:rsid w:val="00235F58"/>
    <w:rsid w:val="00236798"/>
    <w:rsid w:val="00237004"/>
    <w:rsid w:val="0023748B"/>
    <w:rsid w:val="00240BB6"/>
    <w:rsid w:val="00241157"/>
    <w:rsid w:val="00241BC0"/>
    <w:rsid w:val="00242178"/>
    <w:rsid w:val="00244467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D8"/>
    <w:rsid w:val="00256B5E"/>
    <w:rsid w:val="00257E35"/>
    <w:rsid w:val="00260537"/>
    <w:rsid w:val="00261342"/>
    <w:rsid w:val="00262328"/>
    <w:rsid w:val="00262EE0"/>
    <w:rsid w:val="00264033"/>
    <w:rsid w:val="00265A0B"/>
    <w:rsid w:val="002660C9"/>
    <w:rsid w:val="00266F88"/>
    <w:rsid w:val="00267964"/>
    <w:rsid w:val="00270BDF"/>
    <w:rsid w:val="00270D30"/>
    <w:rsid w:val="00272D25"/>
    <w:rsid w:val="00272D4E"/>
    <w:rsid w:val="00273C51"/>
    <w:rsid w:val="0027419A"/>
    <w:rsid w:val="00274232"/>
    <w:rsid w:val="00274B53"/>
    <w:rsid w:val="00275170"/>
    <w:rsid w:val="0027534E"/>
    <w:rsid w:val="00275BE1"/>
    <w:rsid w:val="00280280"/>
    <w:rsid w:val="002816D4"/>
    <w:rsid w:val="00282352"/>
    <w:rsid w:val="002829A4"/>
    <w:rsid w:val="00283B71"/>
    <w:rsid w:val="00283BC0"/>
    <w:rsid w:val="00284B7F"/>
    <w:rsid w:val="002879A3"/>
    <w:rsid w:val="00290CE1"/>
    <w:rsid w:val="00291BFA"/>
    <w:rsid w:val="00292058"/>
    <w:rsid w:val="00292BEF"/>
    <w:rsid w:val="00295264"/>
    <w:rsid w:val="00295961"/>
    <w:rsid w:val="002959EB"/>
    <w:rsid w:val="002973DB"/>
    <w:rsid w:val="00297A4D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13FE"/>
    <w:rsid w:val="002B22F1"/>
    <w:rsid w:val="002B25A7"/>
    <w:rsid w:val="002B2603"/>
    <w:rsid w:val="002B2640"/>
    <w:rsid w:val="002B2DF0"/>
    <w:rsid w:val="002B317B"/>
    <w:rsid w:val="002B39E4"/>
    <w:rsid w:val="002B3A73"/>
    <w:rsid w:val="002C00B3"/>
    <w:rsid w:val="002C0D81"/>
    <w:rsid w:val="002C1AC3"/>
    <w:rsid w:val="002C1F1C"/>
    <w:rsid w:val="002C7A2D"/>
    <w:rsid w:val="002C7CD9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E0700"/>
    <w:rsid w:val="002E123A"/>
    <w:rsid w:val="002E15F8"/>
    <w:rsid w:val="002E1C67"/>
    <w:rsid w:val="002E2311"/>
    <w:rsid w:val="002E303A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10D36"/>
    <w:rsid w:val="0031227C"/>
    <w:rsid w:val="003157D9"/>
    <w:rsid w:val="00316234"/>
    <w:rsid w:val="003171BA"/>
    <w:rsid w:val="00320F79"/>
    <w:rsid w:val="00321240"/>
    <w:rsid w:val="003229B7"/>
    <w:rsid w:val="0032362B"/>
    <w:rsid w:val="00323EE8"/>
    <w:rsid w:val="00325D25"/>
    <w:rsid w:val="003264EA"/>
    <w:rsid w:val="00326E70"/>
    <w:rsid w:val="00327C37"/>
    <w:rsid w:val="00331154"/>
    <w:rsid w:val="00331E7E"/>
    <w:rsid w:val="003326BF"/>
    <w:rsid w:val="003348C3"/>
    <w:rsid w:val="003349EA"/>
    <w:rsid w:val="0033528C"/>
    <w:rsid w:val="0033528F"/>
    <w:rsid w:val="00336F54"/>
    <w:rsid w:val="0034042D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7641"/>
    <w:rsid w:val="003604F3"/>
    <w:rsid w:val="00360D08"/>
    <w:rsid w:val="00360DE7"/>
    <w:rsid w:val="0036128F"/>
    <w:rsid w:val="00361D7A"/>
    <w:rsid w:val="003620B6"/>
    <w:rsid w:val="00362ACF"/>
    <w:rsid w:val="00365051"/>
    <w:rsid w:val="0037048D"/>
    <w:rsid w:val="00370826"/>
    <w:rsid w:val="00370CC8"/>
    <w:rsid w:val="0037116C"/>
    <w:rsid w:val="003718F1"/>
    <w:rsid w:val="00371D36"/>
    <w:rsid w:val="00372D5E"/>
    <w:rsid w:val="00373ABB"/>
    <w:rsid w:val="00373E67"/>
    <w:rsid w:val="0037568E"/>
    <w:rsid w:val="00375E1C"/>
    <w:rsid w:val="00376A63"/>
    <w:rsid w:val="0037767A"/>
    <w:rsid w:val="00381BB4"/>
    <w:rsid w:val="003820F7"/>
    <w:rsid w:val="00382499"/>
    <w:rsid w:val="00382A0A"/>
    <w:rsid w:val="00383818"/>
    <w:rsid w:val="00384850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68EB"/>
    <w:rsid w:val="00397083"/>
    <w:rsid w:val="003A0DC3"/>
    <w:rsid w:val="003A4EBD"/>
    <w:rsid w:val="003B00B5"/>
    <w:rsid w:val="003B0BE7"/>
    <w:rsid w:val="003B158A"/>
    <w:rsid w:val="003B2B78"/>
    <w:rsid w:val="003B39D4"/>
    <w:rsid w:val="003B48B0"/>
    <w:rsid w:val="003B4EE1"/>
    <w:rsid w:val="003B697B"/>
    <w:rsid w:val="003B6CF0"/>
    <w:rsid w:val="003C26D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6B7"/>
    <w:rsid w:val="003F5BE3"/>
    <w:rsid w:val="003F5C96"/>
    <w:rsid w:val="003F5E7B"/>
    <w:rsid w:val="004003DD"/>
    <w:rsid w:val="00400579"/>
    <w:rsid w:val="0040076F"/>
    <w:rsid w:val="004027D2"/>
    <w:rsid w:val="00403DE3"/>
    <w:rsid w:val="00403FB4"/>
    <w:rsid w:val="004063FA"/>
    <w:rsid w:val="00412E46"/>
    <w:rsid w:val="004141B2"/>
    <w:rsid w:val="004153A0"/>
    <w:rsid w:val="00415550"/>
    <w:rsid w:val="004207D3"/>
    <w:rsid w:val="00421612"/>
    <w:rsid w:val="004224BE"/>
    <w:rsid w:val="0042481B"/>
    <w:rsid w:val="004250A8"/>
    <w:rsid w:val="00425525"/>
    <w:rsid w:val="004263DC"/>
    <w:rsid w:val="0042672B"/>
    <w:rsid w:val="00427322"/>
    <w:rsid w:val="004307B9"/>
    <w:rsid w:val="00431B58"/>
    <w:rsid w:val="004326B9"/>
    <w:rsid w:val="00433482"/>
    <w:rsid w:val="00433D71"/>
    <w:rsid w:val="00434618"/>
    <w:rsid w:val="0043467C"/>
    <w:rsid w:val="004352D7"/>
    <w:rsid w:val="0043537F"/>
    <w:rsid w:val="00437603"/>
    <w:rsid w:val="004403D9"/>
    <w:rsid w:val="004410B2"/>
    <w:rsid w:val="00441C11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1E9E"/>
    <w:rsid w:val="0046311A"/>
    <w:rsid w:val="00464257"/>
    <w:rsid w:val="004648BA"/>
    <w:rsid w:val="0046555A"/>
    <w:rsid w:val="00466BE3"/>
    <w:rsid w:val="004675A4"/>
    <w:rsid w:val="00467649"/>
    <w:rsid w:val="00470BF3"/>
    <w:rsid w:val="00472F15"/>
    <w:rsid w:val="00473930"/>
    <w:rsid w:val="00474B8D"/>
    <w:rsid w:val="00477345"/>
    <w:rsid w:val="00477B9E"/>
    <w:rsid w:val="00477DCA"/>
    <w:rsid w:val="004801CD"/>
    <w:rsid w:val="00480CFF"/>
    <w:rsid w:val="00481F2D"/>
    <w:rsid w:val="004823DE"/>
    <w:rsid w:val="00482874"/>
    <w:rsid w:val="00482BB1"/>
    <w:rsid w:val="00482BCF"/>
    <w:rsid w:val="00482DCA"/>
    <w:rsid w:val="00484612"/>
    <w:rsid w:val="004846B7"/>
    <w:rsid w:val="00485C0B"/>
    <w:rsid w:val="0048609E"/>
    <w:rsid w:val="004877F5"/>
    <w:rsid w:val="004903F7"/>
    <w:rsid w:val="004924BD"/>
    <w:rsid w:val="004928EB"/>
    <w:rsid w:val="004939C3"/>
    <w:rsid w:val="004967FE"/>
    <w:rsid w:val="00496AE3"/>
    <w:rsid w:val="00497CEC"/>
    <w:rsid w:val="004A0729"/>
    <w:rsid w:val="004A089C"/>
    <w:rsid w:val="004A1205"/>
    <w:rsid w:val="004A280C"/>
    <w:rsid w:val="004A2FD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C1260"/>
    <w:rsid w:val="004C463E"/>
    <w:rsid w:val="004C4E75"/>
    <w:rsid w:val="004C51D4"/>
    <w:rsid w:val="004D006D"/>
    <w:rsid w:val="004D1D4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FB2"/>
    <w:rsid w:val="004E0322"/>
    <w:rsid w:val="004E13D1"/>
    <w:rsid w:val="004E191C"/>
    <w:rsid w:val="004E1B5C"/>
    <w:rsid w:val="004E2277"/>
    <w:rsid w:val="004E2BA3"/>
    <w:rsid w:val="004E2CF4"/>
    <w:rsid w:val="004E43A8"/>
    <w:rsid w:val="004E518A"/>
    <w:rsid w:val="004E6858"/>
    <w:rsid w:val="004F12A4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0779"/>
    <w:rsid w:val="00500DED"/>
    <w:rsid w:val="00501F9C"/>
    <w:rsid w:val="00502664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690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56C"/>
    <w:rsid w:val="005412F1"/>
    <w:rsid w:val="00543C9F"/>
    <w:rsid w:val="00544AAF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6232"/>
    <w:rsid w:val="00566BCB"/>
    <w:rsid w:val="005723CC"/>
    <w:rsid w:val="00576501"/>
    <w:rsid w:val="0057677D"/>
    <w:rsid w:val="00577CB5"/>
    <w:rsid w:val="00583FC9"/>
    <w:rsid w:val="0058431D"/>
    <w:rsid w:val="005863F0"/>
    <w:rsid w:val="005917C2"/>
    <w:rsid w:val="0059347B"/>
    <w:rsid w:val="00593EC4"/>
    <w:rsid w:val="00595466"/>
    <w:rsid w:val="00595FC6"/>
    <w:rsid w:val="005A06FF"/>
    <w:rsid w:val="005A09E3"/>
    <w:rsid w:val="005A0CD4"/>
    <w:rsid w:val="005A2451"/>
    <w:rsid w:val="005A2A05"/>
    <w:rsid w:val="005A354A"/>
    <w:rsid w:val="005A522E"/>
    <w:rsid w:val="005A5A48"/>
    <w:rsid w:val="005A64C4"/>
    <w:rsid w:val="005B06F7"/>
    <w:rsid w:val="005B16A4"/>
    <w:rsid w:val="005B219E"/>
    <w:rsid w:val="005B267E"/>
    <w:rsid w:val="005B402C"/>
    <w:rsid w:val="005B512E"/>
    <w:rsid w:val="005B6BAC"/>
    <w:rsid w:val="005B70EE"/>
    <w:rsid w:val="005C058B"/>
    <w:rsid w:val="005C0870"/>
    <w:rsid w:val="005C08E4"/>
    <w:rsid w:val="005C1AA7"/>
    <w:rsid w:val="005C2031"/>
    <w:rsid w:val="005C4052"/>
    <w:rsid w:val="005C4243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36DC"/>
    <w:rsid w:val="005D51F9"/>
    <w:rsid w:val="005D57D9"/>
    <w:rsid w:val="005D63FF"/>
    <w:rsid w:val="005D6D84"/>
    <w:rsid w:val="005D71ED"/>
    <w:rsid w:val="005D76E3"/>
    <w:rsid w:val="005E00C6"/>
    <w:rsid w:val="005E05E8"/>
    <w:rsid w:val="005E0D2C"/>
    <w:rsid w:val="005E2807"/>
    <w:rsid w:val="005E3793"/>
    <w:rsid w:val="005E3865"/>
    <w:rsid w:val="005E5323"/>
    <w:rsid w:val="005E6B5C"/>
    <w:rsid w:val="005F1D60"/>
    <w:rsid w:val="005F2D69"/>
    <w:rsid w:val="005F39CA"/>
    <w:rsid w:val="005F431E"/>
    <w:rsid w:val="005F5FCC"/>
    <w:rsid w:val="005F6AEE"/>
    <w:rsid w:val="005F6BDA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A4E"/>
    <w:rsid w:val="00610D56"/>
    <w:rsid w:val="00610F81"/>
    <w:rsid w:val="006120DA"/>
    <w:rsid w:val="006127B9"/>
    <w:rsid w:val="00616DBA"/>
    <w:rsid w:val="006174AC"/>
    <w:rsid w:val="00620618"/>
    <w:rsid w:val="00620A4C"/>
    <w:rsid w:val="00624890"/>
    <w:rsid w:val="00626B37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2707"/>
    <w:rsid w:val="00642D95"/>
    <w:rsid w:val="00643481"/>
    <w:rsid w:val="00643AC3"/>
    <w:rsid w:val="00644337"/>
    <w:rsid w:val="00652555"/>
    <w:rsid w:val="0065258E"/>
    <w:rsid w:val="00657042"/>
    <w:rsid w:val="00657B06"/>
    <w:rsid w:val="00657F72"/>
    <w:rsid w:val="006612ED"/>
    <w:rsid w:val="0066209F"/>
    <w:rsid w:val="006639EE"/>
    <w:rsid w:val="00663B13"/>
    <w:rsid w:val="00663B37"/>
    <w:rsid w:val="00663EEB"/>
    <w:rsid w:val="00664AFC"/>
    <w:rsid w:val="00664E46"/>
    <w:rsid w:val="00665036"/>
    <w:rsid w:val="006658AC"/>
    <w:rsid w:val="00671B0B"/>
    <w:rsid w:val="00672BD4"/>
    <w:rsid w:val="0067492F"/>
    <w:rsid w:val="00674998"/>
    <w:rsid w:val="00675CBE"/>
    <w:rsid w:val="00676F5E"/>
    <w:rsid w:val="00677DC0"/>
    <w:rsid w:val="006808AF"/>
    <w:rsid w:val="00682978"/>
    <w:rsid w:val="006839D9"/>
    <w:rsid w:val="00684079"/>
    <w:rsid w:val="006849DE"/>
    <w:rsid w:val="00685BA4"/>
    <w:rsid w:val="00690015"/>
    <w:rsid w:val="00690126"/>
    <w:rsid w:val="006946A4"/>
    <w:rsid w:val="0069715B"/>
    <w:rsid w:val="0069766A"/>
    <w:rsid w:val="006A06F7"/>
    <w:rsid w:val="006A148E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28A7"/>
    <w:rsid w:val="006B44C7"/>
    <w:rsid w:val="006B68A8"/>
    <w:rsid w:val="006C1D88"/>
    <w:rsid w:val="006C4D8E"/>
    <w:rsid w:val="006C5D0B"/>
    <w:rsid w:val="006D07BB"/>
    <w:rsid w:val="006D4687"/>
    <w:rsid w:val="006D4B88"/>
    <w:rsid w:val="006D4F83"/>
    <w:rsid w:val="006D4F92"/>
    <w:rsid w:val="006D5A04"/>
    <w:rsid w:val="006D5B88"/>
    <w:rsid w:val="006D5EF0"/>
    <w:rsid w:val="006E0A73"/>
    <w:rsid w:val="006E1831"/>
    <w:rsid w:val="006E24D9"/>
    <w:rsid w:val="006E5126"/>
    <w:rsid w:val="006E650F"/>
    <w:rsid w:val="006E7067"/>
    <w:rsid w:val="006E7BFF"/>
    <w:rsid w:val="006F154E"/>
    <w:rsid w:val="006F15EA"/>
    <w:rsid w:val="006F1606"/>
    <w:rsid w:val="006F488C"/>
    <w:rsid w:val="006F4AB2"/>
    <w:rsid w:val="006F4ADA"/>
    <w:rsid w:val="006F57E6"/>
    <w:rsid w:val="006F5A46"/>
    <w:rsid w:val="006F6C7A"/>
    <w:rsid w:val="00702037"/>
    <w:rsid w:val="0070272B"/>
    <w:rsid w:val="00702A7B"/>
    <w:rsid w:val="00702D64"/>
    <w:rsid w:val="00702E8E"/>
    <w:rsid w:val="00704372"/>
    <w:rsid w:val="00704AD6"/>
    <w:rsid w:val="00710395"/>
    <w:rsid w:val="0071076B"/>
    <w:rsid w:val="007109FB"/>
    <w:rsid w:val="007132CD"/>
    <w:rsid w:val="0071612F"/>
    <w:rsid w:val="00716809"/>
    <w:rsid w:val="007173D0"/>
    <w:rsid w:val="00717CE4"/>
    <w:rsid w:val="00721117"/>
    <w:rsid w:val="00723272"/>
    <w:rsid w:val="007261CA"/>
    <w:rsid w:val="0072690B"/>
    <w:rsid w:val="00726A90"/>
    <w:rsid w:val="00726BE8"/>
    <w:rsid w:val="007317E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35E2"/>
    <w:rsid w:val="007462BF"/>
    <w:rsid w:val="00746548"/>
    <w:rsid w:val="00746C63"/>
    <w:rsid w:val="007509A2"/>
    <w:rsid w:val="0075111E"/>
    <w:rsid w:val="00752998"/>
    <w:rsid w:val="0075451C"/>
    <w:rsid w:val="007563A6"/>
    <w:rsid w:val="007570A7"/>
    <w:rsid w:val="00760344"/>
    <w:rsid w:val="00760E71"/>
    <w:rsid w:val="00761023"/>
    <w:rsid w:val="0076287D"/>
    <w:rsid w:val="0076337D"/>
    <w:rsid w:val="007635F4"/>
    <w:rsid w:val="00763E28"/>
    <w:rsid w:val="007649F1"/>
    <w:rsid w:val="0076514E"/>
    <w:rsid w:val="007662F5"/>
    <w:rsid w:val="00766595"/>
    <w:rsid w:val="00766AEA"/>
    <w:rsid w:val="00767F8D"/>
    <w:rsid w:val="00772003"/>
    <w:rsid w:val="00772B2B"/>
    <w:rsid w:val="007748A7"/>
    <w:rsid w:val="00775857"/>
    <w:rsid w:val="00775E1D"/>
    <w:rsid w:val="007769B3"/>
    <w:rsid w:val="00776CD4"/>
    <w:rsid w:val="007770DB"/>
    <w:rsid w:val="0077773A"/>
    <w:rsid w:val="00780D9E"/>
    <w:rsid w:val="00780DDB"/>
    <w:rsid w:val="00781317"/>
    <w:rsid w:val="00781F83"/>
    <w:rsid w:val="00783688"/>
    <w:rsid w:val="00783D0D"/>
    <w:rsid w:val="007842B7"/>
    <w:rsid w:val="00785020"/>
    <w:rsid w:val="007856A7"/>
    <w:rsid w:val="0079113D"/>
    <w:rsid w:val="0079236D"/>
    <w:rsid w:val="007930FD"/>
    <w:rsid w:val="00793433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47F2"/>
    <w:rsid w:val="007A7410"/>
    <w:rsid w:val="007A7540"/>
    <w:rsid w:val="007B028A"/>
    <w:rsid w:val="007B08C1"/>
    <w:rsid w:val="007B0B3C"/>
    <w:rsid w:val="007B0EB2"/>
    <w:rsid w:val="007B217C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1E2F"/>
    <w:rsid w:val="007C2EA6"/>
    <w:rsid w:val="007C431C"/>
    <w:rsid w:val="007C44BF"/>
    <w:rsid w:val="007C5962"/>
    <w:rsid w:val="007C7853"/>
    <w:rsid w:val="007C7D4E"/>
    <w:rsid w:val="007D0009"/>
    <w:rsid w:val="007D0608"/>
    <w:rsid w:val="007D0CEF"/>
    <w:rsid w:val="007D0E6D"/>
    <w:rsid w:val="007D3B99"/>
    <w:rsid w:val="007D4A2A"/>
    <w:rsid w:val="007D5719"/>
    <w:rsid w:val="007D5933"/>
    <w:rsid w:val="007D5C7F"/>
    <w:rsid w:val="007D716F"/>
    <w:rsid w:val="007D7632"/>
    <w:rsid w:val="007D7A15"/>
    <w:rsid w:val="007E2449"/>
    <w:rsid w:val="007E35FF"/>
    <w:rsid w:val="007E3827"/>
    <w:rsid w:val="007E3C61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D62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5128"/>
    <w:rsid w:val="0081516C"/>
    <w:rsid w:val="00815789"/>
    <w:rsid w:val="00817A0B"/>
    <w:rsid w:val="00820828"/>
    <w:rsid w:val="00823045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C91"/>
    <w:rsid w:val="0084438F"/>
    <w:rsid w:val="0084534E"/>
    <w:rsid w:val="0084583E"/>
    <w:rsid w:val="00846608"/>
    <w:rsid w:val="0084726B"/>
    <w:rsid w:val="00850138"/>
    <w:rsid w:val="008509EB"/>
    <w:rsid w:val="0085226D"/>
    <w:rsid w:val="00853C8B"/>
    <w:rsid w:val="008544FE"/>
    <w:rsid w:val="008546A3"/>
    <w:rsid w:val="00854FFB"/>
    <w:rsid w:val="00855790"/>
    <w:rsid w:val="0086161E"/>
    <w:rsid w:val="00862BCF"/>
    <w:rsid w:val="00862D1E"/>
    <w:rsid w:val="008631F4"/>
    <w:rsid w:val="00864A8D"/>
    <w:rsid w:val="0086500F"/>
    <w:rsid w:val="00865A61"/>
    <w:rsid w:val="00866E22"/>
    <w:rsid w:val="008701C9"/>
    <w:rsid w:val="008705C1"/>
    <w:rsid w:val="0087063A"/>
    <w:rsid w:val="008706C1"/>
    <w:rsid w:val="00871F6B"/>
    <w:rsid w:val="008729A4"/>
    <w:rsid w:val="008744BD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941"/>
    <w:rsid w:val="0088714F"/>
    <w:rsid w:val="0089288D"/>
    <w:rsid w:val="00892A54"/>
    <w:rsid w:val="00892DD8"/>
    <w:rsid w:val="00894446"/>
    <w:rsid w:val="00894528"/>
    <w:rsid w:val="00894FE1"/>
    <w:rsid w:val="00895173"/>
    <w:rsid w:val="00895D10"/>
    <w:rsid w:val="00896D6D"/>
    <w:rsid w:val="00897368"/>
    <w:rsid w:val="008973E2"/>
    <w:rsid w:val="00897D6B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366F"/>
    <w:rsid w:val="008C47E6"/>
    <w:rsid w:val="008C4A5B"/>
    <w:rsid w:val="008C5E9E"/>
    <w:rsid w:val="008C7FF9"/>
    <w:rsid w:val="008D05FA"/>
    <w:rsid w:val="008D09A9"/>
    <w:rsid w:val="008D0FC1"/>
    <w:rsid w:val="008D1476"/>
    <w:rsid w:val="008D25A2"/>
    <w:rsid w:val="008D27DB"/>
    <w:rsid w:val="008D3457"/>
    <w:rsid w:val="008D3E30"/>
    <w:rsid w:val="008D50A2"/>
    <w:rsid w:val="008D5ED6"/>
    <w:rsid w:val="008D7EF7"/>
    <w:rsid w:val="008E128B"/>
    <w:rsid w:val="008E1DA8"/>
    <w:rsid w:val="008E2973"/>
    <w:rsid w:val="008E3083"/>
    <w:rsid w:val="008E3235"/>
    <w:rsid w:val="008E672D"/>
    <w:rsid w:val="008E6925"/>
    <w:rsid w:val="008F020B"/>
    <w:rsid w:val="008F1EEC"/>
    <w:rsid w:val="008F1F3D"/>
    <w:rsid w:val="008F296B"/>
    <w:rsid w:val="008F2C2B"/>
    <w:rsid w:val="008F33AA"/>
    <w:rsid w:val="008F5B9F"/>
    <w:rsid w:val="009005E0"/>
    <w:rsid w:val="0090125C"/>
    <w:rsid w:val="009012FF"/>
    <w:rsid w:val="009033FE"/>
    <w:rsid w:val="0090427A"/>
    <w:rsid w:val="0090434F"/>
    <w:rsid w:val="00904B0B"/>
    <w:rsid w:val="009056A7"/>
    <w:rsid w:val="00906983"/>
    <w:rsid w:val="00907300"/>
    <w:rsid w:val="00912C10"/>
    <w:rsid w:val="00914832"/>
    <w:rsid w:val="00917051"/>
    <w:rsid w:val="00917054"/>
    <w:rsid w:val="009203DE"/>
    <w:rsid w:val="00922571"/>
    <w:rsid w:val="009226BF"/>
    <w:rsid w:val="00922AAF"/>
    <w:rsid w:val="00923886"/>
    <w:rsid w:val="009242E4"/>
    <w:rsid w:val="00926A30"/>
    <w:rsid w:val="00926F74"/>
    <w:rsid w:val="009278DF"/>
    <w:rsid w:val="00931456"/>
    <w:rsid w:val="00931E7F"/>
    <w:rsid w:val="00933497"/>
    <w:rsid w:val="009354F0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50AAF"/>
    <w:rsid w:val="00950E5D"/>
    <w:rsid w:val="00951116"/>
    <w:rsid w:val="009513B7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F1B"/>
    <w:rsid w:val="00973259"/>
    <w:rsid w:val="009761C4"/>
    <w:rsid w:val="00981FB5"/>
    <w:rsid w:val="00982FF1"/>
    <w:rsid w:val="00985F71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19E4"/>
    <w:rsid w:val="009A23FF"/>
    <w:rsid w:val="009A2509"/>
    <w:rsid w:val="009A31C7"/>
    <w:rsid w:val="009A3E83"/>
    <w:rsid w:val="009A556A"/>
    <w:rsid w:val="009B02D8"/>
    <w:rsid w:val="009B13A7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C03CC"/>
    <w:rsid w:val="009C0A19"/>
    <w:rsid w:val="009C13C4"/>
    <w:rsid w:val="009C181D"/>
    <w:rsid w:val="009C19C2"/>
    <w:rsid w:val="009C3AB5"/>
    <w:rsid w:val="009C3B11"/>
    <w:rsid w:val="009C3F37"/>
    <w:rsid w:val="009C420B"/>
    <w:rsid w:val="009C4B98"/>
    <w:rsid w:val="009C5177"/>
    <w:rsid w:val="009C531E"/>
    <w:rsid w:val="009C5749"/>
    <w:rsid w:val="009C5BB4"/>
    <w:rsid w:val="009C7123"/>
    <w:rsid w:val="009C7E66"/>
    <w:rsid w:val="009D07AE"/>
    <w:rsid w:val="009D2291"/>
    <w:rsid w:val="009D3829"/>
    <w:rsid w:val="009D3BDB"/>
    <w:rsid w:val="009E133B"/>
    <w:rsid w:val="009E23EA"/>
    <w:rsid w:val="009E2F54"/>
    <w:rsid w:val="009E3BAD"/>
    <w:rsid w:val="009E6FCD"/>
    <w:rsid w:val="009E74EC"/>
    <w:rsid w:val="009F077C"/>
    <w:rsid w:val="009F25F7"/>
    <w:rsid w:val="009F4021"/>
    <w:rsid w:val="009F6256"/>
    <w:rsid w:val="009F6301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61D4"/>
    <w:rsid w:val="00A06204"/>
    <w:rsid w:val="00A06381"/>
    <w:rsid w:val="00A06A43"/>
    <w:rsid w:val="00A07D08"/>
    <w:rsid w:val="00A10B28"/>
    <w:rsid w:val="00A10B8C"/>
    <w:rsid w:val="00A1146F"/>
    <w:rsid w:val="00A122B7"/>
    <w:rsid w:val="00A12808"/>
    <w:rsid w:val="00A150C5"/>
    <w:rsid w:val="00A15A4E"/>
    <w:rsid w:val="00A1601B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48D"/>
    <w:rsid w:val="00A268C0"/>
    <w:rsid w:val="00A26904"/>
    <w:rsid w:val="00A26FEA"/>
    <w:rsid w:val="00A3336A"/>
    <w:rsid w:val="00A33EC3"/>
    <w:rsid w:val="00A3458D"/>
    <w:rsid w:val="00A36117"/>
    <w:rsid w:val="00A3753D"/>
    <w:rsid w:val="00A4031A"/>
    <w:rsid w:val="00A415F5"/>
    <w:rsid w:val="00A42429"/>
    <w:rsid w:val="00A432F2"/>
    <w:rsid w:val="00A44283"/>
    <w:rsid w:val="00A442A1"/>
    <w:rsid w:val="00A442B7"/>
    <w:rsid w:val="00A464A0"/>
    <w:rsid w:val="00A47AF4"/>
    <w:rsid w:val="00A5018F"/>
    <w:rsid w:val="00A5070B"/>
    <w:rsid w:val="00A514E2"/>
    <w:rsid w:val="00A51EDC"/>
    <w:rsid w:val="00A535C8"/>
    <w:rsid w:val="00A5398B"/>
    <w:rsid w:val="00A544FC"/>
    <w:rsid w:val="00A54E6B"/>
    <w:rsid w:val="00A56061"/>
    <w:rsid w:val="00A56754"/>
    <w:rsid w:val="00A57B28"/>
    <w:rsid w:val="00A60514"/>
    <w:rsid w:val="00A60C1C"/>
    <w:rsid w:val="00A61A27"/>
    <w:rsid w:val="00A6387B"/>
    <w:rsid w:val="00A70C06"/>
    <w:rsid w:val="00A7134D"/>
    <w:rsid w:val="00A722CC"/>
    <w:rsid w:val="00A7379F"/>
    <w:rsid w:val="00A73C75"/>
    <w:rsid w:val="00A7491F"/>
    <w:rsid w:val="00A773A7"/>
    <w:rsid w:val="00A77B26"/>
    <w:rsid w:val="00A77BAF"/>
    <w:rsid w:val="00A77FB6"/>
    <w:rsid w:val="00A80611"/>
    <w:rsid w:val="00A812C8"/>
    <w:rsid w:val="00A816A3"/>
    <w:rsid w:val="00A817DE"/>
    <w:rsid w:val="00A81AA8"/>
    <w:rsid w:val="00A81BF5"/>
    <w:rsid w:val="00A82702"/>
    <w:rsid w:val="00A835E8"/>
    <w:rsid w:val="00A845E6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A1702"/>
    <w:rsid w:val="00AA199A"/>
    <w:rsid w:val="00AA1D39"/>
    <w:rsid w:val="00AA1E62"/>
    <w:rsid w:val="00AA2D82"/>
    <w:rsid w:val="00AA4CAE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6287"/>
    <w:rsid w:val="00AB799A"/>
    <w:rsid w:val="00AC011A"/>
    <w:rsid w:val="00AC054D"/>
    <w:rsid w:val="00AC2E6E"/>
    <w:rsid w:val="00AC3967"/>
    <w:rsid w:val="00AC4C71"/>
    <w:rsid w:val="00AC595B"/>
    <w:rsid w:val="00AC6779"/>
    <w:rsid w:val="00AC7D8B"/>
    <w:rsid w:val="00AD090C"/>
    <w:rsid w:val="00AD2418"/>
    <w:rsid w:val="00AD27DA"/>
    <w:rsid w:val="00AD2F2D"/>
    <w:rsid w:val="00AD3412"/>
    <w:rsid w:val="00AD396D"/>
    <w:rsid w:val="00AD54DA"/>
    <w:rsid w:val="00AD5973"/>
    <w:rsid w:val="00AD77DB"/>
    <w:rsid w:val="00AD7F93"/>
    <w:rsid w:val="00AE051B"/>
    <w:rsid w:val="00AE4322"/>
    <w:rsid w:val="00AE53AA"/>
    <w:rsid w:val="00AE5761"/>
    <w:rsid w:val="00AE5DBF"/>
    <w:rsid w:val="00AE6A17"/>
    <w:rsid w:val="00AE722E"/>
    <w:rsid w:val="00AF095B"/>
    <w:rsid w:val="00AF0973"/>
    <w:rsid w:val="00AF1B8E"/>
    <w:rsid w:val="00AF20DB"/>
    <w:rsid w:val="00AF2647"/>
    <w:rsid w:val="00AF2AD2"/>
    <w:rsid w:val="00AF3869"/>
    <w:rsid w:val="00AF3D24"/>
    <w:rsid w:val="00AF447E"/>
    <w:rsid w:val="00AF5686"/>
    <w:rsid w:val="00AF7200"/>
    <w:rsid w:val="00B010BE"/>
    <w:rsid w:val="00B0133B"/>
    <w:rsid w:val="00B02808"/>
    <w:rsid w:val="00B02A64"/>
    <w:rsid w:val="00B03165"/>
    <w:rsid w:val="00B0502E"/>
    <w:rsid w:val="00B05066"/>
    <w:rsid w:val="00B06842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4508"/>
    <w:rsid w:val="00B24786"/>
    <w:rsid w:val="00B257FF"/>
    <w:rsid w:val="00B260FD"/>
    <w:rsid w:val="00B27511"/>
    <w:rsid w:val="00B27F7C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2801"/>
    <w:rsid w:val="00B43DE9"/>
    <w:rsid w:val="00B474A0"/>
    <w:rsid w:val="00B51705"/>
    <w:rsid w:val="00B51E94"/>
    <w:rsid w:val="00B5369E"/>
    <w:rsid w:val="00B5673F"/>
    <w:rsid w:val="00B608D7"/>
    <w:rsid w:val="00B61036"/>
    <w:rsid w:val="00B629C9"/>
    <w:rsid w:val="00B62D93"/>
    <w:rsid w:val="00B63155"/>
    <w:rsid w:val="00B632E0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08F4"/>
    <w:rsid w:val="00B71136"/>
    <w:rsid w:val="00B72B07"/>
    <w:rsid w:val="00B73A6E"/>
    <w:rsid w:val="00B760AC"/>
    <w:rsid w:val="00B77EEA"/>
    <w:rsid w:val="00B80F20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101B"/>
    <w:rsid w:val="00BA399C"/>
    <w:rsid w:val="00BA6284"/>
    <w:rsid w:val="00BA62A9"/>
    <w:rsid w:val="00BB013B"/>
    <w:rsid w:val="00BB03BF"/>
    <w:rsid w:val="00BB03F7"/>
    <w:rsid w:val="00BB1012"/>
    <w:rsid w:val="00BB1339"/>
    <w:rsid w:val="00BB1509"/>
    <w:rsid w:val="00BB25C7"/>
    <w:rsid w:val="00BB2B2D"/>
    <w:rsid w:val="00BB2BB7"/>
    <w:rsid w:val="00BB303D"/>
    <w:rsid w:val="00BB3065"/>
    <w:rsid w:val="00BB33CA"/>
    <w:rsid w:val="00BB3571"/>
    <w:rsid w:val="00BB3C6E"/>
    <w:rsid w:val="00BB45B1"/>
    <w:rsid w:val="00BB4C6A"/>
    <w:rsid w:val="00BB4C8F"/>
    <w:rsid w:val="00BB4E82"/>
    <w:rsid w:val="00BB58B0"/>
    <w:rsid w:val="00BB5FB8"/>
    <w:rsid w:val="00BB6812"/>
    <w:rsid w:val="00BC0658"/>
    <w:rsid w:val="00BC10D9"/>
    <w:rsid w:val="00BC1828"/>
    <w:rsid w:val="00BC1C1E"/>
    <w:rsid w:val="00BC3A61"/>
    <w:rsid w:val="00BC49C2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7615"/>
    <w:rsid w:val="00BD7BDB"/>
    <w:rsid w:val="00BE145C"/>
    <w:rsid w:val="00BE2B15"/>
    <w:rsid w:val="00BE3B5B"/>
    <w:rsid w:val="00BE4FC5"/>
    <w:rsid w:val="00BE5DB2"/>
    <w:rsid w:val="00BE6F41"/>
    <w:rsid w:val="00BE7001"/>
    <w:rsid w:val="00BE7152"/>
    <w:rsid w:val="00BF0085"/>
    <w:rsid w:val="00BF0F2F"/>
    <w:rsid w:val="00BF11D1"/>
    <w:rsid w:val="00BF197C"/>
    <w:rsid w:val="00BF1D6A"/>
    <w:rsid w:val="00BF385A"/>
    <w:rsid w:val="00C00E43"/>
    <w:rsid w:val="00C027B9"/>
    <w:rsid w:val="00C030E3"/>
    <w:rsid w:val="00C03397"/>
    <w:rsid w:val="00C03991"/>
    <w:rsid w:val="00C06FEF"/>
    <w:rsid w:val="00C0715E"/>
    <w:rsid w:val="00C10574"/>
    <w:rsid w:val="00C13DFC"/>
    <w:rsid w:val="00C1415B"/>
    <w:rsid w:val="00C148CC"/>
    <w:rsid w:val="00C150D1"/>
    <w:rsid w:val="00C158DA"/>
    <w:rsid w:val="00C163E4"/>
    <w:rsid w:val="00C17C02"/>
    <w:rsid w:val="00C215C3"/>
    <w:rsid w:val="00C2207A"/>
    <w:rsid w:val="00C245D3"/>
    <w:rsid w:val="00C25312"/>
    <w:rsid w:val="00C25C9E"/>
    <w:rsid w:val="00C2602E"/>
    <w:rsid w:val="00C277AE"/>
    <w:rsid w:val="00C3027B"/>
    <w:rsid w:val="00C31F1F"/>
    <w:rsid w:val="00C32646"/>
    <w:rsid w:val="00C32AB5"/>
    <w:rsid w:val="00C33C1A"/>
    <w:rsid w:val="00C3549C"/>
    <w:rsid w:val="00C3561E"/>
    <w:rsid w:val="00C359FF"/>
    <w:rsid w:val="00C362C7"/>
    <w:rsid w:val="00C3740F"/>
    <w:rsid w:val="00C404A0"/>
    <w:rsid w:val="00C41593"/>
    <w:rsid w:val="00C43087"/>
    <w:rsid w:val="00C4393D"/>
    <w:rsid w:val="00C43B53"/>
    <w:rsid w:val="00C453DB"/>
    <w:rsid w:val="00C45DC2"/>
    <w:rsid w:val="00C462DE"/>
    <w:rsid w:val="00C501E1"/>
    <w:rsid w:val="00C5332B"/>
    <w:rsid w:val="00C54AD2"/>
    <w:rsid w:val="00C55A50"/>
    <w:rsid w:val="00C55F4F"/>
    <w:rsid w:val="00C5622F"/>
    <w:rsid w:val="00C56617"/>
    <w:rsid w:val="00C56DCE"/>
    <w:rsid w:val="00C618E9"/>
    <w:rsid w:val="00C6291F"/>
    <w:rsid w:val="00C62B52"/>
    <w:rsid w:val="00C6489D"/>
    <w:rsid w:val="00C65AEF"/>
    <w:rsid w:val="00C65FA9"/>
    <w:rsid w:val="00C66058"/>
    <w:rsid w:val="00C6691F"/>
    <w:rsid w:val="00C67888"/>
    <w:rsid w:val="00C6788A"/>
    <w:rsid w:val="00C67DF1"/>
    <w:rsid w:val="00C72AE4"/>
    <w:rsid w:val="00C72BCE"/>
    <w:rsid w:val="00C72F7A"/>
    <w:rsid w:val="00C73224"/>
    <w:rsid w:val="00C73946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3213"/>
    <w:rsid w:val="00C8381A"/>
    <w:rsid w:val="00C857ED"/>
    <w:rsid w:val="00C85854"/>
    <w:rsid w:val="00C85C42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57E5"/>
    <w:rsid w:val="00CA5B19"/>
    <w:rsid w:val="00CA6C2D"/>
    <w:rsid w:val="00CA6C85"/>
    <w:rsid w:val="00CA6CD4"/>
    <w:rsid w:val="00CA6CFD"/>
    <w:rsid w:val="00CA6EEA"/>
    <w:rsid w:val="00CB0C55"/>
    <w:rsid w:val="00CB0C9A"/>
    <w:rsid w:val="00CB1006"/>
    <w:rsid w:val="00CB3831"/>
    <w:rsid w:val="00CB452D"/>
    <w:rsid w:val="00CB55CE"/>
    <w:rsid w:val="00CB61AB"/>
    <w:rsid w:val="00CB79B9"/>
    <w:rsid w:val="00CC07B4"/>
    <w:rsid w:val="00CC0DCD"/>
    <w:rsid w:val="00CC3ACE"/>
    <w:rsid w:val="00CC3FFD"/>
    <w:rsid w:val="00CC61F6"/>
    <w:rsid w:val="00CC624B"/>
    <w:rsid w:val="00CC71A8"/>
    <w:rsid w:val="00CD14D5"/>
    <w:rsid w:val="00CD20B8"/>
    <w:rsid w:val="00CD2990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CF7902"/>
    <w:rsid w:val="00D009F6"/>
    <w:rsid w:val="00D03EFF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3259"/>
    <w:rsid w:val="00D1488F"/>
    <w:rsid w:val="00D16169"/>
    <w:rsid w:val="00D17B1E"/>
    <w:rsid w:val="00D17D91"/>
    <w:rsid w:val="00D210A0"/>
    <w:rsid w:val="00D21162"/>
    <w:rsid w:val="00D215AE"/>
    <w:rsid w:val="00D21CBE"/>
    <w:rsid w:val="00D2247E"/>
    <w:rsid w:val="00D23556"/>
    <w:rsid w:val="00D2407F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4435"/>
    <w:rsid w:val="00D34B6F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50DD4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608E5"/>
    <w:rsid w:val="00D61159"/>
    <w:rsid w:val="00D6176A"/>
    <w:rsid w:val="00D63193"/>
    <w:rsid w:val="00D63218"/>
    <w:rsid w:val="00D63A1F"/>
    <w:rsid w:val="00D63E5B"/>
    <w:rsid w:val="00D65401"/>
    <w:rsid w:val="00D6656F"/>
    <w:rsid w:val="00D66B8E"/>
    <w:rsid w:val="00D67BBF"/>
    <w:rsid w:val="00D7079E"/>
    <w:rsid w:val="00D71EBA"/>
    <w:rsid w:val="00D72D6D"/>
    <w:rsid w:val="00D73840"/>
    <w:rsid w:val="00D74C4B"/>
    <w:rsid w:val="00D76CC6"/>
    <w:rsid w:val="00D7780A"/>
    <w:rsid w:val="00D81B05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DDE"/>
    <w:rsid w:val="00D94D67"/>
    <w:rsid w:val="00D95466"/>
    <w:rsid w:val="00D95E00"/>
    <w:rsid w:val="00D9629F"/>
    <w:rsid w:val="00D96593"/>
    <w:rsid w:val="00D965F9"/>
    <w:rsid w:val="00D97EA7"/>
    <w:rsid w:val="00DA063D"/>
    <w:rsid w:val="00DA146D"/>
    <w:rsid w:val="00DA1AE5"/>
    <w:rsid w:val="00DA6DA1"/>
    <w:rsid w:val="00DA7D13"/>
    <w:rsid w:val="00DB06A2"/>
    <w:rsid w:val="00DB2B82"/>
    <w:rsid w:val="00DB2DA3"/>
    <w:rsid w:val="00DB3C82"/>
    <w:rsid w:val="00DB3CEE"/>
    <w:rsid w:val="00DB3F6E"/>
    <w:rsid w:val="00DB47AF"/>
    <w:rsid w:val="00DB4FA6"/>
    <w:rsid w:val="00DB5C5D"/>
    <w:rsid w:val="00DB6B88"/>
    <w:rsid w:val="00DB6BEC"/>
    <w:rsid w:val="00DB700C"/>
    <w:rsid w:val="00DB7D6B"/>
    <w:rsid w:val="00DB7E43"/>
    <w:rsid w:val="00DC2B8B"/>
    <w:rsid w:val="00DC384B"/>
    <w:rsid w:val="00DC473F"/>
    <w:rsid w:val="00DC4FA4"/>
    <w:rsid w:val="00DC501B"/>
    <w:rsid w:val="00DC52FE"/>
    <w:rsid w:val="00DC577B"/>
    <w:rsid w:val="00DC5EC3"/>
    <w:rsid w:val="00DC6565"/>
    <w:rsid w:val="00DC707E"/>
    <w:rsid w:val="00DC70A6"/>
    <w:rsid w:val="00DC7AF1"/>
    <w:rsid w:val="00DD17DF"/>
    <w:rsid w:val="00DD483F"/>
    <w:rsid w:val="00DD5730"/>
    <w:rsid w:val="00DD619B"/>
    <w:rsid w:val="00DD7245"/>
    <w:rsid w:val="00DE1394"/>
    <w:rsid w:val="00DE3A92"/>
    <w:rsid w:val="00DE4BA0"/>
    <w:rsid w:val="00DE60E7"/>
    <w:rsid w:val="00DE63F0"/>
    <w:rsid w:val="00DE6CE9"/>
    <w:rsid w:val="00DE7558"/>
    <w:rsid w:val="00DE7568"/>
    <w:rsid w:val="00DE7760"/>
    <w:rsid w:val="00DF1CAC"/>
    <w:rsid w:val="00DF41F4"/>
    <w:rsid w:val="00DF497D"/>
    <w:rsid w:val="00DF5297"/>
    <w:rsid w:val="00DF56E4"/>
    <w:rsid w:val="00DF5951"/>
    <w:rsid w:val="00DF5B1A"/>
    <w:rsid w:val="00DF685D"/>
    <w:rsid w:val="00DF6932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3FEB"/>
    <w:rsid w:val="00E048E0"/>
    <w:rsid w:val="00E05C5C"/>
    <w:rsid w:val="00E067E5"/>
    <w:rsid w:val="00E07022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24B0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799D"/>
    <w:rsid w:val="00E40087"/>
    <w:rsid w:val="00E401E7"/>
    <w:rsid w:val="00E403E5"/>
    <w:rsid w:val="00E429B7"/>
    <w:rsid w:val="00E44F06"/>
    <w:rsid w:val="00E45A7F"/>
    <w:rsid w:val="00E45C47"/>
    <w:rsid w:val="00E46B6E"/>
    <w:rsid w:val="00E46BB5"/>
    <w:rsid w:val="00E50157"/>
    <w:rsid w:val="00E50641"/>
    <w:rsid w:val="00E51DEB"/>
    <w:rsid w:val="00E52776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89A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110C"/>
    <w:rsid w:val="00E81155"/>
    <w:rsid w:val="00E81A6F"/>
    <w:rsid w:val="00E8280C"/>
    <w:rsid w:val="00E82995"/>
    <w:rsid w:val="00E82E1C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0BF1"/>
    <w:rsid w:val="00E92654"/>
    <w:rsid w:val="00E933D0"/>
    <w:rsid w:val="00E943A5"/>
    <w:rsid w:val="00E94987"/>
    <w:rsid w:val="00E96D6C"/>
    <w:rsid w:val="00E9719E"/>
    <w:rsid w:val="00E9771D"/>
    <w:rsid w:val="00E9793D"/>
    <w:rsid w:val="00EA13D4"/>
    <w:rsid w:val="00EA2145"/>
    <w:rsid w:val="00EA267B"/>
    <w:rsid w:val="00EA4A2F"/>
    <w:rsid w:val="00EA521E"/>
    <w:rsid w:val="00EA7352"/>
    <w:rsid w:val="00EB2627"/>
    <w:rsid w:val="00EB357C"/>
    <w:rsid w:val="00EB37DD"/>
    <w:rsid w:val="00EB3AFA"/>
    <w:rsid w:val="00EB3D67"/>
    <w:rsid w:val="00EB420A"/>
    <w:rsid w:val="00EB507C"/>
    <w:rsid w:val="00EB5854"/>
    <w:rsid w:val="00EB6A08"/>
    <w:rsid w:val="00EC048F"/>
    <w:rsid w:val="00EC2415"/>
    <w:rsid w:val="00EC2B51"/>
    <w:rsid w:val="00EC3426"/>
    <w:rsid w:val="00EC3F5C"/>
    <w:rsid w:val="00EC455E"/>
    <w:rsid w:val="00EC5440"/>
    <w:rsid w:val="00EC64BE"/>
    <w:rsid w:val="00EC6A24"/>
    <w:rsid w:val="00EC7CA3"/>
    <w:rsid w:val="00ED10B4"/>
    <w:rsid w:val="00ED38C7"/>
    <w:rsid w:val="00ED3F40"/>
    <w:rsid w:val="00ED594B"/>
    <w:rsid w:val="00ED712D"/>
    <w:rsid w:val="00EE1223"/>
    <w:rsid w:val="00EE1A30"/>
    <w:rsid w:val="00EE329E"/>
    <w:rsid w:val="00EE4351"/>
    <w:rsid w:val="00EE557C"/>
    <w:rsid w:val="00EE690A"/>
    <w:rsid w:val="00EE7340"/>
    <w:rsid w:val="00EE7866"/>
    <w:rsid w:val="00EE7FCE"/>
    <w:rsid w:val="00EF2666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B9E"/>
    <w:rsid w:val="00F13EE0"/>
    <w:rsid w:val="00F14012"/>
    <w:rsid w:val="00F14763"/>
    <w:rsid w:val="00F1499D"/>
    <w:rsid w:val="00F169D6"/>
    <w:rsid w:val="00F16C2D"/>
    <w:rsid w:val="00F175CA"/>
    <w:rsid w:val="00F177CD"/>
    <w:rsid w:val="00F206C2"/>
    <w:rsid w:val="00F20949"/>
    <w:rsid w:val="00F2166C"/>
    <w:rsid w:val="00F217C1"/>
    <w:rsid w:val="00F221B9"/>
    <w:rsid w:val="00F2370C"/>
    <w:rsid w:val="00F274AA"/>
    <w:rsid w:val="00F276C1"/>
    <w:rsid w:val="00F306BD"/>
    <w:rsid w:val="00F30824"/>
    <w:rsid w:val="00F34BA2"/>
    <w:rsid w:val="00F34CE4"/>
    <w:rsid w:val="00F35725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7E1B"/>
    <w:rsid w:val="00F612CF"/>
    <w:rsid w:val="00F6136F"/>
    <w:rsid w:val="00F61ED4"/>
    <w:rsid w:val="00F62AC6"/>
    <w:rsid w:val="00F62B60"/>
    <w:rsid w:val="00F63E55"/>
    <w:rsid w:val="00F6437E"/>
    <w:rsid w:val="00F64BCB"/>
    <w:rsid w:val="00F64E6A"/>
    <w:rsid w:val="00F65286"/>
    <w:rsid w:val="00F65631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1A9"/>
    <w:rsid w:val="00F7672F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4353"/>
    <w:rsid w:val="00FA56CA"/>
    <w:rsid w:val="00FA5C62"/>
    <w:rsid w:val="00FA7371"/>
    <w:rsid w:val="00FB1227"/>
    <w:rsid w:val="00FB163F"/>
    <w:rsid w:val="00FB1F87"/>
    <w:rsid w:val="00FB1FA5"/>
    <w:rsid w:val="00FB1FBB"/>
    <w:rsid w:val="00FB20BA"/>
    <w:rsid w:val="00FB2462"/>
    <w:rsid w:val="00FB2C8D"/>
    <w:rsid w:val="00FB30AA"/>
    <w:rsid w:val="00FB37A5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C6C1A"/>
    <w:rsid w:val="00FD048A"/>
    <w:rsid w:val="00FD0805"/>
    <w:rsid w:val="00FD1CAE"/>
    <w:rsid w:val="00FD3841"/>
    <w:rsid w:val="00FD3AA9"/>
    <w:rsid w:val="00FD3F3C"/>
    <w:rsid w:val="00FD58EA"/>
    <w:rsid w:val="00FE09CE"/>
    <w:rsid w:val="00FE1222"/>
    <w:rsid w:val="00FE19D2"/>
    <w:rsid w:val="00FE3604"/>
    <w:rsid w:val="00FE3F2C"/>
    <w:rsid w:val="00FE43C8"/>
    <w:rsid w:val="00FE43D2"/>
    <w:rsid w:val="00FE542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7345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572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0127C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0127C3"/>
    <w:rPr>
      <w:sz w:val="18"/>
      <w:szCs w:val="18"/>
    </w:rPr>
  </w:style>
  <w:style w:type="character" w:styleId="a5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0">
    <w:name w:val="toc 1"/>
    <w:basedOn w:val="a"/>
    <w:next w:val="a"/>
    <w:autoRedefine/>
    <w:uiPriority w:val="39"/>
    <w:unhideWhenUsed/>
    <w:rsid w:val="00F2370C"/>
  </w:style>
  <w:style w:type="paragraph" w:styleId="20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0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6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Char">
    <w:name w:val="标题 1 Char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485C0B"/>
    <w:rPr>
      <w:b/>
      <w:bCs/>
      <w:sz w:val="32"/>
      <w:szCs w:val="32"/>
    </w:rPr>
  </w:style>
  <w:style w:type="character" w:customStyle="1" w:styleId="4Char">
    <w:name w:val="标题 4 Char"/>
    <w:basedOn w:val="a0"/>
    <w:link w:val="4"/>
    <w:uiPriority w:val="9"/>
    <w:rsid w:val="000D5725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7">
    <w:name w:val="List Paragraph"/>
    <w:basedOn w:val="a"/>
    <w:uiPriority w:val="99"/>
    <w:qFormat/>
    <w:rsid w:val="00AF5686"/>
    <w:pPr>
      <w:ind w:firstLineChars="200" w:firstLine="420"/>
    </w:pPr>
  </w:style>
  <w:style w:type="paragraph" w:styleId="40">
    <w:name w:val="toc 4"/>
    <w:basedOn w:val="a"/>
    <w:next w:val="a"/>
    <w:autoRedefine/>
    <w:uiPriority w:val="39"/>
    <w:unhideWhenUsed/>
    <w:rsid w:val="00BB1339"/>
    <w:pPr>
      <w:ind w:leftChars="600" w:left="1260"/>
    </w:pPr>
  </w:style>
  <w:style w:type="paragraph" w:styleId="a8">
    <w:name w:val="Balloon Text"/>
    <w:basedOn w:val="a"/>
    <w:link w:val="Char1"/>
    <w:uiPriority w:val="99"/>
    <w:semiHidden/>
    <w:unhideWhenUsed/>
    <w:rsid w:val="00A3458D"/>
    <w:rPr>
      <w:sz w:val="18"/>
      <w:szCs w:val="18"/>
    </w:rPr>
  </w:style>
  <w:style w:type="character" w:customStyle="1" w:styleId="Char1">
    <w:name w:val="批注框文本 Char"/>
    <w:basedOn w:val="a0"/>
    <w:link w:val="a8"/>
    <w:uiPriority w:val="99"/>
    <w:semiHidden/>
    <w:rsid w:val="00A3458D"/>
    <w:rPr>
      <w:sz w:val="18"/>
      <w:szCs w:val="18"/>
    </w:rPr>
  </w:style>
  <w:style w:type="paragraph" w:styleId="a9">
    <w:name w:val="Document Map"/>
    <w:basedOn w:val="a"/>
    <w:link w:val="Char2"/>
    <w:uiPriority w:val="99"/>
    <w:semiHidden/>
    <w:unhideWhenUsed/>
    <w:rsid w:val="00897D6B"/>
    <w:rPr>
      <w:rFonts w:ascii="宋体" w:eastAsia="宋体"/>
      <w:sz w:val="18"/>
      <w:szCs w:val="18"/>
    </w:rPr>
  </w:style>
  <w:style w:type="character" w:customStyle="1" w:styleId="Char2">
    <w:name w:val="文档结构图 Char"/>
    <w:basedOn w:val="a0"/>
    <w:link w:val="a9"/>
    <w:uiPriority w:val="99"/>
    <w:semiHidden/>
    <w:rsid w:val="00897D6B"/>
    <w:rPr>
      <w:rFonts w:ascii="宋体" w:eastAsia="宋体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7</Pages>
  <Words>267</Words>
  <Characters>1523</Characters>
  <Application>Microsoft Office Word</Application>
  <DocSecurity>0</DocSecurity>
  <Lines>12</Lines>
  <Paragraphs>3</Paragraphs>
  <ScaleCrop>false</ScaleCrop>
  <Company>英业达(天津）电子技术有限公司</Company>
  <LinksUpToDate>false</LinksUpToDate>
  <CharactersWithSpaces>1787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dc:description/>
  <cp:lastModifiedBy>Gao, Guan-Wei (高貫偉 ITC)</cp:lastModifiedBy>
  <cp:revision>58</cp:revision>
  <dcterms:created xsi:type="dcterms:W3CDTF">2011-09-20T01:50:00Z</dcterms:created>
  <dcterms:modified xsi:type="dcterms:W3CDTF">2012-05-18T00:58:00Z</dcterms:modified>
</cp:coreProperties>
</file>